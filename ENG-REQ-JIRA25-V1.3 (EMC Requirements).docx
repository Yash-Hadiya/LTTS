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C0F72F" w14:textId="77777777" w:rsidR="00906BE9" w:rsidRDefault="00906BE9"/>
    <w:p w14:paraId="6CD77CEB" w14:textId="77777777" w:rsidR="00906BE9" w:rsidRDefault="00697CC9">
      <w:pPr>
        <w:jc w:val="center"/>
        <w:rPr>
          <w:sz w:val="46"/>
          <w:szCs w:val="46"/>
        </w:rPr>
      </w:pPr>
      <w:r>
        <w:rPr>
          <w:sz w:val="46"/>
          <w:szCs w:val="46"/>
        </w:rPr>
        <w:t>Motional AD LLC.</w:t>
      </w:r>
    </w:p>
    <w:p w14:paraId="21E04214" w14:textId="77777777" w:rsidR="00906BE9" w:rsidRDefault="00906BE9">
      <w:pPr>
        <w:jc w:val="center"/>
        <w:rPr>
          <w:sz w:val="40"/>
          <w:szCs w:val="40"/>
        </w:rPr>
      </w:pPr>
    </w:p>
    <w:p w14:paraId="3353B2BD" w14:textId="77777777" w:rsidR="00906BE9" w:rsidRDefault="00906BE9">
      <w:pPr>
        <w:jc w:val="center"/>
        <w:rPr>
          <w:sz w:val="40"/>
          <w:szCs w:val="40"/>
        </w:rPr>
      </w:pPr>
    </w:p>
    <w:p w14:paraId="2CFCBC5A" w14:textId="77777777" w:rsidR="00906BE9" w:rsidRDefault="00906BE9">
      <w:pPr>
        <w:jc w:val="center"/>
        <w:rPr>
          <w:sz w:val="40"/>
          <w:szCs w:val="40"/>
        </w:rPr>
      </w:pPr>
    </w:p>
    <w:p w14:paraId="76D28B4E" w14:textId="77777777" w:rsidR="00906BE9" w:rsidRDefault="00697CC9">
      <w:pPr>
        <w:jc w:val="center"/>
        <w:rPr>
          <w:sz w:val="40"/>
          <w:szCs w:val="40"/>
        </w:rPr>
      </w:pPr>
      <w:r>
        <w:rPr>
          <w:sz w:val="40"/>
          <w:szCs w:val="40"/>
        </w:rPr>
        <w:t>Component Common Requirement Document</w:t>
      </w:r>
    </w:p>
    <w:p w14:paraId="06371B89" w14:textId="58F7A34F" w:rsidR="00906BE9" w:rsidRDefault="004C77DA">
      <w:pPr>
        <w:tabs>
          <w:tab w:val="left" w:pos="5760"/>
        </w:tabs>
        <w:rPr>
          <w:sz w:val="40"/>
          <w:szCs w:val="40"/>
        </w:rPr>
        <w:pPrChange w:id="0" w:author="Pragada Venkata Apparao Santhosh" w:date="2021-05-10T14:19:00Z">
          <w:pPr>
            <w:jc w:val="center"/>
          </w:pPr>
        </w:pPrChange>
      </w:pPr>
      <w:ins w:id="1" w:author="Pragada Venkata Apparao Santhosh" w:date="2021-05-10T14:19:00Z">
        <w:r>
          <w:rPr>
            <w:sz w:val="40"/>
            <w:szCs w:val="40"/>
          </w:rPr>
          <w:tab/>
        </w:r>
      </w:ins>
    </w:p>
    <w:p w14:paraId="0B281557" w14:textId="77777777" w:rsidR="00906BE9" w:rsidRDefault="00697CC9">
      <w:pPr>
        <w:jc w:val="center"/>
        <w:rPr>
          <w:sz w:val="40"/>
          <w:szCs w:val="40"/>
          <w:highlight w:val="yellow"/>
        </w:rPr>
      </w:pPr>
      <w:r>
        <w:rPr>
          <w:sz w:val="40"/>
          <w:szCs w:val="40"/>
        </w:rPr>
        <w:t>ENG-REQ-EMC-1.</w:t>
      </w:r>
      <w:ins w:id="2" w:author="Geethanjali A" w:date="2021-04-29T11:21:00Z">
        <w:r w:rsidR="00926CA5">
          <w:rPr>
            <w:sz w:val="40"/>
            <w:szCs w:val="40"/>
          </w:rPr>
          <w:t>3</w:t>
        </w:r>
      </w:ins>
      <w:del w:id="3" w:author="Geethanjali A" w:date="2021-04-29T11:21:00Z">
        <w:r w:rsidDel="00926CA5">
          <w:rPr>
            <w:sz w:val="40"/>
            <w:szCs w:val="40"/>
          </w:rPr>
          <w:delText>1</w:delText>
        </w:r>
        <w:r w:rsidDel="00926CA5">
          <w:rPr>
            <w:sz w:val="40"/>
            <w:szCs w:val="40"/>
            <w:highlight w:val="yellow"/>
          </w:rPr>
          <w:delText xml:space="preserve"> (Draft)</w:delText>
        </w:r>
      </w:del>
    </w:p>
    <w:p w14:paraId="1BC7516C" w14:textId="77777777" w:rsidR="00906BE9" w:rsidRDefault="00906BE9">
      <w:pPr>
        <w:jc w:val="center"/>
        <w:rPr>
          <w:sz w:val="40"/>
          <w:szCs w:val="40"/>
        </w:rPr>
      </w:pPr>
    </w:p>
    <w:p w14:paraId="488B5328" w14:textId="77777777" w:rsidR="00906BE9" w:rsidRDefault="00906BE9">
      <w:pPr>
        <w:jc w:val="center"/>
        <w:rPr>
          <w:sz w:val="40"/>
          <w:szCs w:val="40"/>
        </w:rPr>
      </w:pPr>
    </w:p>
    <w:p w14:paraId="240204D8" w14:textId="77777777" w:rsidR="00906BE9" w:rsidRDefault="00906BE9">
      <w:pPr>
        <w:jc w:val="center"/>
        <w:rPr>
          <w:sz w:val="40"/>
          <w:szCs w:val="40"/>
        </w:rPr>
      </w:pPr>
    </w:p>
    <w:p w14:paraId="7C8087BD" w14:textId="77777777" w:rsidR="00906BE9" w:rsidRPr="00CD174D" w:rsidRDefault="00697CC9">
      <w:pPr>
        <w:spacing w:line="259" w:lineRule="auto"/>
        <w:jc w:val="center"/>
        <w:rPr>
          <w:b/>
          <w:sz w:val="36"/>
          <w:szCs w:val="36"/>
        </w:rPr>
      </w:pPr>
      <w:del w:id="4" w:author="Geethanjali A" w:date="2021-05-03T02:02:00Z">
        <w:r w:rsidRPr="00CD174D" w:rsidDel="00CD174D">
          <w:rPr>
            <w:b/>
            <w:sz w:val="36"/>
            <w:szCs w:val="36"/>
            <w:rPrChange w:id="5" w:author="Geethanjali A" w:date="2021-05-03T02:02:00Z">
              <w:rPr>
                <w:b/>
                <w:sz w:val="36"/>
                <w:szCs w:val="36"/>
                <w:highlight w:val="yellow"/>
              </w:rPr>
            </w:rPrChange>
          </w:rPr>
          <w:delText>[</w:delText>
        </w:r>
      </w:del>
      <w:r w:rsidRPr="00CD174D">
        <w:rPr>
          <w:b/>
          <w:sz w:val="36"/>
          <w:szCs w:val="36"/>
          <w:rPrChange w:id="6" w:author="Geethanjali A" w:date="2021-05-03T02:02:00Z">
            <w:rPr>
              <w:sz w:val="36"/>
              <w:szCs w:val="36"/>
              <w:highlight w:val="yellow"/>
            </w:rPr>
          </w:rPrChange>
        </w:rPr>
        <w:t>Electromagnetic compatibilit</w:t>
      </w:r>
      <w:ins w:id="7" w:author="Geethanjali A" w:date="2021-05-03T02:02:00Z">
        <w:r w:rsidR="00CD174D" w:rsidRPr="00CD174D">
          <w:rPr>
            <w:b/>
            <w:sz w:val="36"/>
            <w:szCs w:val="36"/>
            <w:rPrChange w:id="8" w:author="Geethanjali A" w:date="2021-05-03T02:02:00Z">
              <w:rPr>
                <w:sz w:val="36"/>
                <w:szCs w:val="36"/>
              </w:rPr>
            </w:rPrChange>
          </w:rPr>
          <w:t xml:space="preserve">y </w:t>
        </w:r>
      </w:ins>
      <w:del w:id="9" w:author="Geethanjali A" w:date="2021-05-03T02:01:00Z">
        <w:r w:rsidRPr="00CD174D" w:rsidDel="00CD174D">
          <w:rPr>
            <w:b/>
            <w:sz w:val="36"/>
            <w:szCs w:val="36"/>
            <w:rPrChange w:id="10" w:author="Geethanjali A" w:date="2021-05-03T02:02:00Z">
              <w:rPr>
                <w:sz w:val="36"/>
                <w:szCs w:val="36"/>
                <w:highlight w:val="yellow"/>
              </w:rPr>
            </w:rPrChange>
          </w:rPr>
          <w:delText>y</w:delText>
        </w:r>
        <w:r w:rsidRPr="00CD174D" w:rsidDel="00CD174D">
          <w:rPr>
            <w:b/>
            <w:sz w:val="36"/>
            <w:szCs w:val="36"/>
            <w:rPrChange w:id="11" w:author="Geethanjali A" w:date="2021-05-03T02:02:00Z">
              <w:rPr>
                <w:b/>
                <w:sz w:val="36"/>
                <w:szCs w:val="36"/>
                <w:highlight w:val="yellow"/>
              </w:rPr>
            </w:rPrChange>
          </w:rPr>
          <w:delText>]</w:delText>
        </w:r>
        <w:r w:rsidRPr="00CD174D" w:rsidDel="00CD174D">
          <w:rPr>
            <w:b/>
            <w:sz w:val="36"/>
            <w:szCs w:val="36"/>
          </w:rPr>
          <w:delText xml:space="preserve"> </w:delText>
        </w:r>
      </w:del>
      <w:r w:rsidRPr="00CD174D">
        <w:rPr>
          <w:b/>
          <w:sz w:val="36"/>
          <w:szCs w:val="36"/>
        </w:rPr>
        <w:t>Requirements for Components</w:t>
      </w:r>
    </w:p>
    <w:p w14:paraId="69E4637B" w14:textId="77777777" w:rsidR="00906BE9" w:rsidRDefault="00906BE9">
      <w:pPr>
        <w:tabs>
          <w:tab w:val="left" w:pos="2975"/>
        </w:tabs>
        <w:jc w:val="center"/>
        <w:rPr>
          <w:sz w:val="40"/>
          <w:szCs w:val="40"/>
        </w:rPr>
      </w:pPr>
    </w:p>
    <w:p w14:paraId="79C94F67" w14:textId="77777777" w:rsidR="00906BE9" w:rsidRDefault="00906BE9">
      <w:pPr>
        <w:jc w:val="center"/>
        <w:rPr>
          <w:sz w:val="40"/>
          <w:szCs w:val="40"/>
        </w:rPr>
      </w:pPr>
    </w:p>
    <w:p w14:paraId="3AF82DEF" w14:textId="77777777" w:rsidR="00906BE9" w:rsidRDefault="00906BE9">
      <w:pPr>
        <w:rPr>
          <w:b/>
          <w:sz w:val="28"/>
          <w:szCs w:val="28"/>
        </w:rPr>
      </w:pPr>
    </w:p>
    <w:p w14:paraId="5E070C0E" w14:textId="77777777" w:rsidR="00906BE9" w:rsidRDefault="00697CC9">
      <w:pPr>
        <w:rPr>
          <w:i/>
          <w:color w:val="2E75B5"/>
        </w:rPr>
      </w:pPr>
      <w:r>
        <w:rPr>
          <w:i/>
          <w:color w:val="2E75B5"/>
        </w:rPr>
        <w:t xml:space="preserve"> </w:t>
      </w:r>
    </w:p>
    <w:p w14:paraId="4F6653F2" w14:textId="77777777" w:rsidR="00906BE9" w:rsidRDefault="00697CC9">
      <w:r>
        <w:br w:type="page"/>
      </w:r>
    </w:p>
    <w:p w14:paraId="23AF431B" w14:textId="77777777" w:rsidR="00906BE9" w:rsidRPr="006A689E" w:rsidRDefault="00697CC9">
      <w:pPr>
        <w:rPr>
          <w:b/>
          <w:rPrChange w:id="12" w:author="Geethanjali A" w:date="2021-05-03T02:01:00Z">
            <w:rPr/>
          </w:rPrChange>
        </w:rPr>
      </w:pPr>
      <w:bookmarkStart w:id="13" w:name="_gjdgxs" w:colFirst="0" w:colLast="0"/>
      <w:bookmarkEnd w:id="13"/>
      <w:r w:rsidRPr="006A689E">
        <w:rPr>
          <w:b/>
          <w:rPrChange w:id="14" w:author="Geethanjali A" w:date="2021-05-03T02:01:00Z">
            <w:rPr/>
          </w:rPrChange>
        </w:rPr>
        <w:lastRenderedPageBreak/>
        <w:t>Revision Record</w:t>
      </w:r>
    </w:p>
    <w:p w14:paraId="15AE34A2" w14:textId="77777777" w:rsidR="00906BE9" w:rsidRDefault="00906BE9"/>
    <w:tbl>
      <w:tblPr>
        <w:tblStyle w:val="a"/>
        <w:tblW w:w="9658" w:type="dxa"/>
        <w:tblInd w:w="10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472"/>
        <w:gridCol w:w="1382"/>
        <w:gridCol w:w="1652"/>
        <w:gridCol w:w="5152"/>
      </w:tblGrid>
      <w:tr w:rsidR="00906BE9" w14:paraId="004A0BB3" w14:textId="77777777">
        <w:trPr>
          <w:trHeight w:val="461"/>
        </w:trPr>
        <w:tc>
          <w:tcPr>
            <w:tcW w:w="1472" w:type="dxa"/>
          </w:tcPr>
          <w:p w14:paraId="5725EBD0" w14:textId="77777777" w:rsidR="00906BE9" w:rsidRDefault="00697CC9">
            <w:bookmarkStart w:id="15" w:name="_30j0zll" w:colFirst="0" w:colLast="0"/>
            <w:bookmarkEnd w:id="15"/>
            <w:r>
              <w:t>Revision Level</w:t>
            </w:r>
          </w:p>
        </w:tc>
        <w:tc>
          <w:tcPr>
            <w:tcW w:w="1382" w:type="dxa"/>
          </w:tcPr>
          <w:p w14:paraId="64D476E8" w14:textId="77777777" w:rsidR="00906BE9" w:rsidRDefault="00697CC9">
            <w:r>
              <w:t>Revision Date</w:t>
            </w:r>
          </w:p>
        </w:tc>
        <w:tc>
          <w:tcPr>
            <w:tcW w:w="1652" w:type="dxa"/>
          </w:tcPr>
          <w:p w14:paraId="45E29525" w14:textId="77777777" w:rsidR="00906BE9" w:rsidRDefault="00697CC9">
            <w:r>
              <w:t>Author</w:t>
            </w:r>
          </w:p>
        </w:tc>
        <w:tc>
          <w:tcPr>
            <w:tcW w:w="5152" w:type="dxa"/>
          </w:tcPr>
          <w:p w14:paraId="208097BE" w14:textId="77777777" w:rsidR="00906BE9" w:rsidRDefault="00697CC9">
            <w:r>
              <w:t>Change Description and Section(s) Affected by The Change</w:t>
            </w:r>
          </w:p>
        </w:tc>
      </w:tr>
      <w:tr w:rsidR="00906BE9" w14:paraId="2394F446" w14:textId="77777777">
        <w:trPr>
          <w:trHeight w:val="223"/>
        </w:trPr>
        <w:tc>
          <w:tcPr>
            <w:tcW w:w="1472" w:type="dxa"/>
            <w:tcBorders>
              <w:top w:val="nil"/>
            </w:tcBorders>
          </w:tcPr>
          <w:p w14:paraId="33AF83EE" w14:textId="77777777" w:rsidR="00906BE9" w:rsidRDefault="00697CC9">
            <w:r>
              <w:t>1.0</w:t>
            </w:r>
          </w:p>
        </w:tc>
        <w:tc>
          <w:tcPr>
            <w:tcW w:w="1382" w:type="dxa"/>
            <w:tcBorders>
              <w:top w:val="nil"/>
            </w:tcBorders>
          </w:tcPr>
          <w:p w14:paraId="6F651A40" w14:textId="77777777" w:rsidR="00906BE9" w:rsidRDefault="00697CC9">
            <w:pPr>
              <w:spacing w:line="259" w:lineRule="auto"/>
            </w:pPr>
            <w:r>
              <w:t>Nov 11, 2020</w:t>
            </w:r>
          </w:p>
        </w:tc>
        <w:tc>
          <w:tcPr>
            <w:tcW w:w="1652" w:type="dxa"/>
            <w:tcBorders>
              <w:top w:val="nil"/>
            </w:tcBorders>
          </w:tcPr>
          <w:p w14:paraId="14ACFAD8" w14:textId="77777777" w:rsidR="00906BE9" w:rsidRDefault="00697CC9">
            <w:proofErr w:type="spellStart"/>
            <w:r>
              <w:t>Wun</w:t>
            </w:r>
            <w:proofErr w:type="spellEnd"/>
            <w:r>
              <w:t xml:space="preserve"> </w:t>
            </w:r>
            <w:proofErr w:type="spellStart"/>
            <w:r>
              <w:t>Leng</w:t>
            </w:r>
            <w:proofErr w:type="spellEnd"/>
            <w:r>
              <w:t>, Lee</w:t>
            </w:r>
          </w:p>
        </w:tc>
        <w:tc>
          <w:tcPr>
            <w:tcW w:w="5152" w:type="dxa"/>
            <w:tcBorders>
              <w:top w:val="nil"/>
            </w:tcBorders>
          </w:tcPr>
          <w:p w14:paraId="4B1FF208" w14:textId="77777777" w:rsidR="00906BE9" w:rsidRDefault="00697CC9">
            <w:pPr>
              <w:spacing w:line="259" w:lineRule="auto"/>
            </w:pPr>
            <w:r>
              <w:t>Initial draft</w:t>
            </w:r>
          </w:p>
        </w:tc>
      </w:tr>
      <w:tr w:rsidR="00906BE9" w14:paraId="131C07EB" w14:textId="77777777">
        <w:trPr>
          <w:trHeight w:val="223"/>
        </w:trPr>
        <w:tc>
          <w:tcPr>
            <w:tcW w:w="1472" w:type="dxa"/>
          </w:tcPr>
          <w:p w14:paraId="246BF354" w14:textId="77777777" w:rsidR="00906BE9" w:rsidRDefault="00697CC9">
            <w:r>
              <w:t>1.1</w:t>
            </w:r>
          </w:p>
        </w:tc>
        <w:tc>
          <w:tcPr>
            <w:tcW w:w="1382" w:type="dxa"/>
          </w:tcPr>
          <w:p w14:paraId="5C62A572" w14:textId="77777777" w:rsidR="00906BE9" w:rsidRDefault="00697CC9">
            <w:r>
              <w:t>Dec 19, 2020</w:t>
            </w:r>
          </w:p>
        </w:tc>
        <w:tc>
          <w:tcPr>
            <w:tcW w:w="1652" w:type="dxa"/>
          </w:tcPr>
          <w:p w14:paraId="4F71EEA4" w14:textId="77777777" w:rsidR="00906BE9" w:rsidRDefault="00697CC9">
            <w:proofErr w:type="spellStart"/>
            <w:r>
              <w:t>Wun</w:t>
            </w:r>
            <w:proofErr w:type="spellEnd"/>
            <w:r>
              <w:t xml:space="preserve"> </w:t>
            </w:r>
            <w:proofErr w:type="spellStart"/>
            <w:r>
              <w:t>Leng</w:t>
            </w:r>
            <w:proofErr w:type="spellEnd"/>
            <w:r>
              <w:t>, Lee</w:t>
            </w:r>
          </w:p>
        </w:tc>
        <w:tc>
          <w:tcPr>
            <w:tcW w:w="5152" w:type="dxa"/>
          </w:tcPr>
          <w:p w14:paraId="60DCD674" w14:textId="77777777" w:rsidR="00906BE9" w:rsidRDefault="00697CC9">
            <w:r>
              <w:t>Draft for review</w:t>
            </w:r>
          </w:p>
        </w:tc>
      </w:tr>
      <w:tr w:rsidR="00906BE9" w14:paraId="57BD52F9" w14:textId="77777777">
        <w:trPr>
          <w:trHeight w:val="223"/>
        </w:trPr>
        <w:tc>
          <w:tcPr>
            <w:tcW w:w="1472" w:type="dxa"/>
          </w:tcPr>
          <w:p w14:paraId="35688BCD" w14:textId="77777777" w:rsidR="00906BE9" w:rsidRDefault="006A689E">
            <w:ins w:id="16" w:author="Geethanjali A" w:date="2021-05-03T02:01:00Z">
              <w:r>
                <w:t>1.2</w:t>
              </w:r>
            </w:ins>
          </w:p>
        </w:tc>
        <w:tc>
          <w:tcPr>
            <w:tcW w:w="1382" w:type="dxa"/>
          </w:tcPr>
          <w:p w14:paraId="06C8119D" w14:textId="77777777" w:rsidR="00906BE9" w:rsidRDefault="00906BE9"/>
        </w:tc>
        <w:tc>
          <w:tcPr>
            <w:tcW w:w="1652" w:type="dxa"/>
          </w:tcPr>
          <w:p w14:paraId="44587B38" w14:textId="77777777" w:rsidR="00906BE9" w:rsidRDefault="00906BE9"/>
        </w:tc>
        <w:tc>
          <w:tcPr>
            <w:tcW w:w="5152" w:type="dxa"/>
          </w:tcPr>
          <w:p w14:paraId="117BDC41" w14:textId="77777777" w:rsidR="00906BE9" w:rsidRDefault="006A689E">
            <w:ins w:id="17" w:author="Geethanjali A" w:date="2021-05-03T02:01:00Z">
              <w:r>
                <w:t>Draft for review</w:t>
              </w:r>
            </w:ins>
          </w:p>
        </w:tc>
      </w:tr>
      <w:tr w:rsidR="00906BE9" w14:paraId="16BCBEEE" w14:textId="77777777">
        <w:trPr>
          <w:trHeight w:val="238"/>
        </w:trPr>
        <w:tc>
          <w:tcPr>
            <w:tcW w:w="1472" w:type="dxa"/>
          </w:tcPr>
          <w:p w14:paraId="1524FE7D" w14:textId="77777777" w:rsidR="00906BE9" w:rsidRDefault="00906BE9"/>
        </w:tc>
        <w:tc>
          <w:tcPr>
            <w:tcW w:w="1382" w:type="dxa"/>
          </w:tcPr>
          <w:p w14:paraId="4743C7B1" w14:textId="77777777" w:rsidR="00906BE9" w:rsidRDefault="00906BE9"/>
        </w:tc>
        <w:tc>
          <w:tcPr>
            <w:tcW w:w="1652" w:type="dxa"/>
          </w:tcPr>
          <w:p w14:paraId="0E50B9AE" w14:textId="77777777" w:rsidR="00906BE9" w:rsidRDefault="00906BE9"/>
        </w:tc>
        <w:tc>
          <w:tcPr>
            <w:tcW w:w="5152" w:type="dxa"/>
          </w:tcPr>
          <w:p w14:paraId="49EFFCA9" w14:textId="77777777" w:rsidR="00906BE9" w:rsidRDefault="00906BE9"/>
        </w:tc>
      </w:tr>
      <w:tr w:rsidR="00906BE9" w14:paraId="233F5E71" w14:textId="77777777">
        <w:trPr>
          <w:trHeight w:val="223"/>
        </w:trPr>
        <w:tc>
          <w:tcPr>
            <w:tcW w:w="1472" w:type="dxa"/>
          </w:tcPr>
          <w:p w14:paraId="61F57AA3" w14:textId="77777777" w:rsidR="00906BE9" w:rsidRDefault="00906BE9"/>
        </w:tc>
        <w:tc>
          <w:tcPr>
            <w:tcW w:w="1382" w:type="dxa"/>
          </w:tcPr>
          <w:p w14:paraId="216EB8AD" w14:textId="77777777" w:rsidR="00906BE9" w:rsidRDefault="00906BE9"/>
        </w:tc>
        <w:tc>
          <w:tcPr>
            <w:tcW w:w="1652" w:type="dxa"/>
          </w:tcPr>
          <w:p w14:paraId="2FAF892F" w14:textId="77777777" w:rsidR="00906BE9" w:rsidRDefault="00906BE9"/>
        </w:tc>
        <w:tc>
          <w:tcPr>
            <w:tcW w:w="5152" w:type="dxa"/>
          </w:tcPr>
          <w:p w14:paraId="7C2E9CB9" w14:textId="77777777" w:rsidR="00906BE9" w:rsidRDefault="00906BE9"/>
        </w:tc>
      </w:tr>
      <w:tr w:rsidR="00906BE9" w14:paraId="64023385" w14:textId="77777777">
        <w:trPr>
          <w:trHeight w:val="223"/>
        </w:trPr>
        <w:tc>
          <w:tcPr>
            <w:tcW w:w="1472" w:type="dxa"/>
          </w:tcPr>
          <w:p w14:paraId="5116EAFE" w14:textId="77777777" w:rsidR="00906BE9" w:rsidRDefault="00906BE9"/>
        </w:tc>
        <w:tc>
          <w:tcPr>
            <w:tcW w:w="1382" w:type="dxa"/>
          </w:tcPr>
          <w:p w14:paraId="7741F939" w14:textId="77777777" w:rsidR="00906BE9" w:rsidRDefault="00906BE9"/>
        </w:tc>
        <w:tc>
          <w:tcPr>
            <w:tcW w:w="1652" w:type="dxa"/>
          </w:tcPr>
          <w:p w14:paraId="3902EF93" w14:textId="77777777" w:rsidR="00906BE9" w:rsidRDefault="00906BE9"/>
        </w:tc>
        <w:tc>
          <w:tcPr>
            <w:tcW w:w="5152" w:type="dxa"/>
          </w:tcPr>
          <w:p w14:paraId="40ADBB96" w14:textId="77777777" w:rsidR="00906BE9" w:rsidRDefault="00906BE9"/>
        </w:tc>
      </w:tr>
      <w:tr w:rsidR="00906BE9" w14:paraId="49639170" w14:textId="77777777">
        <w:trPr>
          <w:trHeight w:val="238"/>
        </w:trPr>
        <w:tc>
          <w:tcPr>
            <w:tcW w:w="1472" w:type="dxa"/>
          </w:tcPr>
          <w:p w14:paraId="437F60D7" w14:textId="77777777" w:rsidR="00906BE9" w:rsidRDefault="00906BE9"/>
        </w:tc>
        <w:tc>
          <w:tcPr>
            <w:tcW w:w="1382" w:type="dxa"/>
          </w:tcPr>
          <w:p w14:paraId="08B2E4B0" w14:textId="77777777" w:rsidR="00906BE9" w:rsidRDefault="00906BE9"/>
        </w:tc>
        <w:tc>
          <w:tcPr>
            <w:tcW w:w="1652" w:type="dxa"/>
          </w:tcPr>
          <w:p w14:paraId="51FBD97A" w14:textId="77777777" w:rsidR="00906BE9" w:rsidRDefault="00906BE9"/>
        </w:tc>
        <w:tc>
          <w:tcPr>
            <w:tcW w:w="5152" w:type="dxa"/>
          </w:tcPr>
          <w:p w14:paraId="45D2F73C" w14:textId="77777777" w:rsidR="00906BE9" w:rsidRDefault="00906BE9"/>
        </w:tc>
      </w:tr>
      <w:tr w:rsidR="00906BE9" w14:paraId="75A03B67" w14:textId="77777777">
        <w:trPr>
          <w:trHeight w:val="223"/>
        </w:trPr>
        <w:tc>
          <w:tcPr>
            <w:tcW w:w="1472" w:type="dxa"/>
          </w:tcPr>
          <w:p w14:paraId="0BCF4AF6" w14:textId="77777777" w:rsidR="00906BE9" w:rsidRDefault="00906BE9"/>
        </w:tc>
        <w:tc>
          <w:tcPr>
            <w:tcW w:w="1382" w:type="dxa"/>
          </w:tcPr>
          <w:p w14:paraId="2A7B679B" w14:textId="77777777" w:rsidR="00906BE9" w:rsidRDefault="00906BE9"/>
        </w:tc>
        <w:tc>
          <w:tcPr>
            <w:tcW w:w="1652" w:type="dxa"/>
          </w:tcPr>
          <w:p w14:paraId="5B426D8A" w14:textId="77777777" w:rsidR="00906BE9" w:rsidRDefault="00906BE9"/>
        </w:tc>
        <w:tc>
          <w:tcPr>
            <w:tcW w:w="5152" w:type="dxa"/>
          </w:tcPr>
          <w:p w14:paraId="1E7124DF" w14:textId="77777777" w:rsidR="00906BE9" w:rsidRDefault="00906BE9"/>
        </w:tc>
      </w:tr>
      <w:tr w:rsidR="00906BE9" w14:paraId="2089E8CC" w14:textId="77777777">
        <w:trPr>
          <w:trHeight w:val="223"/>
        </w:trPr>
        <w:tc>
          <w:tcPr>
            <w:tcW w:w="1472" w:type="dxa"/>
          </w:tcPr>
          <w:p w14:paraId="1F13C7B2" w14:textId="77777777" w:rsidR="00906BE9" w:rsidRDefault="00906BE9"/>
        </w:tc>
        <w:tc>
          <w:tcPr>
            <w:tcW w:w="1382" w:type="dxa"/>
          </w:tcPr>
          <w:p w14:paraId="54E0B315" w14:textId="77777777" w:rsidR="00906BE9" w:rsidRDefault="00906BE9"/>
        </w:tc>
        <w:tc>
          <w:tcPr>
            <w:tcW w:w="1652" w:type="dxa"/>
          </w:tcPr>
          <w:p w14:paraId="4B43080B" w14:textId="77777777" w:rsidR="00906BE9" w:rsidRDefault="00906BE9"/>
        </w:tc>
        <w:tc>
          <w:tcPr>
            <w:tcW w:w="5152" w:type="dxa"/>
          </w:tcPr>
          <w:p w14:paraId="6598588C" w14:textId="77777777" w:rsidR="00906BE9" w:rsidRDefault="00906BE9"/>
        </w:tc>
      </w:tr>
    </w:tbl>
    <w:p w14:paraId="65B4B033" w14:textId="77777777" w:rsidR="00906BE9" w:rsidRDefault="00906BE9"/>
    <w:p w14:paraId="5FD8896A" w14:textId="77777777" w:rsidR="00906BE9" w:rsidRDefault="00906BE9">
      <w:bookmarkStart w:id="18" w:name="_1fob9te" w:colFirst="0" w:colLast="0"/>
      <w:bookmarkEnd w:id="18"/>
    </w:p>
    <w:p w14:paraId="111C8F23" w14:textId="77777777" w:rsidR="00906BE9" w:rsidRDefault="00697CC9">
      <w:pPr>
        <w:widowControl w:val="0"/>
        <w:pBdr>
          <w:top w:val="nil"/>
          <w:left w:val="nil"/>
          <w:bottom w:val="nil"/>
          <w:right w:val="nil"/>
          <w:between w:val="nil"/>
        </w:pBdr>
        <w:spacing w:line="276" w:lineRule="auto"/>
        <w:rPr>
          <w:b/>
          <w:color w:val="000000"/>
          <w:sz w:val="32"/>
          <w:szCs w:val="32"/>
        </w:rPr>
      </w:pPr>
      <w:r>
        <w:br w:type="page"/>
      </w:r>
      <w:r>
        <w:rPr>
          <w:b/>
          <w:color w:val="000000"/>
          <w:sz w:val="32"/>
          <w:szCs w:val="32"/>
        </w:rPr>
        <w:lastRenderedPageBreak/>
        <w:t>Table of Contents</w:t>
      </w:r>
    </w:p>
    <w:sdt>
      <w:sdtPr>
        <w:id w:val="1986205011"/>
        <w:docPartObj>
          <w:docPartGallery w:val="Table of Contents"/>
          <w:docPartUnique/>
        </w:docPartObj>
      </w:sdtPr>
      <w:sdtEndPr/>
      <w:sdtContent>
        <w:p w14:paraId="0FABED36" w14:textId="77777777" w:rsidR="003E5D5E" w:rsidRDefault="00697CC9">
          <w:pPr>
            <w:pStyle w:val="TOC1"/>
            <w:tabs>
              <w:tab w:val="left" w:pos="440"/>
              <w:tab w:val="right" w:pos="9607"/>
            </w:tabs>
            <w:rPr>
              <w:ins w:id="19" w:author="Geethanjali A" w:date="2021-05-03T23:25:00Z"/>
              <w:rFonts w:asciiTheme="minorHAnsi" w:eastAsiaTheme="minorEastAsia" w:hAnsiTheme="minorHAnsi" w:cstheme="minorBidi"/>
              <w:noProof/>
              <w:sz w:val="22"/>
              <w:szCs w:val="22"/>
            </w:rPr>
          </w:pPr>
          <w:r>
            <w:fldChar w:fldCharType="begin"/>
          </w:r>
          <w:r>
            <w:instrText xml:space="preserve"> TOC \h \u \z </w:instrText>
          </w:r>
          <w:r>
            <w:fldChar w:fldCharType="separate"/>
          </w:r>
          <w:ins w:id="20" w:author="Geethanjali A" w:date="2021-05-03T23:25:00Z">
            <w:r w:rsidR="003E5D5E" w:rsidRPr="007602D1">
              <w:rPr>
                <w:rStyle w:val="Hyperlink"/>
                <w:noProof/>
              </w:rPr>
              <w:fldChar w:fldCharType="begin"/>
            </w:r>
            <w:r w:rsidR="003E5D5E" w:rsidRPr="007602D1">
              <w:rPr>
                <w:rStyle w:val="Hyperlink"/>
                <w:noProof/>
              </w:rPr>
              <w:instrText xml:space="preserve"> </w:instrText>
            </w:r>
            <w:r w:rsidR="003E5D5E">
              <w:rPr>
                <w:noProof/>
              </w:rPr>
              <w:instrText>HYPERLINK \l "_Toc70976760"</w:instrText>
            </w:r>
            <w:r w:rsidR="003E5D5E" w:rsidRPr="007602D1">
              <w:rPr>
                <w:rStyle w:val="Hyperlink"/>
                <w:noProof/>
              </w:rPr>
              <w:instrText xml:space="preserve"> </w:instrText>
            </w:r>
            <w:r w:rsidR="003E5D5E" w:rsidRPr="007602D1">
              <w:rPr>
                <w:rStyle w:val="Hyperlink"/>
                <w:noProof/>
              </w:rPr>
              <w:fldChar w:fldCharType="separate"/>
            </w:r>
            <w:r w:rsidR="003E5D5E" w:rsidRPr="007602D1">
              <w:rPr>
                <w:rStyle w:val="Hyperlink"/>
                <w:noProof/>
              </w:rPr>
              <w:t>1.</w:t>
            </w:r>
            <w:r w:rsidR="003E5D5E">
              <w:rPr>
                <w:rFonts w:asciiTheme="minorHAnsi" w:eastAsiaTheme="minorEastAsia" w:hAnsiTheme="minorHAnsi" w:cstheme="minorBidi"/>
                <w:noProof/>
                <w:sz w:val="22"/>
                <w:szCs w:val="22"/>
              </w:rPr>
              <w:tab/>
            </w:r>
            <w:r w:rsidR="003E5D5E" w:rsidRPr="007602D1">
              <w:rPr>
                <w:rStyle w:val="Hyperlink"/>
                <w:noProof/>
              </w:rPr>
              <w:t>Scope of the Document</w:t>
            </w:r>
            <w:r w:rsidR="003E5D5E">
              <w:rPr>
                <w:noProof/>
                <w:webHidden/>
              </w:rPr>
              <w:tab/>
            </w:r>
            <w:r w:rsidR="003E5D5E">
              <w:rPr>
                <w:noProof/>
                <w:webHidden/>
              </w:rPr>
              <w:fldChar w:fldCharType="begin"/>
            </w:r>
            <w:r w:rsidR="003E5D5E">
              <w:rPr>
                <w:noProof/>
                <w:webHidden/>
              </w:rPr>
              <w:instrText xml:space="preserve"> PAGEREF _Toc70976760 \h </w:instrText>
            </w:r>
          </w:ins>
          <w:r w:rsidR="003E5D5E">
            <w:rPr>
              <w:noProof/>
              <w:webHidden/>
            </w:rPr>
          </w:r>
          <w:r w:rsidR="003E5D5E">
            <w:rPr>
              <w:noProof/>
              <w:webHidden/>
            </w:rPr>
            <w:fldChar w:fldCharType="separate"/>
          </w:r>
          <w:ins w:id="21" w:author="Geethanjali A" w:date="2021-05-03T23:25:00Z">
            <w:r w:rsidR="003E5D5E">
              <w:rPr>
                <w:noProof/>
                <w:webHidden/>
              </w:rPr>
              <w:t>5</w:t>
            </w:r>
            <w:r w:rsidR="003E5D5E">
              <w:rPr>
                <w:noProof/>
                <w:webHidden/>
              </w:rPr>
              <w:fldChar w:fldCharType="end"/>
            </w:r>
            <w:r w:rsidR="003E5D5E" w:rsidRPr="007602D1">
              <w:rPr>
                <w:rStyle w:val="Hyperlink"/>
                <w:noProof/>
              </w:rPr>
              <w:fldChar w:fldCharType="end"/>
            </w:r>
          </w:ins>
        </w:p>
        <w:p w14:paraId="51B7ECA2" w14:textId="77777777" w:rsidR="003E5D5E" w:rsidRDefault="003E5D5E">
          <w:pPr>
            <w:pStyle w:val="TOC2"/>
            <w:tabs>
              <w:tab w:val="left" w:pos="880"/>
              <w:tab w:val="right" w:pos="9607"/>
            </w:tabs>
            <w:rPr>
              <w:ins w:id="22" w:author="Geethanjali A" w:date="2021-05-03T23:25:00Z"/>
              <w:rFonts w:asciiTheme="minorHAnsi" w:eastAsiaTheme="minorEastAsia" w:hAnsiTheme="minorHAnsi" w:cstheme="minorBidi"/>
              <w:noProof/>
              <w:sz w:val="22"/>
              <w:szCs w:val="22"/>
            </w:rPr>
          </w:pPr>
          <w:ins w:id="23" w:author="Geethanjali A" w:date="2021-05-03T23:25:00Z">
            <w:r w:rsidRPr="007602D1">
              <w:rPr>
                <w:rStyle w:val="Hyperlink"/>
                <w:noProof/>
              </w:rPr>
              <w:fldChar w:fldCharType="begin"/>
            </w:r>
            <w:r w:rsidRPr="007602D1">
              <w:rPr>
                <w:rStyle w:val="Hyperlink"/>
                <w:noProof/>
              </w:rPr>
              <w:instrText xml:space="preserve"> </w:instrText>
            </w:r>
            <w:r>
              <w:rPr>
                <w:noProof/>
              </w:rPr>
              <w:instrText>HYPERLINK \l "_Toc70976761"</w:instrText>
            </w:r>
            <w:r w:rsidRPr="007602D1">
              <w:rPr>
                <w:rStyle w:val="Hyperlink"/>
                <w:noProof/>
              </w:rPr>
              <w:instrText xml:space="preserve"> </w:instrText>
            </w:r>
            <w:r w:rsidRPr="007602D1">
              <w:rPr>
                <w:rStyle w:val="Hyperlink"/>
                <w:noProof/>
              </w:rPr>
              <w:fldChar w:fldCharType="separate"/>
            </w:r>
            <w:r w:rsidRPr="007602D1">
              <w:rPr>
                <w:rStyle w:val="Hyperlink"/>
                <w:noProof/>
              </w:rPr>
              <w:t>1.1</w:t>
            </w:r>
            <w:r>
              <w:rPr>
                <w:rFonts w:asciiTheme="minorHAnsi" w:eastAsiaTheme="minorEastAsia" w:hAnsiTheme="minorHAnsi" w:cstheme="minorBidi"/>
                <w:noProof/>
                <w:sz w:val="22"/>
                <w:szCs w:val="22"/>
              </w:rPr>
              <w:tab/>
            </w:r>
            <w:r w:rsidRPr="007602D1">
              <w:rPr>
                <w:rStyle w:val="Hyperlink"/>
                <w:noProof/>
              </w:rPr>
              <w:t>Scope of Document</w:t>
            </w:r>
            <w:r>
              <w:rPr>
                <w:noProof/>
                <w:webHidden/>
              </w:rPr>
              <w:tab/>
            </w:r>
            <w:r>
              <w:rPr>
                <w:noProof/>
                <w:webHidden/>
              </w:rPr>
              <w:fldChar w:fldCharType="begin"/>
            </w:r>
            <w:r>
              <w:rPr>
                <w:noProof/>
                <w:webHidden/>
              </w:rPr>
              <w:instrText xml:space="preserve"> PAGEREF _Toc70976761 \h </w:instrText>
            </w:r>
          </w:ins>
          <w:r>
            <w:rPr>
              <w:noProof/>
              <w:webHidden/>
            </w:rPr>
          </w:r>
          <w:r>
            <w:rPr>
              <w:noProof/>
              <w:webHidden/>
            </w:rPr>
            <w:fldChar w:fldCharType="separate"/>
          </w:r>
          <w:ins w:id="24" w:author="Geethanjali A" w:date="2021-05-03T23:25:00Z">
            <w:r>
              <w:rPr>
                <w:noProof/>
                <w:webHidden/>
              </w:rPr>
              <w:t>5</w:t>
            </w:r>
            <w:r>
              <w:rPr>
                <w:noProof/>
                <w:webHidden/>
              </w:rPr>
              <w:fldChar w:fldCharType="end"/>
            </w:r>
            <w:r w:rsidRPr="007602D1">
              <w:rPr>
                <w:rStyle w:val="Hyperlink"/>
                <w:noProof/>
              </w:rPr>
              <w:fldChar w:fldCharType="end"/>
            </w:r>
          </w:ins>
        </w:p>
        <w:p w14:paraId="17FDEFA6" w14:textId="77777777" w:rsidR="003E5D5E" w:rsidRDefault="003E5D5E">
          <w:pPr>
            <w:pStyle w:val="TOC2"/>
            <w:tabs>
              <w:tab w:val="left" w:pos="880"/>
              <w:tab w:val="right" w:pos="9607"/>
            </w:tabs>
            <w:rPr>
              <w:ins w:id="25" w:author="Geethanjali A" w:date="2021-05-03T23:25:00Z"/>
              <w:rFonts w:asciiTheme="minorHAnsi" w:eastAsiaTheme="minorEastAsia" w:hAnsiTheme="minorHAnsi" w:cstheme="minorBidi"/>
              <w:noProof/>
              <w:sz w:val="22"/>
              <w:szCs w:val="22"/>
            </w:rPr>
          </w:pPr>
          <w:ins w:id="26" w:author="Geethanjali A" w:date="2021-05-03T23:25:00Z">
            <w:r w:rsidRPr="007602D1">
              <w:rPr>
                <w:rStyle w:val="Hyperlink"/>
                <w:noProof/>
              </w:rPr>
              <w:fldChar w:fldCharType="begin"/>
            </w:r>
            <w:r w:rsidRPr="007602D1">
              <w:rPr>
                <w:rStyle w:val="Hyperlink"/>
                <w:noProof/>
              </w:rPr>
              <w:instrText xml:space="preserve"> </w:instrText>
            </w:r>
            <w:r>
              <w:rPr>
                <w:noProof/>
              </w:rPr>
              <w:instrText>HYPERLINK \l "_Toc70976762"</w:instrText>
            </w:r>
            <w:r w:rsidRPr="007602D1">
              <w:rPr>
                <w:rStyle w:val="Hyperlink"/>
                <w:noProof/>
              </w:rPr>
              <w:instrText xml:space="preserve"> </w:instrText>
            </w:r>
            <w:r w:rsidRPr="007602D1">
              <w:rPr>
                <w:rStyle w:val="Hyperlink"/>
                <w:noProof/>
              </w:rPr>
              <w:fldChar w:fldCharType="separate"/>
            </w:r>
            <w:r w:rsidRPr="007602D1">
              <w:rPr>
                <w:rStyle w:val="Hyperlink"/>
                <w:noProof/>
              </w:rPr>
              <w:t>1.2</w:t>
            </w:r>
            <w:r>
              <w:rPr>
                <w:rFonts w:asciiTheme="minorHAnsi" w:eastAsiaTheme="minorEastAsia" w:hAnsiTheme="minorHAnsi" w:cstheme="minorBidi"/>
                <w:noProof/>
                <w:sz w:val="22"/>
                <w:szCs w:val="22"/>
              </w:rPr>
              <w:tab/>
            </w:r>
            <w:r w:rsidRPr="007602D1">
              <w:rPr>
                <w:rStyle w:val="Hyperlink"/>
                <w:noProof/>
              </w:rPr>
              <w:t>Word Format and Conventions</w:t>
            </w:r>
            <w:r>
              <w:rPr>
                <w:noProof/>
                <w:webHidden/>
              </w:rPr>
              <w:tab/>
            </w:r>
            <w:r>
              <w:rPr>
                <w:noProof/>
                <w:webHidden/>
              </w:rPr>
              <w:fldChar w:fldCharType="begin"/>
            </w:r>
            <w:r>
              <w:rPr>
                <w:noProof/>
                <w:webHidden/>
              </w:rPr>
              <w:instrText xml:space="preserve"> PAGEREF _Toc70976762 \h </w:instrText>
            </w:r>
          </w:ins>
          <w:r>
            <w:rPr>
              <w:noProof/>
              <w:webHidden/>
            </w:rPr>
          </w:r>
          <w:r>
            <w:rPr>
              <w:noProof/>
              <w:webHidden/>
            </w:rPr>
            <w:fldChar w:fldCharType="separate"/>
          </w:r>
          <w:ins w:id="27" w:author="Geethanjali A" w:date="2021-05-03T23:25:00Z">
            <w:r>
              <w:rPr>
                <w:noProof/>
                <w:webHidden/>
              </w:rPr>
              <w:t>5</w:t>
            </w:r>
            <w:r>
              <w:rPr>
                <w:noProof/>
                <w:webHidden/>
              </w:rPr>
              <w:fldChar w:fldCharType="end"/>
            </w:r>
            <w:r w:rsidRPr="007602D1">
              <w:rPr>
                <w:rStyle w:val="Hyperlink"/>
                <w:noProof/>
              </w:rPr>
              <w:fldChar w:fldCharType="end"/>
            </w:r>
          </w:ins>
        </w:p>
        <w:p w14:paraId="03DF8342" w14:textId="77777777" w:rsidR="003E5D5E" w:rsidRDefault="003E5D5E">
          <w:pPr>
            <w:pStyle w:val="TOC1"/>
            <w:tabs>
              <w:tab w:val="left" w:pos="440"/>
              <w:tab w:val="right" w:pos="9607"/>
            </w:tabs>
            <w:rPr>
              <w:ins w:id="28" w:author="Geethanjali A" w:date="2021-05-03T23:25:00Z"/>
              <w:rFonts w:asciiTheme="minorHAnsi" w:eastAsiaTheme="minorEastAsia" w:hAnsiTheme="minorHAnsi" w:cstheme="minorBidi"/>
              <w:noProof/>
              <w:sz w:val="22"/>
              <w:szCs w:val="22"/>
            </w:rPr>
          </w:pPr>
          <w:ins w:id="29" w:author="Geethanjali A" w:date="2021-05-03T23:25:00Z">
            <w:r w:rsidRPr="007602D1">
              <w:rPr>
                <w:rStyle w:val="Hyperlink"/>
                <w:noProof/>
              </w:rPr>
              <w:fldChar w:fldCharType="begin"/>
            </w:r>
            <w:r w:rsidRPr="007602D1">
              <w:rPr>
                <w:rStyle w:val="Hyperlink"/>
                <w:noProof/>
              </w:rPr>
              <w:instrText xml:space="preserve"> </w:instrText>
            </w:r>
            <w:r>
              <w:rPr>
                <w:noProof/>
              </w:rPr>
              <w:instrText>HYPERLINK \l "_Toc70976763"</w:instrText>
            </w:r>
            <w:r w:rsidRPr="007602D1">
              <w:rPr>
                <w:rStyle w:val="Hyperlink"/>
                <w:noProof/>
              </w:rPr>
              <w:instrText xml:space="preserve"> </w:instrText>
            </w:r>
            <w:r w:rsidRPr="007602D1">
              <w:rPr>
                <w:rStyle w:val="Hyperlink"/>
                <w:noProof/>
              </w:rPr>
              <w:fldChar w:fldCharType="separate"/>
            </w:r>
            <w:r w:rsidRPr="007602D1">
              <w:rPr>
                <w:rStyle w:val="Hyperlink"/>
                <w:noProof/>
              </w:rPr>
              <w:t>2.</w:t>
            </w:r>
            <w:r>
              <w:rPr>
                <w:rFonts w:asciiTheme="minorHAnsi" w:eastAsiaTheme="minorEastAsia" w:hAnsiTheme="minorHAnsi" w:cstheme="minorBidi"/>
                <w:noProof/>
                <w:sz w:val="22"/>
                <w:szCs w:val="22"/>
              </w:rPr>
              <w:tab/>
            </w:r>
            <w:r w:rsidRPr="007602D1">
              <w:rPr>
                <w:rStyle w:val="Hyperlink"/>
                <w:noProof/>
              </w:rPr>
              <w:t>Overview</w:t>
            </w:r>
            <w:r>
              <w:rPr>
                <w:noProof/>
                <w:webHidden/>
              </w:rPr>
              <w:tab/>
            </w:r>
            <w:r>
              <w:rPr>
                <w:noProof/>
                <w:webHidden/>
              </w:rPr>
              <w:fldChar w:fldCharType="begin"/>
            </w:r>
            <w:r>
              <w:rPr>
                <w:noProof/>
                <w:webHidden/>
              </w:rPr>
              <w:instrText xml:space="preserve"> PAGEREF _Toc70976763 \h </w:instrText>
            </w:r>
          </w:ins>
          <w:r>
            <w:rPr>
              <w:noProof/>
              <w:webHidden/>
            </w:rPr>
          </w:r>
          <w:r>
            <w:rPr>
              <w:noProof/>
              <w:webHidden/>
            </w:rPr>
            <w:fldChar w:fldCharType="separate"/>
          </w:r>
          <w:ins w:id="30" w:author="Geethanjali A" w:date="2021-05-03T23:25:00Z">
            <w:r>
              <w:rPr>
                <w:noProof/>
                <w:webHidden/>
              </w:rPr>
              <w:t>6</w:t>
            </w:r>
            <w:r>
              <w:rPr>
                <w:noProof/>
                <w:webHidden/>
              </w:rPr>
              <w:fldChar w:fldCharType="end"/>
            </w:r>
            <w:r w:rsidRPr="007602D1">
              <w:rPr>
                <w:rStyle w:val="Hyperlink"/>
                <w:noProof/>
              </w:rPr>
              <w:fldChar w:fldCharType="end"/>
            </w:r>
          </w:ins>
        </w:p>
        <w:p w14:paraId="30BB272F" w14:textId="77777777" w:rsidR="003E5D5E" w:rsidRDefault="003E5D5E">
          <w:pPr>
            <w:pStyle w:val="TOC2"/>
            <w:tabs>
              <w:tab w:val="left" w:pos="880"/>
              <w:tab w:val="right" w:pos="9607"/>
            </w:tabs>
            <w:rPr>
              <w:ins w:id="31" w:author="Geethanjali A" w:date="2021-05-03T23:25:00Z"/>
              <w:rFonts w:asciiTheme="minorHAnsi" w:eastAsiaTheme="minorEastAsia" w:hAnsiTheme="minorHAnsi" w:cstheme="minorBidi"/>
              <w:noProof/>
              <w:sz w:val="22"/>
              <w:szCs w:val="22"/>
            </w:rPr>
          </w:pPr>
          <w:ins w:id="32" w:author="Geethanjali A" w:date="2021-05-03T23:25:00Z">
            <w:r w:rsidRPr="007602D1">
              <w:rPr>
                <w:rStyle w:val="Hyperlink"/>
                <w:noProof/>
              </w:rPr>
              <w:fldChar w:fldCharType="begin"/>
            </w:r>
            <w:r w:rsidRPr="007602D1">
              <w:rPr>
                <w:rStyle w:val="Hyperlink"/>
                <w:noProof/>
              </w:rPr>
              <w:instrText xml:space="preserve"> </w:instrText>
            </w:r>
            <w:r>
              <w:rPr>
                <w:noProof/>
              </w:rPr>
              <w:instrText>HYPERLINK \l "_Toc70976764"</w:instrText>
            </w:r>
            <w:r w:rsidRPr="007602D1">
              <w:rPr>
                <w:rStyle w:val="Hyperlink"/>
                <w:noProof/>
              </w:rPr>
              <w:instrText xml:space="preserve"> </w:instrText>
            </w:r>
            <w:r w:rsidRPr="007602D1">
              <w:rPr>
                <w:rStyle w:val="Hyperlink"/>
                <w:noProof/>
              </w:rPr>
              <w:fldChar w:fldCharType="separate"/>
            </w:r>
            <w:r w:rsidRPr="007602D1">
              <w:rPr>
                <w:rStyle w:val="Hyperlink"/>
                <w:noProof/>
              </w:rPr>
              <w:t>2.1</w:t>
            </w:r>
            <w:r>
              <w:rPr>
                <w:rFonts w:asciiTheme="minorHAnsi" w:eastAsiaTheme="minorEastAsia" w:hAnsiTheme="minorHAnsi" w:cstheme="minorBidi"/>
                <w:noProof/>
                <w:sz w:val="22"/>
                <w:szCs w:val="22"/>
              </w:rPr>
              <w:tab/>
            </w:r>
            <w:r w:rsidRPr="007602D1">
              <w:rPr>
                <w:rStyle w:val="Hyperlink"/>
                <w:noProof/>
              </w:rPr>
              <w:t>Purpose</w:t>
            </w:r>
            <w:r>
              <w:rPr>
                <w:noProof/>
                <w:webHidden/>
              </w:rPr>
              <w:tab/>
            </w:r>
            <w:r>
              <w:rPr>
                <w:noProof/>
                <w:webHidden/>
              </w:rPr>
              <w:fldChar w:fldCharType="begin"/>
            </w:r>
            <w:r>
              <w:rPr>
                <w:noProof/>
                <w:webHidden/>
              </w:rPr>
              <w:instrText xml:space="preserve"> PAGEREF _Toc70976764 \h </w:instrText>
            </w:r>
          </w:ins>
          <w:r>
            <w:rPr>
              <w:noProof/>
              <w:webHidden/>
            </w:rPr>
          </w:r>
          <w:r>
            <w:rPr>
              <w:noProof/>
              <w:webHidden/>
            </w:rPr>
            <w:fldChar w:fldCharType="separate"/>
          </w:r>
          <w:ins w:id="33" w:author="Geethanjali A" w:date="2021-05-03T23:25:00Z">
            <w:r>
              <w:rPr>
                <w:noProof/>
                <w:webHidden/>
              </w:rPr>
              <w:t>6</w:t>
            </w:r>
            <w:r>
              <w:rPr>
                <w:noProof/>
                <w:webHidden/>
              </w:rPr>
              <w:fldChar w:fldCharType="end"/>
            </w:r>
            <w:r w:rsidRPr="007602D1">
              <w:rPr>
                <w:rStyle w:val="Hyperlink"/>
                <w:noProof/>
              </w:rPr>
              <w:fldChar w:fldCharType="end"/>
            </w:r>
          </w:ins>
        </w:p>
        <w:p w14:paraId="16DB165C" w14:textId="77777777" w:rsidR="003E5D5E" w:rsidRDefault="003E5D5E">
          <w:pPr>
            <w:pStyle w:val="TOC2"/>
            <w:tabs>
              <w:tab w:val="left" w:pos="880"/>
              <w:tab w:val="right" w:pos="9607"/>
            </w:tabs>
            <w:rPr>
              <w:ins w:id="34" w:author="Geethanjali A" w:date="2021-05-03T23:25:00Z"/>
              <w:rFonts w:asciiTheme="minorHAnsi" w:eastAsiaTheme="minorEastAsia" w:hAnsiTheme="minorHAnsi" w:cstheme="minorBidi"/>
              <w:noProof/>
              <w:sz w:val="22"/>
              <w:szCs w:val="22"/>
            </w:rPr>
          </w:pPr>
          <w:ins w:id="35" w:author="Geethanjali A" w:date="2021-05-03T23:25:00Z">
            <w:r w:rsidRPr="007602D1">
              <w:rPr>
                <w:rStyle w:val="Hyperlink"/>
                <w:noProof/>
              </w:rPr>
              <w:fldChar w:fldCharType="begin"/>
            </w:r>
            <w:r w:rsidRPr="007602D1">
              <w:rPr>
                <w:rStyle w:val="Hyperlink"/>
                <w:noProof/>
              </w:rPr>
              <w:instrText xml:space="preserve"> </w:instrText>
            </w:r>
            <w:r>
              <w:rPr>
                <w:noProof/>
              </w:rPr>
              <w:instrText>HYPERLINK \l "_Toc70976765"</w:instrText>
            </w:r>
            <w:r w:rsidRPr="007602D1">
              <w:rPr>
                <w:rStyle w:val="Hyperlink"/>
                <w:noProof/>
              </w:rPr>
              <w:instrText xml:space="preserve"> </w:instrText>
            </w:r>
            <w:r w:rsidRPr="007602D1">
              <w:rPr>
                <w:rStyle w:val="Hyperlink"/>
                <w:noProof/>
              </w:rPr>
              <w:fldChar w:fldCharType="separate"/>
            </w:r>
            <w:r w:rsidRPr="007602D1">
              <w:rPr>
                <w:rStyle w:val="Hyperlink"/>
                <w:noProof/>
              </w:rPr>
              <w:t>2.2</w:t>
            </w:r>
            <w:r>
              <w:rPr>
                <w:rFonts w:asciiTheme="minorHAnsi" w:eastAsiaTheme="minorEastAsia" w:hAnsiTheme="minorHAnsi" w:cstheme="minorBidi"/>
                <w:noProof/>
                <w:sz w:val="22"/>
                <w:szCs w:val="22"/>
              </w:rPr>
              <w:tab/>
            </w:r>
            <w:r w:rsidRPr="007602D1">
              <w:rPr>
                <w:rStyle w:val="Hyperlink"/>
                <w:noProof/>
              </w:rPr>
              <w:t>Communications</w:t>
            </w:r>
            <w:r>
              <w:rPr>
                <w:noProof/>
                <w:webHidden/>
              </w:rPr>
              <w:tab/>
            </w:r>
            <w:r>
              <w:rPr>
                <w:noProof/>
                <w:webHidden/>
              </w:rPr>
              <w:fldChar w:fldCharType="begin"/>
            </w:r>
            <w:r>
              <w:rPr>
                <w:noProof/>
                <w:webHidden/>
              </w:rPr>
              <w:instrText xml:space="preserve"> PAGEREF _Toc70976765 \h </w:instrText>
            </w:r>
          </w:ins>
          <w:r>
            <w:rPr>
              <w:noProof/>
              <w:webHidden/>
            </w:rPr>
          </w:r>
          <w:r>
            <w:rPr>
              <w:noProof/>
              <w:webHidden/>
            </w:rPr>
            <w:fldChar w:fldCharType="separate"/>
          </w:r>
          <w:ins w:id="36" w:author="Geethanjali A" w:date="2021-05-03T23:25:00Z">
            <w:r>
              <w:rPr>
                <w:noProof/>
                <w:webHidden/>
              </w:rPr>
              <w:t>6</w:t>
            </w:r>
            <w:r>
              <w:rPr>
                <w:noProof/>
                <w:webHidden/>
              </w:rPr>
              <w:fldChar w:fldCharType="end"/>
            </w:r>
            <w:r w:rsidRPr="007602D1">
              <w:rPr>
                <w:rStyle w:val="Hyperlink"/>
                <w:noProof/>
              </w:rPr>
              <w:fldChar w:fldCharType="end"/>
            </w:r>
          </w:ins>
        </w:p>
        <w:p w14:paraId="6DF58A8E" w14:textId="77777777" w:rsidR="003E5D5E" w:rsidRDefault="003E5D5E">
          <w:pPr>
            <w:pStyle w:val="TOC2"/>
            <w:tabs>
              <w:tab w:val="left" w:pos="660"/>
              <w:tab w:val="right" w:pos="9607"/>
            </w:tabs>
            <w:rPr>
              <w:ins w:id="37" w:author="Geethanjali A" w:date="2021-05-03T23:25:00Z"/>
              <w:rFonts w:asciiTheme="minorHAnsi" w:eastAsiaTheme="minorEastAsia" w:hAnsiTheme="minorHAnsi" w:cstheme="minorBidi"/>
              <w:noProof/>
              <w:sz w:val="22"/>
              <w:szCs w:val="22"/>
            </w:rPr>
          </w:pPr>
          <w:ins w:id="38" w:author="Geethanjali A" w:date="2021-05-03T23:25:00Z">
            <w:r w:rsidRPr="007602D1">
              <w:rPr>
                <w:rStyle w:val="Hyperlink"/>
                <w:noProof/>
              </w:rPr>
              <w:fldChar w:fldCharType="begin"/>
            </w:r>
            <w:r w:rsidRPr="007602D1">
              <w:rPr>
                <w:rStyle w:val="Hyperlink"/>
                <w:noProof/>
              </w:rPr>
              <w:instrText xml:space="preserve"> </w:instrText>
            </w:r>
            <w:r>
              <w:rPr>
                <w:noProof/>
              </w:rPr>
              <w:instrText>HYPERLINK \l "_Toc70976767"</w:instrText>
            </w:r>
            <w:r w:rsidRPr="007602D1">
              <w:rPr>
                <w:rStyle w:val="Hyperlink"/>
                <w:noProof/>
              </w:rPr>
              <w:instrText xml:space="preserve"> </w:instrText>
            </w:r>
            <w:r w:rsidRPr="007602D1">
              <w:rPr>
                <w:rStyle w:val="Hyperlink"/>
                <w:noProof/>
              </w:rPr>
              <w:fldChar w:fldCharType="separate"/>
            </w:r>
            <w:r w:rsidRPr="007602D1">
              <w:rPr>
                <w:rStyle w:val="Hyperlink"/>
                <w:noProof/>
              </w:rPr>
              <w:t>3.</w:t>
            </w:r>
            <w:r>
              <w:rPr>
                <w:rFonts w:asciiTheme="minorHAnsi" w:eastAsiaTheme="minorEastAsia" w:hAnsiTheme="minorHAnsi" w:cstheme="minorBidi"/>
                <w:noProof/>
                <w:sz w:val="22"/>
                <w:szCs w:val="22"/>
              </w:rPr>
              <w:tab/>
            </w:r>
            <w:r w:rsidRPr="007602D1">
              <w:rPr>
                <w:rStyle w:val="Hyperlink"/>
                <w:noProof/>
              </w:rPr>
              <w:t>EMC Requirements</w:t>
            </w:r>
            <w:r>
              <w:rPr>
                <w:noProof/>
                <w:webHidden/>
              </w:rPr>
              <w:tab/>
            </w:r>
            <w:r>
              <w:rPr>
                <w:noProof/>
                <w:webHidden/>
              </w:rPr>
              <w:fldChar w:fldCharType="begin"/>
            </w:r>
            <w:r>
              <w:rPr>
                <w:noProof/>
                <w:webHidden/>
              </w:rPr>
              <w:instrText xml:space="preserve"> PAGEREF _Toc70976767 \h </w:instrText>
            </w:r>
          </w:ins>
          <w:r>
            <w:rPr>
              <w:noProof/>
              <w:webHidden/>
            </w:rPr>
          </w:r>
          <w:r>
            <w:rPr>
              <w:noProof/>
              <w:webHidden/>
            </w:rPr>
            <w:fldChar w:fldCharType="separate"/>
          </w:r>
          <w:ins w:id="39" w:author="Geethanjali A" w:date="2021-05-03T23:25:00Z">
            <w:r>
              <w:rPr>
                <w:noProof/>
                <w:webHidden/>
              </w:rPr>
              <w:t>6</w:t>
            </w:r>
            <w:r>
              <w:rPr>
                <w:noProof/>
                <w:webHidden/>
              </w:rPr>
              <w:fldChar w:fldCharType="end"/>
            </w:r>
            <w:r w:rsidRPr="007602D1">
              <w:rPr>
                <w:rStyle w:val="Hyperlink"/>
                <w:noProof/>
              </w:rPr>
              <w:fldChar w:fldCharType="end"/>
            </w:r>
          </w:ins>
        </w:p>
        <w:p w14:paraId="7FD16032" w14:textId="77777777" w:rsidR="003E5D5E" w:rsidRDefault="003E5D5E">
          <w:pPr>
            <w:pStyle w:val="TOC2"/>
            <w:tabs>
              <w:tab w:val="left" w:pos="660"/>
              <w:tab w:val="right" w:pos="9607"/>
            </w:tabs>
            <w:rPr>
              <w:ins w:id="40" w:author="Geethanjali A" w:date="2021-05-03T23:25:00Z"/>
              <w:rFonts w:asciiTheme="minorHAnsi" w:eastAsiaTheme="minorEastAsia" w:hAnsiTheme="minorHAnsi" w:cstheme="minorBidi"/>
              <w:noProof/>
              <w:sz w:val="22"/>
              <w:szCs w:val="22"/>
            </w:rPr>
          </w:pPr>
          <w:ins w:id="41" w:author="Geethanjali A" w:date="2021-05-03T23:25:00Z">
            <w:r w:rsidRPr="007602D1">
              <w:rPr>
                <w:rStyle w:val="Hyperlink"/>
                <w:noProof/>
              </w:rPr>
              <w:fldChar w:fldCharType="begin"/>
            </w:r>
            <w:r w:rsidRPr="007602D1">
              <w:rPr>
                <w:rStyle w:val="Hyperlink"/>
                <w:noProof/>
              </w:rPr>
              <w:instrText xml:space="preserve"> </w:instrText>
            </w:r>
            <w:r>
              <w:rPr>
                <w:noProof/>
              </w:rPr>
              <w:instrText>HYPERLINK \l "_Toc70976768"</w:instrText>
            </w:r>
            <w:r w:rsidRPr="007602D1">
              <w:rPr>
                <w:rStyle w:val="Hyperlink"/>
                <w:noProof/>
              </w:rPr>
              <w:instrText xml:space="preserve"> </w:instrText>
            </w:r>
            <w:r w:rsidRPr="007602D1">
              <w:rPr>
                <w:rStyle w:val="Hyperlink"/>
                <w:noProof/>
              </w:rPr>
              <w:fldChar w:fldCharType="separate"/>
            </w:r>
            <w:r w:rsidRPr="007602D1">
              <w:rPr>
                <w:rStyle w:val="Hyperlink"/>
                <w:noProof/>
              </w:rPr>
              <w:t>4.</w:t>
            </w:r>
            <w:r>
              <w:rPr>
                <w:rFonts w:asciiTheme="minorHAnsi" w:eastAsiaTheme="minorEastAsia" w:hAnsiTheme="minorHAnsi" w:cstheme="minorBidi"/>
                <w:noProof/>
                <w:sz w:val="22"/>
                <w:szCs w:val="22"/>
              </w:rPr>
              <w:tab/>
            </w:r>
            <w:r w:rsidRPr="007602D1">
              <w:rPr>
                <w:rStyle w:val="Hyperlink"/>
                <w:noProof/>
              </w:rPr>
              <w:t>Use Cases and Component Types</w:t>
            </w:r>
            <w:r>
              <w:rPr>
                <w:noProof/>
                <w:webHidden/>
              </w:rPr>
              <w:tab/>
            </w:r>
            <w:r>
              <w:rPr>
                <w:noProof/>
                <w:webHidden/>
              </w:rPr>
              <w:fldChar w:fldCharType="begin"/>
            </w:r>
            <w:r>
              <w:rPr>
                <w:noProof/>
                <w:webHidden/>
              </w:rPr>
              <w:instrText xml:space="preserve"> PAGEREF _Toc70976768 \h </w:instrText>
            </w:r>
          </w:ins>
          <w:r>
            <w:rPr>
              <w:noProof/>
              <w:webHidden/>
            </w:rPr>
          </w:r>
          <w:r>
            <w:rPr>
              <w:noProof/>
              <w:webHidden/>
            </w:rPr>
            <w:fldChar w:fldCharType="separate"/>
          </w:r>
          <w:ins w:id="42" w:author="Geethanjali A" w:date="2021-05-03T23:25:00Z">
            <w:r>
              <w:rPr>
                <w:noProof/>
                <w:webHidden/>
              </w:rPr>
              <w:t>7</w:t>
            </w:r>
            <w:r>
              <w:rPr>
                <w:noProof/>
                <w:webHidden/>
              </w:rPr>
              <w:fldChar w:fldCharType="end"/>
            </w:r>
            <w:r w:rsidRPr="007602D1">
              <w:rPr>
                <w:rStyle w:val="Hyperlink"/>
                <w:noProof/>
              </w:rPr>
              <w:fldChar w:fldCharType="end"/>
            </w:r>
          </w:ins>
        </w:p>
        <w:p w14:paraId="1E644CB0" w14:textId="77777777" w:rsidR="003E5D5E" w:rsidRDefault="003E5D5E">
          <w:pPr>
            <w:pStyle w:val="TOC2"/>
            <w:tabs>
              <w:tab w:val="left" w:pos="660"/>
              <w:tab w:val="right" w:pos="9607"/>
            </w:tabs>
            <w:rPr>
              <w:ins w:id="43" w:author="Geethanjali A" w:date="2021-05-03T23:25:00Z"/>
              <w:rFonts w:asciiTheme="minorHAnsi" w:eastAsiaTheme="minorEastAsia" w:hAnsiTheme="minorHAnsi" w:cstheme="minorBidi"/>
              <w:noProof/>
              <w:sz w:val="22"/>
              <w:szCs w:val="22"/>
            </w:rPr>
          </w:pPr>
          <w:ins w:id="44" w:author="Geethanjali A" w:date="2021-05-03T23:25:00Z">
            <w:r w:rsidRPr="007602D1">
              <w:rPr>
                <w:rStyle w:val="Hyperlink"/>
                <w:noProof/>
              </w:rPr>
              <w:fldChar w:fldCharType="begin"/>
            </w:r>
            <w:r w:rsidRPr="007602D1">
              <w:rPr>
                <w:rStyle w:val="Hyperlink"/>
                <w:noProof/>
              </w:rPr>
              <w:instrText xml:space="preserve"> </w:instrText>
            </w:r>
            <w:r>
              <w:rPr>
                <w:noProof/>
              </w:rPr>
              <w:instrText>HYPERLINK \l "_Toc70976769"</w:instrText>
            </w:r>
            <w:r w:rsidRPr="007602D1">
              <w:rPr>
                <w:rStyle w:val="Hyperlink"/>
                <w:noProof/>
              </w:rPr>
              <w:instrText xml:space="preserve"> </w:instrText>
            </w:r>
            <w:r w:rsidRPr="007602D1">
              <w:rPr>
                <w:rStyle w:val="Hyperlink"/>
                <w:noProof/>
              </w:rPr>
              <w:fldChar w:fldCharType="separate"/>
            </w:r>
            <w:r w:rsidRPr="007602D1">
              <w:rPr>
                <w:rStyle w:val="Hyperlink"/>
                <w:noProof/>
              </w:rPr>
              <w:t>5.</w:t>
            </w:r>
            <w:r>
              <w:rPr>
                <w:rFonts w:asciiTheme="minorHAnsi" w:eastAsiaTheme="minorEastAsia" w:hAnsiTheme="minorHAnsi" w:cstheme="minorBidi"/>
                <w:noProof/>
                <w:sz w:val="22"/>
                <w:szCs w:val="22"/>
              </w:rPr>
              <w:tab/>
            </w:r>
            <w:r w:rsidRPr="007602D1">
              <w:rPr>
                <w:rStyle w:val="Hyperlink"/>
                <w:noProof/>
              </w:rPr>
              <w:t>Standardization and Its Limitations</w:t>
            </w:r>
            <w:r>
              <w:rPr>
                <w:noProof/>
                <w:webHidden/>
              </w:rPr>
              <w:tab/>
            </w:r>
            <w:r>
              <w:rPr>
                <w:noProof/>
                <w:webHidden/>
              </w:rPr>
              <w:fldChar w:fldCharType="begin"/>
            </w:r>
            <w:r>
              <w:rPr>
                <w:noProof/>
                <w:webHidden/>
              </w:rPr>
              <w:instrText xml:space="preserve"> PAGEREF _Toc70976769 \h </w:instrText>
            </w:r>
          </w:ins>
          <w:r>
            <w:rPr>
              <w:noProof/>
              <w:webHidden/>
            </w:rPr>
          </w:r>
          <w:r>
            <w:rPr>
              <w:noProof/>
              <w:webHidden/>
            </w:rPr>
            <w:fldChar w:fldCharType="separate"/>
          </w:r>
          <w:ins w:id="45" w:author="Geethanjali A" w:date="2021-05-03T23:25:00Z">
            <w:r>
              <w:rPr>
                <w:noProof/>
                <w:webHidden/>
              </w:rPr>
              <w:t>7</w:t>
            </w:r>
            <w:r>
              <w:rPr>
                <w:noProof/>
                <w:webHidden/>
              </w:rPr>
              <w:fldChar w:fldCharType="end"/>
            </w:r>
            <w:r w:rsidRPr="007602D1">
              <w:rPr>
                <w:rStyle w:val="Hyperlink"/>
                <w:noProof/>
              </w:rPr>
              <w:fldChar w:fldCharType="end"/>
            </w:r>
          </w:ins>
        </w:p>
        <w:p w14:paraId="08DEAC6B" w14:textId="77777777" w:rsidR="003E5D5E" w:rsidRDefault="003E5D5E">
          <w:pPr>
            <w:pStyle w:val="TOC1"/>
            <w:tabs>
              <w:tab w:val="left" w:pos="440"/>
              <w:tab w:val="right" w:pos="9607"/>
            </w:tabs>
            <w:rPr>
              <w:ins w:id="46" w:author="Geethanjali A" w:date="2021-05-03T23:25:00Z"/>
              <w:rFonts w:asciiTheme="minorHAnsi" w:eastAsiaTheme="minorEastAsia" w:hAnsiTheme="minorHAnsi" w:cstheme="minorBidi"/>
              <w:noProof/>
              <w:sz w:val="22"/>
              <w:szCs w:val="22"/>
            </w:rPr>
          </w:pPr>
          <w:ins w:id="47" w:author="Geethanjali A" w:date="2021-05-03T23:25:00Z">
            <w:r w:rsidRPr="007602D1">
              <w:rPr>
                <w:rStyle w:val="Hyperlink"/>
                <w:noProof/>
              </w:rPr>
              <w:fldChar w:fldCharType="begin"/>
            </w:r>
            <w:r w:rsidRPr="007602D1">
              <w:rPr>
                <w:rStyle w:val="Hyperlink"/>
                <w:noProof/>
              </w:rPr>
              <w:instrText xml:space="preserve"> </w:instrText>
            </w:r>
            <w:r>
              <w:rPr>
                <w:noProof/>
              </w:rPr>
              <w:instrText>HYPERLINK \l "_Toc70976770"</w:instrText>
            </w:r>
            <w:r w:rsidRPr="007602D1">
              <w:rPr>
                <w:rStyle w:val="Hyperlink"/>
                <w:noProof/>
              </w:rPr>
              <w:instrText xml:space="preserve"> </w:instrText>
            </w:r>
            <w:r w:rsidRPr="007602D1">
              <w:rPr>
                <w:rStyle w:val="Hyperlink"/>
                <w:noProof/>
              </w:rPr>
              <w:fldChar w:fldCharType="separate"/>
            </w:r>
            <w:r w:rsidRPr="007602D1">
              <w:rPr>
                <w:rStyle w:val="Hyperlink"/>
                <w:noProof/>
              </w:rPr>
              <w:t>6.</w:t>
            </w:r>
            <w:r>
              <w:rPr>
                <w:rFonts w:asciiTheme="minorHAnsi" w:eastAsiaTheme="minorEastAsia" w:hAnsiTheme="minorHAnsi" w:cstheme="minorBidi"/>
                <w:noProof/>
                <w:sz w:val="22"/>
                <w:szCs w:val="22"/>
              </w:rPr>
              <w:tab/>
            </w:r>
            <w:r w:rsidRPr="007602D1">
              <w:rPr>
                <w:rStyle w:val="Hyperlink"/>
                <w:noProof/>
              </w:rPr>
              <w:t>Reference Documents</w:t>
            </w:r>
            <w:r>
              <w:rPr>
                <w:noProof/>
                <w:webHidden/>
              </w:rPr>
              <w:tab/>
            </w:r>
            <w:r>
              <w:rPr>
                <w:noProof/>
                <w:webHidden/>
              </w:rPr>
              <w:fldChar w:fldCharType="begin"/>
            </w:r>
            <w:r>
              <w:rPr>
                <w:noProof/>
                <w:webHidden/>
              </w:rPr>
              <w:instrText xml:space="preserve"> PAGEREF _Toc70976770 \h </w:instrText>
            </w:r>
          </w:ins>
          <w:r>
            <w:rPr>
              <w:noProof/>
              <w:webHidden/>
            </w:rPr>
          </w:r>
          <w:r>
            <w:rPr>
              <w:noProof/>
              <w:webHidden/>
            </w:rPr>
            <w:fldChar w:fldCharType="separate"/>
          </w:r>
          <w:ins w:id="48" w:author="Geethanjali A" w:date="2021-05-03T23:25:00Z">
            <w:r>
              <w:rPr>
                <w:noProof/>
                <w:webHidden/>
              </w:rPr>
              <w:t>8</w:t>
            </w:r>
            <w:r>
              <w:rPr>
                <w:noProof/>
                <w:webHidden/>
              </w:rPr>
              <w:fldChar w:fldCharType="end"/>
            </w:r>
            <w:r w:rsidRPr="007602D1">
              <w:rPr>
                <w:rStyle w:val="Hyperlink"/>
                <w:noProof/>
              </w:rPr>
              <w:fldChar w:fldCharType="end"/>
            </w:r>
          </w:ins>
        </w:p>
        <w:p w14:paraId="61894C5A" w14:textId="77777777" w:rsidR="003E5D5E" w:rsidRDefault="003E5D5E">
          <w:pPr>
            <w:pStyle w:val="TOC1"/>
            <w:tabs>
              <w:tab w:val="left" w:pos="440"/>
              <w:tab w:val="right" w:pos="9607"/>
            </w:tabs>
            <w:rPr>
              <w:ins w:id="49" w:author="Geethanjali A" w:date="2021-05-03T23:25:00Z"/>
              <w:rFonts w:asciiTheme="minorHAnsi" w:eastAsiaTheme="minorEastAsia" w:hAnsiTheme="minorHAnsi" w:cstheme="minorBidi"/>
              <w:noProof/>
              <w:sz w:val="22"/>
              <w:szCs w:val="22"/>
            </w:rPr>
          </w:pPr>
          <w:ins w:id="50" w:author="Geethanjali A" w:date="2021-05-03T23:25:00Z">
            <w:r w:rsidRPr="007602D1">
              <w:rPr>
                <w:rStyle w:val="Hyperlink"/>
                <w:noProof/>
              </w:rPr>
              <w:fldChar w:fldCharType="begin"/>
            </w:r>
            <w:r w:rsidRPr="007602D1">
              <w:rPr>
                <w:rStyle w:val="Hyperlink"/>
                <w:noProof/>
              </w:rPr>
              <w:instrText xml:space="preserve"> </w:instrText>
            </w:r>
            <w:r>
              <w:rPr>
                <w:noProof/>
              </w:rPr>
              <w:instrText>HYPERLINK \l "_Toc70976771"</w:instrText>
            </w:r>
            <w:r w:rsidRPr="007602D1">
              <w:rPr>
                <w:rStyle w:val="Hyperlink"/>
                <w:noProof/>
              </w:rPr>
              <w:instrText xml:space="preserve"> </w:instrText>
            </w:r>
            <w:r w:rsidRPr="007602D1">
              <w:rPr>
                <w:rStyle w:val="Hyperlink"/>
                <w:noProof/>
              </w:rPr>
              <w:fldChar w:fldCharType="separate"/>
            </w:r>
            <w:r w:rsidRPr="007602D1">
              <w:rPr>
                <w:rStyle w:val="Hyperlink"/>
                <w:noProof/>
              </w:rPr>
              <w:t>7.</w:t>
            </w:r>
            <w:r>
              <w:rPr>
                <w:rFonts w:asciiTheme="minorHAnsi" w:eastAsiaTheme="minorEastAsia" w:hAnsiTheme="minorHAnsi" w:cstheme="minorBidi"/>
                <w:noProof/>
                <w:sz w:val="22"/>
                <w:szCs w:val="22"/>
              </w:rPr>
              <w:tab/>
            </w:r>
            <w:r w:rsidRPr="007602D1">
              <w:rPr>
                <w:rStyle w:val="Hyperlink"/>
                <w:noProof/>
              </w:rPr>
              <w:t>Abbreviations</w:t>
            </w:r>
            <w:r>
              <w:rPr>
                <w:noProof/>
                <w:webHidden/>
              </w:rPr>
              <w:tab/>
            </w:r>
            <w:r>
              <w:rPr>
                <w:noProof/>
                <w:webHidden/>
              </w:rPr>
              <w:fldChar w:fldCharType="begin"/>
            </w:r>
            <w:r>
              <w:rPr>
                <w:noProof/>
                <w:webHidden/>
              </w:rPr>
              <w:instrText xml:space="preserve"> PAGEREF _Toc70976771 \h </w:instrText>
            </w:r>
          </w:ins>
          <w:r>
            <w:rPr>
              <w:noProof/>
              <w:webHidden/>
            </w:rPr>
          </w:r>
          <w:r>
            <w:rPr>
              <w:noProof/>
              <w:webHidden/>
            </w:rPr>
            <w:fldChar w:fldCharType="separate"/>
          </w:r>
          <w:ins w:id="51" w:author="Geethanjali A" w:date="2021-05-03T23:25:00Z">
            <w:r>
              <w:rPr>
                <w:noProof/>
                <w:webHidden/>
              </w:rPr>
              <w:t>8</w:t>
            </w:r>
            <w:r>
              <w:rPr>
                <w:noProof/>
                <w:webHidden/>
              </w:rPr>
              <w:fldChar w:fldCharType="end"/>
            </w:r>
            <w:r w:rsidRPr="007602D1">
              <w:rPr>
                <w:rStyle w:val="Hyperlink"/>
                <w:noProof/>
              </w:rPr>
              <w:fldChar w:fldCharType="end"/>
            </w:r>
          </w:ins>
        </w:p>
        <w:p w14:paraId="6B42FD79" w14:textId="77777777" w:rsidR="003E5D5E" w:rsidRDefault="003E5D5E">
          <w:pPr>
            <w:pStyle w:val="TOC1"/>
            <w:tabs>
              <w:tab w:val="left" w:pos="440"/>
              <w:tab w:val="right" w:pos="9607"/>
            </w:tabs>
            <w:rPr>
              <w:ins w:id="52" w:author="Geethanjali A" w:date="2021-05-03T23:25:00Z"/>
              <w:rFonts w:asciiTheme="minorHAnsi" w:eastAsiaTheme="minorEastAsia" w:hAnsiTheme="minorHAnsi" w:cstheme="minorBidi"/>
              <w:noProof/>
              <w:sz w:val="22"/>
              <w:szCs w:val="22"/>
            </w:rPr>
          </w:pPr>
          <w:ins w:id="53" w:author="Geethanjali A" w:date="2021-05-03T23:25:00Z">
            <w:r w:rsidRPr="007602D1">
              <w:rPr>
                <w:rStyle w:val="Hyperlink"/>
                <w:noProof/>
              </w:rPr>
              <w:fldChar w:fldCharType="begin"/>
            </w:r>
            <w:r w:rsidRPr="007602D1">
              <w:rPr>
                <w:rStyle w:val="Hyperlink"/>
                <w:noProof/>
              </w:rPr>
              <w:instrText xml:space="preserve"> </w:instrText>
            </w:r>
            <w:r>
              <w:rPr>
                <w:noProof/>
              </w:rPr>
              <w:instrText>HYPERLINK \l "_Toc70976772"</w:instrText>
            </w:r>
            <w:r w:rsidRPr="007602D1">
              <w:rPr>
                <w:rStyle w:val="Hyperlink"/>
                <w:noProof/>
              </w:rPr>
              <w:instrText xml:space="preserve"> </w:instrText>
            </w:r>
            <w:r w:rsidRPr="007602D1">
              <w:rPr>
                <w:rStyle w:val="Hyperlink"/>
                <w:noProof/>
              </w:rPr>
              <w:fldChar w:fldCharType="separate"/>
            </w:r>
            <w:r w:rsidRPr="007602D1">
              <w:rPr>
                <w:rStyle w:val="Hyperlink"/>
                <w:noProof/>
              </w:rPr>
              <w:t>8.</w:t>
            </w:r>
            <w:r>
              <w:rPr>
                <w:rFonts w:asciiTheme="minorHAnsi" w:eastAsiaTheme="minorEastAsia" w:hAnsiTheme="minorHAnsi" w:cstheme="minorBidi"/>
                <w:noProof/>
                <w:sz w:val="22"/>
                <w:szCs w:val="22"/>
              </w:rPr>
              <w:tab/>
            </w:r>
            <w:r w:rsidRPr="007602D1">
              <w:rPr>
                <w:rStyle w:val="Hyperlink"/>
                <w:noProof/>
              </w:rPr>
              <w:t>Operating modes based</w:t>
            </w:r>
            <w:r>
              <w:rPr>
                <w:noProof/>
                <w:webHidden/>
              </w:rPr>
              <w:tab/>
            </w:r>
            <w:r>
              <w:rPr>
                <w:noProof/>
                <w:webHidden/>
              </w:rPr>
              <w:fldChar w:fldCharType="begin"/>
            </w:r>
            <w:r>
              <w:rPr>
                <w:noProof/>
                <w:webHidden/>
              </w:rPr>
              <w:instrText xml:space="preserve"> PAGEREF _Toc70976772 \h </w:instrText>
            </w:r>
          </w:ins>
          <w:r>
            <w:rPr>
              <w:noProof/>
              <w:webHidden/>
            </w:rPr>
          </w:r>
          <w:r>
            <w:rPr>
              <w:noProof/>
              <w:webHidden/>
            </w:rPr>
            <w:fldChar w:fldCharType="separate"/>
          </w:r>
          <w:ins w:id="54" w:author="Geethanjali A" w:date="2021-05-03T23:25:00Z">
            <w:r>
              <w:rPr>
                <w:noProof/>
                <w:webHidden/>
              </w:rPr>
              <w:t>9</w:t>
            </w:r>
            <w:r>
              <w:rPr>
                <w:noProof/>
                <w:webHidden/>
              </w:rPr>
              <w:fldChar w:fldCharType="end"/>
            </w:r>
            <w:r w:rsidRPr="007602D1">
              <w:rPr>
                <w:rStyle w:val="Hyperlink"/>
                <w:noProof/>
              </w:rPr>
              <w:fldChar w:fldCharType="end"/>
            </w:r>
          </w:ins>
        </w:p>
        <w:p w14:paraId="0402F090" w14:textId="77777777" w:rsidR="003E5D5E" w:rsidRDefault="003E5D5E">
          <w:pPr>
            <w:pStyle w:val="TOC2"/>
            <w:tabs>
              <w:tab w:val="left" w:pos="880"/>
              <w:tab w:val="right" w:pos="9607"/>
            </w:tabs>
            <w:rPr>
              <w:ins w:id="55" w:author="Geethanjali A" w:date="2021-05-03T23:25:00Z"/>
              <w:rFonts w:asciiTheme="minorHAnsi" w:eastAsiaTheme="minorEastAsia" w:hAnsiTheme="minorHAnsi" w:cstheme="minorBidi"/>
              <w:noProof/>
              <w:sz w:val="22"/>
              <w:szCs w:val="22"/>
            </w:rPr>
          </w:pPr>
          <w:ins w:id="56" w:author="Geethanjali A" w:date="2021-05-03T23:25:00Z">
            <w:r w:rsidRPr="007602D1">
              <w:rPr>
                <w:rStyle w:val="Hyperlink"/>
                <w:noProof/>
              </w:rPr>
              <w:fldChar w:fldCharType="begin"/>
            </w:r>
            <w:r w:rsidRPr="007602D1">
              <w:rPr>
                <w:rStyle w:val="Hyperlink"/>
                <w:noProof/>
              </w:rPr>
              <w:instrText xml:space="preserve"> </w:instrText>
            </w:r>
            <w:r>
              <w:rPr>
                <w:noProof/>
              </w:rPr>
              <w:instrText>HYPERLINK \l "_Toc70976773"</w:instrText>
            </w:r>
            <w:r w:rsidRPr="007602D1">
              <w:rPr>
                <w:rStyle w:val="Hyperlink"/>
                <w:noProof/>
              </w:rPr>
              <w:instrText xml:space="preserve"> </w:instrText>
            </w:r>
            <w:r w:rsidRPr="007602D1">
              <w:rPr>
                <w:rStyle w:val="Hyperlink"/>
                <w:noProof/>
              </w:rPr>
              <w:fldChar w:fldCharType="separate"/>
            </w:r>
            <w:r w:rsidRPr="007602D1">
              <w:rPr>
                <w:rStyle w:val="Hyperlink"/>
                <w:noProof/>
              </w:rPr>
              <w:t>8.1</w:t>
            </w:r>
            <w:r>
              <w:rPr>
                <w:rFonts w:asciiTheme="minorHAnsi" w:eastAsiaTheme="minorEastAsia" w:hAnsiTheme="minorHAnsi" w:cstheme="minorBidi"/>
                <w:noProof/>
                <w:sz w:val="22"/>
                <w:szCs w:val="22"/>
              </w:rPr>
              <w:tab/>
            </w:r>
            <w:r w:rsidRPr="007602D1">
              <w:rPr>
                <w:rStyle w:val="Hyperlink"/>
                <w:noProof/>
              </w:rPr>
              <w:t>Operating mode 1</w:t>
            </w:r>
            <w:r>
              <w:rPr>
                <w:noProof/>
                <w:webHidden/>
              </w:rPr>
              <w:tab/>
            </w:r>
            <w:r>
              <w:rPr>
                <w:noProof/>
                <w:webHidden/>
              </w:rPr>
              <w:fldChar w:fldCharType="begin"/>
            </w:r>
            <w:r>
              <w:rPr>
                <w:noProof/>
                <w:webHidden/>
              </w:rPr>
              <w:instrText xml:space="preserve"> PAGEREF _Toc70976773 \h </w:instrText>
            </w:r>
          </w:ins>
          <w:r>
            <w:rPr>
              <w:noProof/>
              <w:webHidden/>
            </w:rPr>
          </w:r>
          <w:r>
            <w:rPr>
              <w:noProof/>
              <w:webHidden/>
            </w:rPr>
            <w:fldChar w:fldCharType="separate"/>
          </w:r>
          <w:ins w:id="57" w:author="Geethanjali A" w:date="2021-05-03T23:25:00Z">
            <w:r>
              <w:rPr>
                <w:noProof/>
                <w:webHidden/>
              </w:rPr>
              <w:t>9</w:t>
            </w:r>
            <w:r>
              <w:rPr>
                <w:noProof/>
                <w:webHidden/>
              </w:rPr>
              <w:fldChar w:fldCharType="end"/>
            </w:r>
            <w:r w:rsidRPr="007602D1">
              <w:rPr>
                <w:rStyle w:val="Hyperlink"/>
                <w:noProof/>
              </w:rPr>
              <w:fldChar w:fldCharType="end"/>
            </w:r>
          </w:ins>
        </w:p>
        <w:p w14:paraId="7FD38379" w14:textId="77777777" w:rsidR="003E5D5E" w:rsidRDefault="003E5D5E">
          <w:pPr>
            <w:pStyle w:val="TOC2"/>
            <w:tabs>
              <w:tab w:val="left" w:pos="880"/>
              <w:tab w:val="right" w:pos="9607"/>
            </w:tabs>
            <w:rPr>
              <w:ins w:id="58" w:author="Geethanjali A" w:date="2021-05-03T23:25:00Z"/>
              <w:rFonts w:asciiTheme="minorHAnsi" w:eastAsiaTheme="minorEastAsia" w:hAnsiTheme="minorHAnsi" w:cstheme="minorBidi"/>
              <w:noProof/>
              <w:sz w:val="22"/>
              <w:szCs w:val="22"/>
            </w:rPr>
          </w:pPr>
          <w:ins w:id="59" w:author="Geethanjali A" w:date="2021-05-03T23:25:00Z">
            <w:r w:rsidRPr="007602D1">
              <w:rPr>
                <w:rStyle w:val="Hyperlink"/>
                <w:noProof/>
              </w:rPr>
              <w:fldChar w:fldCharType="begin"/>
            </w:r>
            <w:r w:rsidRPr="007602D1">
              <w:rPr>
                <w:rStyle w:val="Hyperlink"/>
                <w:noProof/>
              </w:rPr>
              <w:instrText xml:space="preserve"> </w:instrText>
            </w:r>
            <w:r>
              <w:rPr>
                <w:noProof/>
              </w:rPr>
              <w:instrText>HYPERLINK \l "_Toc70976774"</w:instrText>
            </w:r>
            <w:r w:rsidRPr="007602D1">
              <w:rPr>
                <w:rStyle w:val="Hyperlink"/>
                <w:noProof/>
              </w:rPr>
              <w:instrText xml:space="preserve"> </w:instrText>
            </w:r>
            <w:r w:rsidRPr="007602D1">
              <w:rPr>
                <w:rStyle w:val="Hyperlink"/>
                <w:noProof/>
              </w:rPr>
              <w:fldChar w:fldCharType="separate"/>
            </w:r>
            <w:r w:rsidRPr="007602D1">
              <w:rPr>
                <w:rStyle w:val="Hyperlink"/>
                <w:noProof/>
              </w:rPr>
              <w:t>8.2</w:t>
            </w:r>
            <w:r>
              <w:rPr>
                <w:rFonts w:asciiTheme="minorHAnsi" w:eastAsiaTheme="minorEastAsia" w:hAnsiTheme="minorHAnsi" w:cstheme="minorBidi"/>
                <w:noProof/>
                <w:sz w:val="22"/>
                <w:szCs w:val="22"/>
              </w:rPr>
              <w:tab/>
            </w:r>
            <w:r w:rsidRPr="007602D1">
              <w:rPr>
                <w:rStyle w:val="Hyperlink"/>
                <w:noProof/>
              </w:rPr>
              <w:t>Operating mode 2</w:t>
            </w:r>
            <w:r>
              <w:rPr>
                <w:noProof/>
                <w:webHidden/>
              </w:rPr>
              <w:tab/>
            </w:r>
            <w:r>
              <w:rPr>
                <w:noProof/>
                <w:webHidden/>
              </w:rPr>
              <w:fldChar w:fldCharType="begin"/>
            </w:r>
            <w:r>
              <w:rPr>
                <w:noProof/>
                <w:webHidden/>
              </w:rPr>
              <w:instrText xml:space="preserve"> PAGEREF _Toc70976774 \h </w:instrText>
            </w:r>
          </w:ins>
          <w:r>
            <w:rPr>
              <w:noProof/>
              <w:webHidden/>
            </w:rPr>
          </w:r>
          <w:r>
            <w:rPr>
              <w:noProof/>
              <w:webHidden/>
            </w:rPr>
            <w:fldChar w:fldCharType="separate"/>
          </w:r>
          <w:ins w:id="60" w:author="Geethanjali A" w:date="2021-05-03T23:25:00Z">
            <w:r>
              <w:rPr>
                <w:noProof/>
                <w:webHidden/>
              </w:rPr>
              <w:t>9</w:t>
            </w:r>
            <w:r>
              <w:rPr>
                <w:noProof/>
                <w:webHidden/>
              </w:rPr>
              <w:fldChar w:fldCharType="end"/>
            </w:r>
            <w:r w:rsidRPr="007602D1">
              <w:rPr>
                <w:rStyle w:val="Hyperlink"/>
                <w:noProof/>
              </w:rPr>
              <w:fldChar w:fldCharType="end"/>
            </w:r>
          </w:ins>
        </w:p>
        <w:p w14:paraId="7067BDE1" w14:textId="77777777" w:rsidR="003E5D5E" w:rsidRDefault="003E5D5E">
          <w:pPr>
            <w:pStyle w:val="TOC2"/>
            <w:tabs>
              <w:tab w:val="left" w:pos="880"/>
              <w:tab w:val="right" w:pos="9607"/>
            </w:tabs>
            <w:rPr>
              <w:ins w:id="61" w:author="Geethanjali A" w:date="2021-05-03T23:25:00Z"/>
              <w:rFonts w:asciiTheme="minorHAnsi" w:eastAsiaTheme="minorEastAsia" w:hAnsiTheme="minorHAnsi" w:cstheme="minorBidi"/>
              <w:noProof/>
              <w:sz w:val="22"/>
              <w:szCs w:val="22"/>
            </w:rPr>
          </w:pPr>
          <w:ins w:id="62" w:author="Geethanjali A" w:date="2021-05-03T23:25:00Z">
            <w:r w:rsidRPr="007602D1">
              <w:rPr>
                <w:rStyle w:val="Hyperlink"/>
                <w:noProof/>
              </w:rPr>
              <w:fldChar w:fldCharType="begin"/>
            </w:r>
            <w:r w:rsidRPr="007602D1">
              <w:rPr>
                <w:rStyle w:val="Hyperlink"/>
                <w:noProof/>
              </w:rPr>
              <w:instrText xml:space="preserve"> </w:instrText>
            </w:r>
            <w:r>
              <w:rPr>
                <w:noProof/>
              </w:rPr>
              <w:instrText>HYPERLINK \l "_Toc70976775"</w:instrText>
            </w:r>
            <w:r w:rsidRPr="007602D1">
              <w:rPr>
                <w:rStyle w:val="Hyperlink"/>
                <w:noProof/>
              </w:rPr>
              <w:instrText xml:space="preserve"> </w:instrText>
            </w:r>
            <w:r w:rsidRPr="007602D1">
              <w:rPr>
                <w:rStyle w:val="Hyperlink"/>
                <w:noProof/>
              </w:rPr>
              <w:fldChar w:fldCharType="separate"/>
            </w:r>
            <w:r w:rsidRPr="007602D1">
              <w:rPr>
                <w:rStyle w:val="Hyperlink"/>
                <w:noProof/>
              </w:rPr>
              <w:t>8.3</w:t>
            </w:r>
            <w:r>
              <w:rPr>
                <w:rFonts w:asciiTheme="minorHAnsi" w:eastAsiaTheme="minorEastAsia" w:hAnsiTheme="minorHAnsi" w:cstheme="minorBidi"/>
                <w:noProof/>
                <w:sz w:val="22"/>
                <w:szCs w:val="22"/>
              </w:rPr>
              <w:tab/>
            </w:r>
            <w:r w:rsidRPr="007602D1">
              <w:rPr>
                <w:rStyle w:val="Hyperlink"/>
                <w:noProof/>
              </w:rPr>
              <w:t>Operating mode 3</w:t>
            </w:r>
            <w:r>
              <w:rPr>
                <w:noProof/>
                <w:webHidden/>
              </w:rPr>
              <w:tab/>
            </w:r>
            <w:r>
              <w:rPr>
                <w:noProof/>
                <w:webHidden/>
              </w:rPr>
              <w:fldChar w:fldCharType="begin"/>
            </w:r>
            <w:r>
              <w:rPr>
                <w:noProof/>
                <w:webHidden/>
              </w:rPr>
              <w:instrText xml:space="preserve"> PAGEREF _Toc70976775 \h </w:instrText>
            </w:r>
          </w:ins>
          <w:r>
            <w:rPr>
              <w:noProof/>
              <w:webHidden/>
            </w:rPr>
          </w:r>
          <w:r>
            <w:rPr>
              <w:noProof/>
              <w:webHidden/>
            </w:rPr>
            <w:fldChar w:fldCharType="separate"/>
          </w:r>
          <w:ins w:id="63" w:author="Geethanjali A" w:date="2021-05-03T23:25:00Z">
            <w:r>
              <w:rPr>
                <w:noProof/>
                <w:webHidden/>
              </w:rPr>
              <w:t>9</w:t>
            </w:r>
            <w:r>
              <w:rPr>
                <w:noProof/>
                <w:webHidden/>
              </w:rPr>
              <w:fldChar w:fldCharType="end"/>
            </w:r>
            <w:r w:rsidRPr="007602D1">
              <w:rPr>
                <w:rStyle w:val="Hyperlink"/>
                <w:noProof/>
              </w:rPr>
              <w:fldChar w:fldCharType="end"/>
            </w:r>
          </w:ins>
        </w:p>
        <w:p w14:paraId="56EC4391" w14:textId="77777777" w:rsidR="003E5D5E" w:rsidRDefault="003E5D5E">
          <w:pPr>
            <w:pStyle w:val="TOC1"/>
            <w:tabs>
              <w:tab w:val="left" w:pos="440"/>
              <w:tab w:val="right" w:pos="9607"/>
            </w:tabs>
            <w:rPr>
              <w:ins w:id="64" w:author="Geethanjali A" w:date="2021-05-03T23:25:00Z"/>
              <w:rFonts w:asciiTheme="minorHAnsi" w:eastAsiaTheme="minorEastAsia" w:hAnsiTheme="minorHAnsi" w:cstheme="minorBidi"/>
              <w:noProof/>
              <w:sz w:val="22"/>
              <w:szCs w:val="22"/>
            </w:rPr>
          </w:pPr>
          <w:ins w:id="65" w:author="Geethanjali A" w:date="2021-05-03T23:25:00Z">
            <w:r w:rsidRPr="007602D1">
              <w:rPr>
                <w:rStyle w:val="Hyperlink"/>
                <w:noProof/>
              </w:rPr>
              <w:fldChar w:fldCharType="begin"/>
            </w:r>
            <w:r w:rsidRPr="007602D1">
              <w:rPr>
                <w:rStyle w:val="Hyperlink"/>
                <w:noProof/>
              </w:rPr>
              <w:instrText xml:space="preserve"> </w:instrText>
            </w:r>
            <w:r>
              <w:rPr>
                <w:noProof/>
              </w:rPr>
              <w:instrText>HYPERLINK \l "_Toc70976776"</w:instrText>
            </w:r>
            <w:r w:rsidRPr="007602D1">
              <w:rPr>
                <w:rStyle w:val="Hyperlink"/>
                <w:noProof/>
              </w:rPr>
              <w:instrText xml:space="preserve"> </w:instrText>
            </w:r>
            <w:r w:rsidRPr="007602D1">
              <w:rPr>
                <w:rStyle w:val="Hyperlink"/>
                <w:noProof/>
              </w:rPr>
              <w:fldChar w:fldCharType="separate"/>
            </w:r>
            <w:r w:rsidRPr="007602D1">
              <w:rPr>
                <w:rStyle w:val="Hyperlink"/>
                <w:noProof/>
              </w:rPr>
              <w:t>9.</w:t>
            </w:r>
            <w:r>
              <w:rPr>
                <w:rFonts w:asciiTheme="minorHAnsi" w:eastAsiaTheme="minorEastAsia" w:hAnsiTheme="minorHAnsi" w:cstheme="minorBidi"/>
                <w:noProof/>
                <w:sz w:val="22"/>
                <w:szCs w:val="22"/>
              </w:rPr>
              <w:tab/>
            </w:r>
            <w:r w:rsidRPr="007602D1">
              <w:rPr>
                <w:rStyle w:val="Hyperlink"/>
                <w:noProof/>
              </w:rPr>
              <w:t>Functional Performance Status Classification (FPSC)</w:t>
            </w:r>
            <w:r>
              <w:rPr>
                <w:noProof/>
                <w:webHidden/>
              </w:rPr>
              <w:tab/>
            </w:r>
            <w:r>
              <w:rPr>
                <w:noProof/>
                <w:webHidden/>
              </w:rPr>
              <w:fldChar w:fldCharType="begin"/>
            </w:r>
            <w:r>
              <w:rPr>
                <w:noProof/>
                <w:webHidden/>
              </w:rPr>
              <w:instrText xml:space="preserve"> PAGEREF _Toc70976776 \h </w:instrText>
            </w:r>
          </w:ins>
          <w:r>
            <w:rPr>
              <w:noProof/>
              <w:webHidden/>
            </w:rPr>
          </w:r>
          <w:r>
            <w:rPr>
              <w:noProof/>
              <w:webHidden/>
            </w:rPr>
            <w:fldChar w:fldCharType="separate"/>
          </w:r>
          <w:ins w:id="66" w:author="Geethanjali A" w:date="2021-05-03T23:25:00Z">
            <w:r>
              <w:rPr>
                <w:noProof/>
                <w:webHidden/>
              </w:rPr>
              <w:t>9</w:t>
            </w:r>
            <w:r>
              <w:rPr>
                <w:noProof/>
                <w:webHidden/>
              </w:rPr>
              <w:fldChar w:fldCharType="end"/>
            </w:r>
            <w:r w:rsidRPr="007602D1">
              <w:rPr>
                <w:rStyle w:val="Hyperlink"/>
                <w:noProof/>
              </w:rPr>
              <w:fldChar w:fldCharType="end"/>
            </w:r>
          </w:ins>
        </w:p>
        <w:p w14:paraId="40E901FE" w14:textId="77777777" w:rsidR="003E5D5E" w:rsidRDefault="003E5D5E">
          <w:pPr>
            <w:pStyle w:val="TOC2"/>
            <w:tabs>
              <w:tab w:val="left" w:pos="880"/>
              <w:tab w:val="right" w:pos="9607"/>
            </w:tabs>
            <w:rPr>
              <w:ins w:id="67" w:author="Geethanjali A" w:date="2021-05-03T23:25:00Z"/>
              <w:rFonts w:asciiTheme="minorHAnsi" w:eastAsiaTheme="minorEastAsia" w:hAnsiTheme="minorHAnsi" w:cstheme="minorBidi"/>
              <w:noProof/>
              <w:sz w:val="22"/>
              <w:szCs w:val="22"/>
            </w:rPr>
          </w:pPr>
          <w:ins w:id="68" w:author="Geethanjali A" w:date="2021-05-03T23:25:00Z">
            <w:r w:rsidRPr="007602D1">
              <w:rPr>
                <w:rStyle w:val="Hyperlink"/>
                <w:noProof/>
              </w:rPr>
              <w:fldChar w:fldCharType="begin"/>
            </w:r>
            <w:r w:rsidRPr="007602D1">
              <w:rPr>
                <w:rStyle w:val="Hyperlink"/>
                <w:noProof/>
              </w:rPr>
              <w:instrText xml:space="preserve"> </w:instrText>
            </w:r>
            <w:r>
              <w:rPr>
                <w:noProof/>
              </w:rPr>
              <w:instrText>HYPERLINK \l "_Toc70976777"</w:instrText>
            </w:r>
            <w:r w:rsidRPr="007602D1">
              <w:rPr>
                <w:rStyle w:val="Hyperlink"/>
                <w:noProof/>
              </w:rPr>
              <w:instrText xml:space="preserve"> </w:instrText>
            </w:r>
            <w:r w:rsidRPr="007602D1">
              <w:rPr>
                <w:rStyle w:val="Hyperlink"/>
                <w:noProof/>
              </w:rPr>
              <w:fldChar w:fldCharType="separate"/>
            </w:r>
            <w:r w:rsidRPr="007602D1">
              <w:rPr>
                <w:rStyle w:val="Hyperlink"/>
                <w:noProof/>
              </w:rPr>
              <w:t>9.1</w:t>
            </w:r>
            <w:r>
              <w:rPr>
                <w:rFonts w:asciiTheme="minorHAnsi" w:eastAsiaTheme="minorEastAsia" w:hAnsiTheme="minorHAnsi" w:cstheme="minorBidi"/>
                <w:noProof/>
                <w:sz w:val="22"/>
                <w:szCs w:val="22"/>
              </w:rPr>
              <w:tab/>
            </w:r>
            <w:r w:rsidRPr="007602D1">
              <w:rPr>
                <w:rStyle w:val="Hyperlink"/>
                <w:noProof/>
              </w:rPr>
              <w:t>Functional Performance Status</w:t>
            </w:r>
            <w:r>
              <w:rPr>
                <w:noProof/>
                <w:webHidden/>
              </w:rPr>
              <w:tab/>
            </w:r>
            <w:r>
              <w:rPr>
                <w:noProof/>
                <w:webHidden/>
              </w:rPr>
              <w:fldChar w:fldCharType="begin"/>
            </w:r>
            <w:r>
              <w:rPr>
                <w:noProof/>
                <w:webHidden/>
              </w:rPr>
              <w:instrText xml:space="preserve"> PAGEREF _Toc70976777 \h </w:instrText>
            </w:r>
          </w:ins>
          <w:r>
            <w:rPr>
              <w:noProof/>
              <w:webHidden/>
            </w:rPr>
          </w:r>
          <w:r>
            <w:rPr>
              <w:noProof/>
              <w:webHidden/>
            </w:rPr>
            <w:fldChar w:fldCharType="separate"/>
          </w:r>
          <w:ins w:id="69" w:author="Geethanjali A" w:date="2021-05-03T23:25:00Z">
            <w:r>
              <w:rPr>
                <w:noProof/>
                <w:webHidden/>
              </w:rPr>
              <w:t>9</w:t>
            </w:r>
            <w:r>
              <w:rPr>
                <w:noProof/>
                <w:webHidden/>
              </w:rPr>
              <w:fldChar w:fldCharType="end"/>
            </w:r>
            <w:r w:rsidRPr="007602D1">
              <w:rPr>
                <w:rStyle w:val="Hyperlink"/>
                <w:noProof/>
              </w:rPr>
              <w:fldChar w:fldCharType="end"/>
            </w:r>
          </w:ins>
        </w:p>
        <w:p w14:paraId="45FE51D4" w14:textId="77777777" w:rsidR="003E5D5E" w:rsidRDefault="003E5D5E">
          <w:pPr>
            <w:pStyle w:val="TOC2"/>
            <w:tabs>
              <w:tab w:val="left" w:pos="880"/>
              <w:tab w:val="right" w:pos="9607"/>
            </w:tabs>
            <w:rPr>
              <w:ins w:id="70" w:author="Geethanjali A" w:date="2021-05-03T23:25:00Z"/>
              <w:rFonts w:asciiTheme="minorHAnsi" w:eastAsiaTheme="minorEastAsia" w:hAnsiTheme="minorHAnsi" w:cstheme="minorBidi"/>
              <w:noProof/>
              <w:sz w:val="22"/>
              <w:szCs w:val="22"/>
            </w:rPr>
          </w:pPr>
          <w:ins w:id="71" w:author="Geethanjali A" w:date="2021-05-03T23:25:00Z">
            <w:r w:rsidRPr="007602D1">
              <w:rPr>
                <w:rStyle w:val="Hyperlink"/>
                <w:noProof/>
              </w:rPr>
              <w:fldChar w:fldCharType="begin"/>
            </w:r>
            <w:r w:rsidRPr="007602D1">
              <w:rPr>
                <w:rStyle w:val="Hyperlink"/>
                <w:noProof/>
              </w:rPr>
              <w:instrText xml:space="preserve"> </w:instrText>
            </w:r>
            <w:r>
              <w:rPr>
                <w:noProof/>
              </w:rPr>
              <w:instrText>HYPERLINK \l "_Toc70976778"</w:instrText>
            </w:r>
            <w:r w:rsidRPr="007602D1">
              <w:rPr>
                <w:rStyle w:val="Hyperlink"/>
                <w:noProof/>
              </w:rPr>
              <w:instrText xml:space="preserve"> </w:instrText>
            </w:r>
            <w:r w:rsidRPr="007602D1">
              <w:rPr>
                <w:rStyle w:val="Hyperlink"/>
                <w:noProof/>
              </w:rPr>
              <w:fldChar w:fldCharType="separate"/>
            </w:r>
            <w:r w:rsidRPr="007602D1">
              <w:rPr>
                <w:rStyle w:val="Hyperlink"/>
                <w:noProof/>
              </w:rPr>
              <w:t>9.1.1</w:t>
            </w:r>
            <w:r>
              <w:rPr>
                <w:rFonts w:asciiTheme="minorHAnsi" w:eastAsiaTheme="minorEastAsia" w:hAnsiTheme="minorHAnsi" w:cstheme="minorBidi"/>
                <w:noProof/>
                <w:sz w:val="22"/>
                <w:szCs w:val="22"/>
              </w:rPr>
              <w:tab/>
            </w:r>
            <w:r w:rsidRPr="007602D1">
              <w:rPr>
                <w:rStyle w:val="Hyperlink"/>
                <w:noProof/>
              </w:rPr>
              <w:t>Status I</w:t>
            </w:r>
            <w:r>
              <w:rPr>
                <w:noProof/>
                <w:webHidden/>
              </w:rPr>
              <w:tab/>
            </w:r>
            <w:r>
              <w:rPr>
                <w:noProof/>
                <w:webHidden/>
              </w:rPr>
              <w:fldChar w:fldCharType="begin"/>
            </w:r>
            <w:r>
              <w:rPr>
                <w:noProof/>
                <w:webHidden/>
              </w:rPr>
              <w:instrText xml:space="preserve"> PAGEREF _Toc70976778 \h </w:instrText>
            </w:r>
          </w:ins>
          <w:r>
            <w:rPr>
              <w:noProof/>
              <w:webHidden/>
            </w:rPr>
          </w:r>
          <w:r>
            <w:rPr>
              <w:noProof/>
              <w:webHidden/>
            </w:rPr>
            <w:fldChar w:fldCharType="separate"/>
          </w:r>
          <w:ins w:id="72" w:author="Geethanjali A" w:date="2021-05-03T23:25:00Z">
            <w:r>
              <w:rPr>
                <w:noProof/>
                <w:webHidden/>
              </w:rPr>
              <w:t>9</w:t>
            </w:r>
            <w:r>
              <w:rPr>
                <w:noProof/>
                <w:webHidden/>
              </w:rPr>
              <w:fldChar w:fldCharType="end"/>
            </w:r>
            <w:r w:rsidRPr="007602D1">
              <w:rPr>
                <w:rStyle w:val="Hyperlink"/>
                <w:noProof/>
              </w:rPr>
              <w:fldChar w:fldCharType="end"/>
            </w:r>
          </w:ins>
        </w:p>
        <w:p w14:paraId="489602B7" w14:textId="77777777" w:rsidR="003E5D5E" w:rsidRDefault="003E5D5E">
          <w:pPr>
            <w:pStyle w:val="TOC2"/>
            <w:tabs>
              <w:tab w:val="left" w:pos="880"/>
              <w:tab w:val="right" w:pos="9607"/>
            </w:tabs>
            <w:rPr>
              <w:ins w:id="73" w:author="Geethanjali A" w:date="2021-05-03T23:25:00Z"/>
              <w:rFonts w:asciiTheme="minorHAnsi" w:eastAsiaTheme="minorEastAsia" w:hAnsiTheme="minorHAnsi" w:cstheme="minorBidi"/>
              <w:noProof/>
              <w:sz w:val="22"/>
              <w:szCs w:val="22"/>
            </w:rPr>
          </w:pPr>
          <w:ins w:id="74" w:author="Geethanjali A" w:date="2021-05-03T23:25:00Z">
            <w:r w:rsidRPr="007602D1">
              <w:rPr>
                <w:rStyle w:val="Hyperlink"/>
                <w:noProof/>
              </w:rPr>
              <w:fldChar w:fldCharType="begin"/>
            </w:r>
            <w:r w:rsidRPr="007602D1">
              <w:rPr>
                <w:rStyle w:val="Hyperlink"/>
                <w:noProof/>
              </w:rPr>
              <w:instrText xml:space="preserve"> </w:instrText>
            </w:r>
            <w:r>
              <w:rPr>
                <w:noProof/>
              </w:rPr>
              <w:instrText>HYPERLINK \l "_Toc70976779"</w:instrText>
            </w:r>
            <w:r w:rsidRPr="007602D1">
              <w:rPr>
                <w:rStyle w:val="Hyperlink"/>
                <w:noProof/>
              </w:rPr>
              <w:instrText xml:space="preserve"> </w:instrText>
            </w:r>
            <w:r w:rsidRPr="007602D1">
              <w:rPr>
                <w:rStyle w:val="Hyperlink"/>
                <w:noProof/>
              </w:rPr>
              <w:fldChar w:fldCharType="separate"/>
            </w:r>
            <w:r w:rsidRPr="007602D1">
              <w:rPr>
                <w:rStyle w:val="Hyperlink"/>
                <w:noProof/>
              </w:rPr>
              <w:t>9.1.2</w:t>
            </w:r>
            <w:r>
              <w:rPr>
                <w:rFonts w:asciiTheme="minorHAnsi" w:eastAsiaTheme="minorEastAsia" w:hAnsiTheme="minorHAnsi" w:cstheme="minorBidi"/>
                <w:noProof/>
                <w:sz w:val="22"/>
                <w:szCs w:val="22"/>
              </w:rPr>
              <w:tab/>
            </w:r>
            <w:r w:rsidRPr="007602D1">
              <w:rPr>
                <w:rStyle w:val="Hyperlink"/>
                <w:noProof/>
              </w:rPr>
              <w:t>Status II</w:t>
            </w:r>
            <w:r>
              <w:rPr>
                <w:noProof/>
                <w:webHidden/>
              </w:rPr>
              <w:tab/>
            </w:r>
            <w:r>
              <w:rPr>
                <w:noProof/>
                <w:webHidden/>
              </w:rPr>
              <w:fldChar w:fldCharType="begin"/>
            </w:r>
            <w:r>
              <w:rPr>
                <w:noProof/>
                <w:webHidden/>
              </w:rPr>
              <w:instrText xml:space="preserve"> PAGEREF _Toc70976779 \h </w:instrText>
            </w:r>
          </w:ins>
          <w:r>
            <w:rPr>
              <w:noProof/>
              <w:webHidden/>
            </w:rPr>
          </w:r>
          <w:r>
            <w:rPr>
              <w:noProof/>
              <w:webHidden/>
            </w:rPr>
            <w:fldChar w:fldCharType="separate"/>
          </w:r>
          <w:ins w:id="75" w:author="Geethanjali A" w:date="2021-05-03T23:25:00Z">
            <w:r>
              <w:rPr>
                <w:noProof/>
                <w:webHidden/>
              </w:rPr>
              <w:t>9</w:t>
            </w:r>
            <w:r>
              <w:rPr>
                <w:noProof/>
                <w:webHidden/>
              </w:rPr>
              <w:fldChar w:fldCharType="end"/>
            </w:r>
            <w:r w:rsidRPr="007602D1">
              <w:rPr>
                <w:rStyle w:val="Hyperlink"/>
                <w:noProof/>
              </w:rPr>
              <w:fldChar w:fldCharType="end"/>
            </w:r>
          </w:ins>
        </w:p>
        <w:p w14:paraId="3DF2F202" w14:textId="77777777" w:rsidR="003E5D5E" w:rsidRDefault="003E5D5E">
          <w:pPr>
            <w:pStyle w:val="TOC2"/>
            <w:tabs>
              <w:tab w:val="left" w:pos="880"/>
              <w:tab w:val="right" w:pos="9607"/>
            </w:tabs>
            <w:rPr>
              <w:ins w:id="76" w:author="Geethanjali A" w:date="2021-05-03T23:25:00Z"/>
              <w:rFonts w:asciiTheme="minorHAnsi" w:eastAsiaTheme="minorEastAsia" w:hAnsiTheme="minorHAnsi" w:cstheme="minorBidi"/>
              <w:noProof/>
              <w:sz w:val="22"/>
              <w:szCs w:val="22"/>
            </w:rPr>
          </w:pPr>
          <w:ins w:id="77" w:author="Geethanjali A" w:date="2021-05-03T23:25:00Z">
            <w:r w:rsidRPr="007602D1">
              <w:rPr>
                <w:rStyle w:val="Hyperlink"/>
                <w:noProof/>
              </w:rPr>
              <w:fldChar w:fldCharType="begin"/>
            </w:r>
            <w:r w:rsidRPr="007602D1">
              <w:rPr>
                <w:rStyle w:val="Hyperlink"/>
                <w:noProof/>
              </w:rPr>
              <w:instrText xml:space="preserve"> </w:instrText>
            </w:r>
            <w:r>
              <w:rPr>
                <w:noProof/>
              </w:rPr>
              <w:instrText>HYPERLINK \l "_Toc70976780"</w:instrText>
            </w:r>
            <w:r w:rsidRPr="007602D1">
              <w:rPr>
                <w:rStyle w:val="Hyperlink"/>
                <w:noProof/>
              </w:rPr>
              <w:instrText xml:space="preserve"> </w:instrText>
            </w:r>
            <w:r w:rsidRPr="007602D1">
              <w:rPr>
                <w:rStyle w:val="Hyperlink"/>
                <w:noProof/>
              </w:rPr>
              <w:fldChar w:fldCharType="separate"/>
            </w:r>
            <w:r w:rsidRPr="007602D1">
              <w:rPr>
                <w:rStyle w:val="Hyperlink"/>
                <w:noProof/>
              </w:rPr>
              <w:t>9.1.3</w:t>
            </w:r>
            <w:r>
              <w:rPr>
                <w:rFonts w:asciiTheme="minorHAnsi" w:eastAsiaTheme="minorEastAsia" w:hAnsiTheme="minorHAnsi" w:cstheme="minorBidi"/>
                <w:noProof/>
                <w:sz w:val="22"/>
                <w:szCs w:val="22"/>
              </w:rPr>
              <w:tab/>
            </w:r>
            <w:r w:rsidRPr="007602D1">
              <w:rPr>
                <w:rStyle w:val="Hyperlink"/>
                <w:noProof/>
              </w:rPr>
              <w:t>Status III</w:t>
            </w:r>
            <w:r>
              <w:rPr>
                <w:noProof/>
                <w:webHidden/>
              </w:rPr>
              <w:tab/>
            </w:r>
            <w:r>
              <w:rPr>
                <w:noProof/>
                <w:webHidden/>
              </w:rPr>
              <w:fldChar w:fldCharType="begin"/>
            </w:r>
            <w:r>
              <w:rPr>
                <w:noProof/>
                <w:webHidden/>
              </w:rPr>
              <w:instrText xml:space="preserve"> PAGEREF _Toc70976780 \h </w:instrText>
            </w:r>
          </w:ins>
          <w:r>
            <w:rPr>
              <w:noProof/>
              <w:webHidden/>
            </w:rPr>
          </w:r>
          <w:r>
            <w:rPr>
              <w:noProof/>
              <w:webHidden/>
            </w:rPr>
            <w:fldChar w:fldCharType="separate"/>
          </w:r>
          <w:ins w:id="78" w:author="Geethanjali A" w:date="2021-05-03T23:25:00Z">
            <w:r>
              <w:rPr>
                <w:noProof/>
                <w:webHidden/>
              </w:rPr>
              <w:t>10</w:t>
            </w:r>
            <w:r>
              <w:rPr>
                <w:noProof/>
                <w:webHidden/>
              </w:rPr>
              <w:fldChar w:fldCharType="end"/>
            </w:r>
            <w:r w:rsidRPr="007602D1">
              <w:rPr>
                <w:rStyle w:val="Hyperlink"/>
                <w:noProof/>
              </w:rPr>
              <w:fldChar w:fldCharType="end"/>
            </w:r>
          </w:ins>
        </w:p>
        <w:p w14:paraId="2C3B142A" w14:textId="77777777" w:rsidR="003E5D5E" w:rsidRDefault="003E5D5E">
          <w:pPr>
            <w:pStyle w:val="TOC2"/>
            <w:tabs>
              <w:tab w:val="left" w:pos="880"/>
              <w:tab w:val="right" w:pos="9607"/>
            </w:tabs>
            <w:rPr>
              <w:ins w:id="79" w:author="Geethanjali A" w:date="2021-05-03T23:25:00Z"/>
              <w:rFonts w:asciiTheme="minorHAnsi" w:eastAsiaTheme="minorEastAsia" w:hAnsiTheme="minorHAnsi" w:cstheme="minorBidi"/>
              <w:noProof/>
              <w:sz w:val="22"/>
              <w:szCs w:val="22"/>
            </w:rPr>
          </w:pPr>
          <w:ins w:id="80" w:author="Geethanjali A" w:date="2021-05-03T23:25:00Z">
            <w:r w:rsidRPr="007602D1">
              <w:rPr>
                <w:rStyle w:val="Hyperlink"/>
                <w:noProof/>
              </w:rPr>
              <w:fldChar w:fldCharType="begin"/>
            </w:r>
            <w:r w:rsidRPr="007602D1">
              <w:rPr>
                <w:rStyle w:val="Hyperlink"/>
                <w:noProof/>
              </w:rPr>
              <w:instrText xml:space="preserve"> </w:instrText>
            </w:r>
            <w:r>
              <w:rPr>
                <w:noProof/>
              </w:rPr>
              <w:instrText>HYPERLINK \l "_Toc70976781"</w:instrText>
            </w:r>
            <w:r w:rsidRPr="007602D1">
              <w:rPr>
                <w:rStyle w:val="Hyperlink"/>
                <w:noProof/>
              </w:rPr>
              <w:instrText xml:space="preserve"> </w:instrText>
            </w:r>
            <w:r w:rsidRPr="007602D1">
              <w:rPr>
                <w:rStyle w:val="Hyperlink"/>
                <w:noProof/>
              </w:rPr>
              <w:fldChar w:fldCharType="separate"/>
            </w:r>
            <w:r w:rsidRPr="007602D1">
              <w:rPr>
                <w:rStyle w:val="Hyperlink"/>
                <w:noProof/>
              </w:rPr>
              <w:t>9.1.4</w:t>
            </w:r>
            <w:r>
              <w:rPr>
                <w:rFonts w:asciiTheme="minorHAnsi" w:eastAsiaTheme="minorEastAsia" w:hAnsiTheme="minorHAnsi" w:cstheme="minorBidi"/>
                <w:noProof/>
                <w:sz w:val="22"/>
                <w:szCs w:val="22"/>
              </w:rPr>
              <w:tab/>
            </w:r>
            <w:r w:rsidRPr="007602D1">
              <w:rPr>
                <w:rStyle w:val="Hyperlink"/>
                <w:noProof/>
              </w:rPr>
              <w:t>Status IV</w:t>
            </w:r>
            <w:r>
              <w:rPr>
                <w:noProof/>
                <w:webHidden/>
              </w:rPr>
              <w:tab/>
            </w:r>
            <w:r>
              <w:rPr>
                <w:noProof/>
                <w:webHidden/>
              </w:rPr>
              <w:fldChar w:fldCharType="begin"/>
            </w:r>
            <w:r>
              <w:rPr>
                <w:noProof/>
                <w:webHidden/>
              </w:rPr>
              <w:instrText xml:space="preserve"> PAGEREF _Toc70976781 \h </w:instrText>
            </w:r>
          </w:ins>
          <w:r>
            <w:rPr>
              <w:noProof/>
              <w:webHidden/>
            </w:rPr>
          </w:r>
          <w:r>
            <w:rPr>
              <w:noProof/>
              <w:webHidden/>
            </w:rPr>
            <w:fldChar w:fldCharType="separate"/>
          </w:r>
          <w:ins w:id="81" w:author="Geethanjali A" w:date="2021-05-03T23:25:00Z">
            <w:r>
              <w:rPr>
                <w:noProof/>
                <w:webHidden/>
              </w:rPr>
              <w:t>10</w:t>
            </w:r>
            <w:r>
              <w:rPr>
                <w:noProof/>
                <w:webHidden/>
              </w:rPr>
              <w:fldChar w:fldCharType="end"/>
            </w:r>
            <w:r w:rsidRPr="007602D1">
              <w:rPr>
                <w:rStyle w:val="Hyperlink"/>
                <w:noProof/>
              </w:rPr>
              <w:fldChar w:fldCharType="end"/>
            </w:r>
          </w:ins>
        </w:p>
        <w:p w14:paraId="71815623" w14:textId="77777777" w:rsidR="003E5D5E" w:rsidRDefault="003E5D5E">
          <w:pPr>
            <w:pStyle w:val="TOC2"/>
            <w:tabs>
              <w:tab w:val="left" w:pos="880"/>
              <w:tab w:val="right" w:pos="9607"/>
            </w:tabs>
            <w:rPr>
              <w:ins w:id="82" w:author="Geethanjali A" w:date="2021-05-03T23:25:00Z"/>
              <w:rFonts w:asciiTheme="minorHAnsi" w:eastAsiaTheme="minorEastAsia" w:hAnsiTheme="minorHAnsi" w:cstheme="minorBidi"/>
              <w:noProof/>
              <w:sz w:val="22"/>
              <w:szCs w:val="22"/>
            </w:rPr>
          </w:pPr>
          <w:ins w:id="83" w:author="Geethanjali A" w:date="2021-05-03T23:25:00Z">
            <w:r w:rsidRPr="007602D1">
              <w:rPr>
                <w:rStyle w:val="Hyperlink"/>
                <w:noProof/>
              </w:rPr>
              <w:fldChar w:fldCharType="begin"/>
            </w:r>
            <w:r w:rsidRPr="007602D1">
              <w:rPr>
                <w:rStyle w:val="Hyperlink"/>
                <w:noProof/>
              </w:rPr>
              <w:instrText xml:space="preserve"> </w:instrText>
            </w:r>
            <w:r>
              <w:rPr>
                <w:noProof/>
              </w:rPr>
              <w:instrText>HYPERLINK \l "_Toc70976782"</w:instrText>
            </w:r>
            <w:r w:rsidRPr="007602D1">
              <w:rPr>
                <w:rStyle w:val="Hyperlink"/>
                <w:noProof/>
              </w:rPr>
              <w:instrText xml:space="preserve"> </w:instrText>
            </w:r>
            <w:r w:rsidRPr="007602D1">
              <w:rPr>
                <w:rStyle w:val="Hyperlink"/>
                <w:noProof/>
              </w:rPr>
              <w:fldChar w:fldCharType="separate"/>
            </w:r>
            <w:r w:rsidRPr="007602D1">
              <w:rPr>
                <w:rStyle w:val="Hyperlink"/>
                <w:noProof/>
              </w:rPr>
              <w:t>9.2</w:t>
            </w:r>
            <w:r>
              <w:rPr>
                <w:rFonts w:asciiTheme="minorHAnsi" w:eastAsiaTheme="minorEastAsia" w:hAnsiTheme="minorHAnsi" w:cstheme="minorBidi"/>
                <w:noProof/>
                <w:sz w:val="22"/>
                <w:szCs w:val="22"/>
              </w:rPr>
              <w:tab/>
            </w:r>
            <w:r w:rsidRPr="007602D1">
              <w:rPr>
                <w:rStyle w:val="Hyperlink"/>
                <w:noProof/>
              </w:rPr>
              <w:t>Test Severity Level</w:t>
            </w:r>
            <w:r>
              <w:rPr>
                <w:noProof/>
                <w:webHidden/>
              </w:rPr>
              <w:tab/>
            </w:r>
            <w:r>
              <w:rPr>
                <w:noProof/>
                <w:webHidden/>
              </w:rPr>
              <w:fldChar w:fldCharType="begin"/>
            </w:r>
            <w:r>
              <w:rPr>
                <w:noProof/>
                <w:webHidden/>
              </w:rPr>
              <w:instrText xml:space="preserve"> PAGEREF _Toc70976782 \h </w:instrText>
            </w:r>
          </w:ins>
          <w:r>
            <w:rPr>
              <w:noProof/>
              <w:webHidden/>
            </w:rPr>
          </w:r>
          <w:r>
            <w:rPr>
              <w:noProof/>
              <w:webHidden/>
            </w:rPr>
            <w:fldChar w:fldCharType="separate"/>
          </w:r>
          <w:ins w:id="84" w:author="Geethanjali A" w:date="2021-05-03T23:25:00Z">
            <w:r>
              <w:rPr>
                <w:noProof/>
                <w:webHidden/>
              </w:rPr>
              <w:t>10</w:t>
            </w:r>
            <w:r>
              <w:rPr>
                <w:noProof/>
                <w:webHidden/>
              </w:rPr>
              <w:fldChar w:fldCharType="end"/>
            </w:r>
            <w:r w:rsidRPr="007602D1">
              <w:rPr>
                <w:rStyle w:val="Hyperlink"/>
                <w:noProof/>
              </w:rPr>
              <w:fldChar w:fldCharType="end"/>
            </w:r>
          </w:ins>
        </w:p>
        <w:p w14:paraId="09D2767A" w14:textId="77777777" w:rsidR="003E5D5E" w:rsidRDefault="003E5D5E">
          <w:pPr>
            <w:pStyle w:val="TOC2"/>
            <w:tabs>
              <w:tab w:val="left" w:pos="880"/>
              <w:tab w:val="right" w:pos="9607"/>
            </w:tabs>
            <w:rPr>
              <w:ins w:id="85" w:author="Geethanjali A" w:date="2021-05-03T23:25:00Z"/>
              <w:rFonts w:asciiTheme="minorHAnsi" w:eastAsiaTheme="minorEastAsia" w:hAnsiTheme="minorHAnsi" w:cstheme="minorBidi"/>
              <w:noProof/>
              <w:sz w:val="22"/>
              <w:szCs w:val="22"/>
            </w:rPr>
          </w:pPr>
          <w:ins w:id="86" w:author="Geethanjali A" w:date="2021-05-03T23:25:00Z">
            <w:r w:rsidRPr="007602D1">
              <w:rPr>
                <w:rStyle w:val="Hyperlink"/>
                <w:noProof/>
              </w:rPr>
              <w:fldChar w:fldCharType="begin"/>
            </w:r>
            <w:r w:rsidRPr="007602D1">
              <w:rPr>
                <w:rStyle w:val="Hyperlink"/>
                <w:noProof/>
              </w:rPr>
              <w:instrText xml:space="preserve"> </w:instrText>
            </w:r>
            <w:r>
              <w:rPr>
                <w:noProof/>
              </w:rPr>
              <w:instrText>HYPERLINK \l "_Toc70976785"</w:instrText>
            </w:r>
            <w:r w:rsidRPr="007602D1">
              <w:rPr>
                <w:rStyle w:val="Hyperlink"/>
                <w:noProof/>
              </w:rPr>
              <w:instrText xml:space="preserve"> </w:instrText>
            </w:r>
            <w:r w:rsidRPr="007602D1">
              <w:rPr>
                <w:rStyle w:val="Hyperlink"/>
                <w:noProof/>
              </w:rPr>
              <w:fldChar w:fldCharType="separate"/>
            </w:r>
            <w:r w:rsidRPr="007602D1">
              <w:rPr>
                <w:rStyle w:val="Hyperlink"/>
                <w:noProof/>
              </w:rPr>
              <w:t>9.3</w:t>
            </w:r>
            <w:r>
              <w:rPr>
                <w:rFonts w:asciiTheme="minorHAnsi" w:eastAsiaTheme="minorEastAsia" w:hAnsiTheme="minorHAnsi" w:cstheme="minorBidi"/>
                <w:noProof/>
                <w:sz w:val="22"/>
                <w:szCs w:val="22"/>
              </w:rPr>
              <w:tab/>
            </w:r>
            <w:r w:rsidRPr="007602D1">
              <w:rPr>
                <w:rStyle w:val="Hyperlink"/>
                <w:noProof/>
              </w:rPr>
              <w:t>FPSC approach</w:t>
            </w:r>
            <w:r>
              <w:rPr>
                <w:noProof/>
                <w:webHidden/>
              </w:rPr>
              <w:tab/>
            </w:r>
            <w:r>
              <w:rPr>
                <w:noProof/>
                <w:webHidden/>
              </w:rPr>
              <w:fldChar w:fldCharType="begin"/>
            </w:r>
            <w:r>
              <w:rPr>
                <w:noProof/>
                <w:webHidden/>
              </w:rPr>
              <w:instrText xml:space="preserve"> PAGEREF _Toc70976785 \h </w:instrText>
            </w:r>
          </w:ins>
          <w:r>
            <w:rPr>
              <w:noProof/>
              <w:webHidden/>
            </w:rPr>
          </w:r>
          <w:r>
            <w:rPr>
              <w:noProof/>
              <w:webHidden/>
            </w:rPr>
            <w:fldChar w:fldCharType="separate"/>
          </w:r>
          <w:ins w:id="87" w:author="Geethanjali A" w:date="2021-05-03T23:25:00Z">
            <w:r>
              <w:rPr>
                <w:noProof/>
                <w:webHidden/>
              </w:rPr>
              <w:t>10</w:t>
            </w:r>
            <w:r>
              <w:rPr>
                <w:noProof/>
                <w:webHidden/>
              </w:rPr>
              <w:fldChar w:fldCharType="end"/>
            </w:r>
            <w:r w:rsidRPr="007602D1">
              <w:rPr>
                <w:rStyle w:val="Hyperlink"/>
                <w:noProof/>
              </w:rPr>
              <w:fldChar w:fldCharType="end"/>
            </w:r>
          </w:ins>
        </w:p>
        <w:p w14:paraId="6A17E03D" w14:textId="77777777" w:rsidR="003E5D5E" w:rsidRDefault="003E5D5E">
          <w:pPr>
            <w:pStyle w:val="TOC1"/>
            <w:tabs>
              <w:tab w:val="left" w:pos="660"/>
              <w:tab w:val="right" w:pos="9607"/>
            </w:tabs>
            <w:rPr>
              <w:ins w:id="88" w:author="Geethanjali A" w:date="2021-05-03T23:25:00Z"/>
              <w:rFonts w:asciiTheme="minorHAnsi" w:eastAsiaTheme="minorEastAsia" w:hAnsiTheme="minorHAnsi" w:cstheme="minorBidi"/>
              <w:noProof/>
              <w:sz w:val="22"/>
              <w:szCs w:val="22"/>
            </w:rPr>
          </w:pPr>
          <w:ins w:id="89" w:author="Geethanjali A" w:date="2021-05-03T23:25:00Z">
            <w:r w:rsidRPr="007602D1">
              <w:rPr>
                <w:rStyle w:val="Hyperlink"/>
                <w:noProof/>
              </w:rPr>
              <w:fldChar w:fldCharType="begin"/>
            </w:r>
            <w:r w:rsidRPr="007602D1">
              <w:rPr>
                <w:rStyle w:val="Hyperlink"/>
                <w:noProof/>
              </w:rPr>
              <w:instrText xml:space="preserve"> </w:instrText>
            </w:r>
            <w:r>
              <w:rPr>
                <w:noProof/>
              </w:rPr>
              <w:instrText>HYPERLINK \l "_Toc70976786"</w:instrText>
            </w:r>
            <w:r w:rsidRPr="007602D1">
              <w:rPr>
                <w:rStyle w:val="Hyperlink"/>
                <w:noProof/>
              </w:rPr>
              <w:instrText xml:space="preserve"> </w:instrText>
            </w:r>
            <w:r w:rsidRPr="007602D1">
              <w:rPr>
                <w:rStyle w:val="Hyperlink"/>
                <w:noProof/>
              </w:rPr>
              <w:fldChar w:fldCharType="separate"/>
            </w:r>
            <w:r w:rsidRPr="007602D1">
              <w:rPr>
                <w:rStyle w:val="Hyperlink"/>
                <w:noProof/>
              </w:rPr>
              <w:t>10.</w:t>
            </w:r>
            <w:r>
              <w:rPr>
                <w:rFonts w:asciiTheme="minorHAnsi" w:eastAsiaTheme="minorEastAsia" w:hAnsiTheme="minorHAnsi" w:cstheme="minorBidi"/>
                <w:noProof/>
                <w:sz w:val="22"/>
                <w:szCs w:val="22"/>
              </w:rPr>
              <w:tab/>
            </w:r>
            <w:r w:rsidRPr="007602D1">
              <w:rPr>
                <w:rStyle w:val="Hyperlink"/>
                <w:noProof/>
              </w:rPr>
              <w:t>List of components considered</w:t>
            </w:r>
            <w:r>
              <w:rPr>
                <w:noProof/>
                <w:webHidden/>
              </w:rPr>
              <w:tab/>
            </w:r>
            <w:r>
              <w:rPr>
                <w:noProof/>
                <w:webHidden/>
              </w:rPr>
              <w:fldChar w:fldCharType="begin"/>
            </w:r>
            <w:r>
              <w:rPr>
                <w:noProof/>
                <w:webHidden/>
              </w:rPr>
              <w:instrText xml:space="preserve"> PAGEREF _Toc70976786 \h </w:instrText>
            </w:r>
          </w:ins>
          <w:r>
            <w:rPr>
              <w:noProof/>
              <w:webHidden/>
            </w:rPr>
          </w:r>
          <w:r>
            <w:rPr>
              <w:noProof/>
              <w:webHidden/>
            </w:rPr>
            <w:fldChar w:fldCharType="separate"/>
          </w:r>
          <w:ins w:id="90" w:author="Geethanjali A" w:date="2021-05-03T23:25:00Z">
            <w:r>
              <w:rPr>
                <w:noProof/>
                <w:webHidden/>
              </w:rPr>
              <w:t>11</w:t>
            </w:r>
            <w:r>
              <w:rPr>
                <w:noProof/>
                <w:webHidden/>
              </w:rPr>
              <w:fldChar w:fldCharType="end"/>
            </w:r>
            <w:r w:rsidRPr="007602D1">
              <w:rPr>
                <w:rStyle w:val="Hyperlink"/>
                <w:noProof/>
              </w:rPr>
              <w:fldChar w:fldCharType="end"/>
            </w:r>
          </w:ins>
        </w:p>
        <w:p w14:paraId="31026DA9" w14:textId="77777777" w:rsidR="003E5D5E" w:rsidRDefault="003E5D5E">
          <w:pPr>
            <w:pStyle w:val="TOC1"/>
            <w:tabs>
              <w:tab w:val="left" w:pos="660"/>
              <w:tab w:val="right" w:pos="9607"/>
            </w:tabs>
            <w:rPr>
              <w:ins w:id="91" w:author="Geethanjali A" w:date="2021-05-03T23:25:00Z"/>
              <w:rFonts w:asciiTheme="minorHAnsi" w:eastAsiaTheme="minorEastAsia" w:hAnsiTheme="minorHAnsi" w:cstheme="minorBidi"/>
              <w:noProof/>
              <w:sz w:val="22"/>
              <w:szCs w:val="22"/>
            </w:rPr>
          </w:pPr>
          <w:ins w:id="92" w:author="Geethanjali A" w:date="2021-05-03T23:25:00Z">
            <w:r w:rsidRPr="007602D1">
              <w:rPr>
                <w:rStyle w:val="Hyperlink"/>
                <w:noProof/>
              </w:rPr>
              <w:fldChar w:fldCharType="begin"/>
            </w:r>
            <w:r w:rsidRPr="007602D1">
              <w:rPr>
                <w:rStyle w:val="Hyperlink"/>
                <w:noProof/>
              </w:rPr>
              <w:instrText xml:space="preserve"> </w:instrText>
            </w:r>
            <w:r>
              <w:rPr>
                <w:noProof/>
              </w:rPr>
              <w:instrText>HYPERLINK \l "_Toc70976787"</w:instrText>
            </w:r>
            <w:r w:rsidRPr="007602D1">
              <w:rPr>
                <w:rStyle w:val="Hyperlink"/>
                <w:noProof/>
              </w:rPr>
              <w:instrText xml:space="preserve"> </w:instrText>
            </w:r>
            <w:r w:rsidRPr="007602D1">
              <w:rPr>
                <w:rStyle w:val="Hyperlink"/>
                <w:noProof/>
              </w:rPr>
              <w:fldChar w:fldCharType="separate"/>
            </w:r>
            <w:r w:rsidRPr="007602D1">
              <w:rPr>
                <w:rStyle w:val="Hyperlink"/>
                <w:noProof/>
              </w:rPr>
              <w:t>11.</w:t>
            </w:r>
            <w:r>
              <w:rPr>
                <w:rFonts w:asciiTheme="minorHAnsi" w:eastAsiaTheme="minorEastAsia" w:hAnsiTheme="minorHAnsi" w:cstheme="minorBidi"/>
                <w:noProof/>
                <w:sz w:val="22"/>
                <w:szCs w:val="22"/>
              </w:rPr>
              <w:tab/>
            </w:r>
            <w:r w:rsidRPr="007602D1">
              <w:rPr>
                <w:rStyle w:val="Hyperlink"/>
                <w:noProof/>
              </w:rPr>
              <w:t>Component Category Classification table</w:t>
            </w:r>
            <w:r>
              <w:rPr>
                <w:noProof/>
                <w:webHidden/>
              </w:rPr>
              <w:tab/>
            </w:r>
            <w:r>
              <w:rPr>
                <w:noProof/>
                <w:webHidden/>
              </w:rPr>
              <w:fldChar w:fldCharType="begin"/>
            </w:r>
            <w:r>
              <w:rPr>
                <w:noProof/>
                <w:webHidden/>
              </w:rPr>
              <w:instrText xml:space="preserve"> PAGEREF _Toc70976787 \h </w:instrText>
            </w:r>
          </w:ins>
          <w:r>
            <w:rPr>
              <w:noProof/>
              <w:webHidden/>
            </w:rPr>
          </w:r>
          <w:r>
            <w:rPr>
              <w:noProof/>
              <w:webHidden/>
            </w:rPr>
            <w:fldChar w:fldCharType="separate"/>
          </w:r>
          <w:ins w:id="93" w:author="Geethanjali A" w:date="2021-05-03T23:25:00Z">
            <w:r>
              <w:rPr>
                <w:noProof/>
                <w:webHidden/>
              </w:rPr>
              <w:t>11</w:t>
            </w:r>
            <w:r>
              <w:rPr>
                <w:noProof/>
                <w:webHidden/>
              </w:rPr>
              <w:fldChar w:fldCharType="end"/>
            </w:r>
            <w:r w:rsidRPr="007602D1">
              <w:rPr>
                <w:rStyle w:val="Hyperlink"/>
                <w:noProof/>
              </w:rPr>
              <w:fldChar w:fldCharType="end"/>
            </w:r>
          </w:ins>
        </w:p>
        <w:p w14:paraId="4535BCA5" w14:textId="77777777" w:rsidR="003E5D5E" w:rsidRDefault="003E5D5E">
          <w:pPr>
            <w:pStyle w:val="TOC1"/>
            <w:tabs>
              <w:tab w:val="left" w:pos="660"/>
              <w:tab w:val="right" w:pos="9607"/>
            </w:tabs>
            <w:rPr>
              <w:ins w:id="94" w:author="Geethanjali A" w:date="2021-05-03T23:25:00Z"/>
              <w:rFonts w:asciiTheme="minorHAnsi" w:eastAsiaTheme="minorEastAsia" w:hAnsiTheme="minorHAnsi" w:cstheme="minorBidi"/>
              <w:noProof/>
              <w:sz w:val="22"/>
              <w:szCs w:val="22"/>
            </w:rPr>
          </w:pPr>
          <w:ins w:id="95" w:author="Geethanjali A" w:date="2021-05-03T23:25:00Z">
            <w:r w:rsidRPr="007602D1">
              <w:rPr>
                <w:rStyle w:val="Hyperlink"/>
                <w:noProof/>
              </w:rPr>
              <w:fldChar w:fldCharType="begin"/>
            </w:r>
            <w:r w:rsidRPr="007602D1">
              <w:rPr>
                <w:rStyle w:val="Hyperlink"/>
                <w:noProof/>
              </w:rPr>
              <w:instrText xml:space="preserve"> </w:instrText>
            </w:r>
            <w:r>
              <w:rPr>
                <w:noProof/>
              </w:rPr>
              <w:instrText>HYPERLINK \l "_Toc70976788"</w:instrText>
            </w:r>
            <w:r w:rsidRPr="007602D1">
              <w:rPr>
                <w:rStyle w:val="Hyperlink"/>
                <w:noProof/>
              </w:rPr>
              <w:instrText xml:space="preserve"> </w:instrText>
            </w:r>
            <w:r w:rsidRPr="007602D1">
              <w:rPr>
                <w:rStyle w:val="Hyperlink"/>
                <w:noProof/>
              </w:rPr>
              <w:fldChar w:fldCharType="separate"/>
            </w:r>
            <w:r w:rsidRPr="007602D1">
              <w:rPr>
                <w:rStyle w:val="Hyperlink"/>
                <w:noProof/>
              </w:rPr>
              <w:t>12.</w:t>
            </w:r>
            <w:r>
              <w:rPr>
                <w:rFonts w:asciiTheme="minorHAnsi" w:eastAsiaTheme="minorEastAsia" w:hAnsiTheme="minorHAnsi" w:cstheme="minorBidi"/>
                <w:noProof/>
                <w:sz w:val="22"/>
                <w:szCs w:val="22"/>
              </w:rPr>
              <w:tab/>
            </w:r>
            <w:r w:rsidRPr="007602D1">
              <w:rPr>
                <w:rStyle w:val="Hyperlink"/>
                <w:noProof/>
              </w:rPr>
              <w:t>Test and Standard Selection Matrix</w:t>
            </w:r>
            <w:r>
              <w:rPr>
                <w:noProof/>
                <w:webHidden/>
              </w:rPr>
              <w:tab/>
            </w:r>
            <w:r>
              <w:rPr>
                <w:noProof/>
                <w:webHidden/>
              </w:rPr>
              <w:fldChar w:fldCharType="begin"/>
            </w:r>
            <w:r>
              <w:rPr>
                <w:noProof/>
                <w:webHidden/>
              </w:rPr>
              <w:instrText xml:space="preserve"> PAGEREF _Toc70976788 \h </w:instrText>
            </w:r>
          </w:ins>
          <w:r>
            <w:rPr>
              <w:noProof/>
              <w:webHidden/>
            </w:rPr>
          </w:r>
          <w:r>
            <w:rPr>
              <w:noProof/>
              <w:webHidden/>
            </w:rPr>
            <w:fldChar w:fldCharType="separate"/>
          </w:r>
          <w:ins w:id="96" w:author="Geethanjali A" w:date="2021-05-03T23:25:00Z">
            <w:r>
              <w:rPr>
                <w:noProof/>
                <w:webHidden/>
              </w:rPr>
              <w:t>11</w:t>
            </w:r>
            <w:r>
              <w:rPr>
                <w:noProof/>
                <w:webHidden/>
              </w:rPr>
              <w:fldChar w:fldCharType="end"/>
            </w:r>
            <w:r w:rsidRPr="007602D1">
              <w:rPr>
                <w:rStyle w:val="Hyperlink"/>
                <w:noProof/>
              </w:rPr>
              <w:fldChar w:fldCharType="end"/>
            </w:r>
          </w:ins>
        </w:p>
        <w:p w14:paraId="3992CE06" w14:textId="77777777" w:rsidR="003E5D5E" w:rsidRDefault="003E5D5E">
          <w:pPr>
            <w:pStyle w:val="TOC1"/>
            <w:tabs>
              <w:tab w:val="left" w:pos="660"/>
              <w:tab w:val="right" w:pos="9607"/>
            </w:tabs>
            <w:rPr>
              <w:ins w:id="97" w:author="Geethanjali A" w:date="2021-05-03T23:25:00Z"/>
              <w:rFonts w:asciiTheme="minorHAnsi" w:eastAsiaTheme="minorEastAsia" w:hAnsiTheme="minorHAnsi" w:cstheme="minorBidi"/>
              <w:noProof/>
              <w:sz w:val="22"/>
              <w:szCs w:val="22"/>
            </w:rPr>
          </w:pPr>
          <w:ins w:id="98" w:author="Geethanjali A" w:date="2021-05-03T23:25:00Z">
            <w:r w:rsidRPr="007602D1">
              <w:rPr>
                <w:rStyle w:val="Hyperlink"/>
                <w:noProof/>
              </w:rPr>
              <w:fldChar w:fldCharType="begin"/>
            </w:r>
            <w:r w:rsidRPr="007602D1">
              <w:rPr>
                <w:rStyle w:val="Hyperlink"/>
                <w:noProof/>
              </w:rPr>
              <w:instrText xml:space="preserve"> </w:instrText>
            </w:r>
            <w:r>
              <w:rPr>
                <w:noProof/>
              </w:rPr>
              <w:instrText>HYPERLINK \l "_Toc70976789"</w:instrText>
            </w:r>
            <w:r w:rsidRPr="007602D1">
              <w:rPr>
                <w:rStyle w:val="Hyperlink"/>
                <w:noProof/>
              </w:rPr>
              <w:instrText xml:space="preserve"> </w:instrText>
            </w:r>
            <w:r w:rsidRPr="007602D1">
              <w:rPr>
                <w:rStyle w:val="Hyperlink"/>
                <w:noProof/>
              </w:rPr>
              <w:fldChar w:fldCharType="separate"/>
            </w:r>
            <w:r w:rsidRPr="007602D1">
              <w:rPr>
                <w:rStyle w:val="Hyperlink"/>
                <w:noProof/>
              </w:rPr>
              <w:t>13.</w:t>
            </w:r>
            <w:r>
              <w:rPr>
                <w:rFonts w:asciiTheme="minorHAnsi" w:eastAsiaTheme="minorEastAsia" w:hAnsiTheme="minorHAnsi" w:cstheme="minorBidi"/>
                <w:noProof/>
                <w:sz w:val="22"/>
                <w:szCs w:val="22"/>
              </w:rPr>
              <w:tab/>
            </w:r>
            <w:r w:rsidRPr="007602D1">
              <w:rPr>
                <w:rStyle w:val="Hyperlink"/>
                <w:noProof/>
              </w:rPr>
              <w:t>General Lab Test Requirements, If not provided</w:t>
            </w:r>
            <w:r>
              <w:rPr>
                <w:noProof/>
                <w:webHidden/>
              </w:rPr>
              <w:tab/>
            </w:r>
            <w:r>
              <w:rPr>
                <w:noProof/>
                <w:webHidden/>
              </w:rPr>
              <w:fldChar w:fldCharType="begin"/>
            </w:r>
            <w:r>
              <w:rPr>
                <w:noProof/>
                <w:webHidden/>
              </w:rPr>
              <w:instrText xml:space="preserve"> PAGEREF _Toc70976789 \h </w:instrText>
            </w:r>
          </w:ins>
          <w:r>
            <w:rPr>
              <w:noProof/>
              <w:webHidden/>
            </w:rPr>
          </w:r>
          <w:r>
            <w:rPr>
              <w:noProof/>
              <w:webHidden/>
            </w:rPr>
            <w:fldChar w:fldCharType="separate"/>
          </w:r>
          <w:ins w:id="99" w:author="Geethanjali A" w:date="2021-05-03T23:25:00Z">
            <w:r>
              <w:rPr>
                <w:noProof/>
                <w:webHidden/>
              </w:rPr>
              <w:t>13</w:t>
            </w:r>
            <w:r>
              <w:rPr>
                <w:noProof/>
                <w:webHidden/>
              </w:rPr>
              <w:fldChar w:fldCharType="end"/>
            </w:r>
            <w:r w:rsidRPr="007602D1">
              <w:rPr>
                <w:rStyle w:val="Hyperlink"/>
                <w:noProof/>
              </w:rPr>
              <w:fldChar w:fldCharType="end"/>
            </w:r>
          </w:ins>
        </w:p>
        <w:p w14:paraId="4FF68BFA" w14:textId="77777777" w:rsidR="003E5D5E" w:rsidRDefault="003E5D5E">
          <w:pPr>
            <w:pStyle w:val="TOC1"/>
            <w:tabs>
              <w:tab w:val="left" w:pos="660"/>
              <w:tab w:val="right" w:pos="9607"/>
            </w:tabs>
            <w:rPr>
              <w:ins w:id="100" w:author="Geethanjali A" w:date="2021-05-03T23:25:00Z"/>
              <w:rFonts w:asciiTheme="minorHAnsi" w:eastAsiaTheme="minorEastAsia" w:hAnsiTheme="minorHAnsi" w:cstheme="minorBidi"/>
              <w:noProof/>
              <w:sz w:val="22"/>
              <w:szCs w:val="22"/>
            </w:rPr>
          </w:pPr>
          <w:ins w:id="101" w:author="Geethanjali A" w:date="2021-05-03T23:25:00Z">
            <w:r w:rsidRPr="007602D1">
              <w:rPr>
                <w:rStyle w:val="Hyperlink"/>
                <w:noProof/>
              </w:rPr>
              <w:fldChar w:fldCharType="begin"/>
            </w:r>
            <w:r w:rsidRPr="007602D1">
              <w:rPr>
                <w:rStyle w:val="Hyperlink"/>
                <w:noProof/>
              </w:rPr>
              <w:instrText xml:space="preserve"> </w:instrText>
            </w:r>
            <w:r>
              <w:rPr>
                <w:noProof/>
              </w:rPr>
              <w:instrText>HYPERLINK \l "_Toc70976790"</w:instrText>
            </w:r>
            <w:r w:rsidRPr="007602D1">
              <w:rPr>
                <w:rStyle w:val="Hyperlink"/>
                <w:noProof/>
              </w:rPr>
              <w:instrText xml:space="preserve"> </w:instrText>
            </w:r>
            <w:r w:rsidRPr="007602D1">
              <w:rPr>
                <w:rStyle w:val="Hyperlink"/>
                <w:noProof/>
              </w:rPr>
              <w:fldChar w:fldCharType="separate"/>
            </w:r>
            <w:r w:rsidRPr="007602D1">
              <w:rPr>
                <w:rStyle w:val="Hyperlink"/>
                <w:noProof/>
              </w:rPr>
              <w:t>14.</w:t>
            </w:r>
            <w:r>
              <w:rPr>
                <w:rFonts w:asciiTheme="minorHAnsi" w:eastAsiaTheme="minorEastAsia" w:hAnsiTheme="minorHAnsi" w:cstheme="minorBidi"/>
                <w:noProof/>
                <w:sz w:val="22"/>
                <w:szCs w:val="22"/>
              </w:rPr>
              <w:tab/>
            </w:r>
            <w:r w:rsidRPr="007602D1">
              <w:rPr>
                <w:rStyle w:val="Hyperlink"/>
                <w:noProof/>
              </w:rPr>
              <w:t>Requirements</w:t>
            </w:r>
            <w:r>
              <w:rPr>
                <w:noProof/>
                <w:webHidden/>
              </w:rPr>
              <w:tab/>
            </w:r>
            <w:r>
              <w:rPr>
                <w:noProof/>
                <w:webHidden/>
              </w:rPr>
              <w:fldChar w:fldCharType="begin"/>
            </w:r>
            <w:r>
              <w:rPr>
                <w:noProof/>
                <w:webHidden/>
              </w:rPr>
              <w:instrText xml:space="preserve"> PAGEREF _Toc70976790 \h </w:instrText>
            </w:r>
          </w:ins>
          <w:r>
            <w:rPr>
              <w:noProof/>
              <w:webHidden/>
            </w:rPr>
          </w:r>
          <w:r>
            <w:rPr>
              <w:noProof/>
              <w:webHidden/>
            </w:rPr>
            <w:fldChar w:fldCharType="separate"/>
          </w:r>
          <w:ins w:id="102" w:author="Geethanjali A" w:date="2021-05-03T23:25:00Z">
            <w:r>
              <w:rPr>
                <w:noProof/>
                <w:webHidden/>
              </w:rPr>
              <w:t>13</w:t>
            </w:r>
            <w:r>
              <w:rPr>
                <w:noProof/>
                <w:webHidden/>
              </w:rPr>
              <w:fldChar w:fldCharType="end"/>
            </w:r>
            <w:r w:rsidRPr="007602D1">
              <w:rPr>
                <w:rStyle w:val="Hyperlink"/>
                <w:noProof/>
              </w:rPr>
              <w:fldChar w:fldCharType="end"/>
            </w:r>
          </w:ins>
        </w:p>
        <w:p w14:paraId="4064E0D1" w14:textId="77777777" w:rsidR="003E5D5E" w:rsidRDefault="003E5D5E">
          <w:pPr>
            <w:pStyle w:val="TOC2"/>
            <w:tabs>
              <w:tab w:val="left" w:pos="880"/>
              <w:tab w:val="right" w:pos="9607"/>
            </w:tabs>
            <w:rPr>
              <w:ins w:id="103" w:author="Geethanjali A" w:date="2021-05-03T23:25:00Z"/>
              <w:rFonts w:asciiTheme="minorHAnsi" w:eastAsiaTheme="minorEastAsia" w:hAnsiTheme="minorHAnsi" w:cstheme="minorBidi"/>
              <w:noProof/>
              <w:sz w:val="22"/>
              <w:szCs w:val="22"/>
            </w:rPr>
          </w:pPr>
          <w:ins w:id="104" w:author="Geethanjali A" w:date="2021-05-03T23:25:00Z">
            <w:r w:rsidRPr="007602D1">
              <w:rPr>
                <w:rStyle w:val="Hyperlink"/>
                <w:noProof/>
              </w:rPr>
              <w:fldChar w:fldCharType="begin"/>
            </w:r>
            <w:r w:rsidRPr="007602D1">
              <w:rPr>
                <w:rStyle w:val="Hyperlink"/>
                <w:noProof/>
              </w:rPr>
              <w:instrText xml:space="preserve"> </w:instrText>
            </w:r>
            <w:r>
              <w:rPr>
                <w:noProof/>
              </w:rPr>
              <w:instrText>HYPERLINK \l "_Toc70976791"</w:instrText>
            </w:r>
            <w:r w:rsidRPr="007602D1">
              <w:rPr>
                <w:rStyle w:val="Hyperlink"/>
                <w:noProof/>
              </w:rPr>
              <w:instrText xml:space="preserve"> </w:instrText>
            </w:r>
            <w:r w:rsidRPr="007602D1">
              <w:rPr>
                <w:rStyle w:val="Hyperlink"/>
                <w:noProof/>
              </w:rPr>
              <w:fldChar w:fldCharType="separate"/>
            </w:r>
            <w:r w:rsidRPr="007602D1">
              <w:rPr>
                <w:rStyle w:val="Hyperlink"/>
                <w:noProof/>
              </w:rPr>
              <w:t>14.1</w:t>
            </w:r>
            <w:r>
              <w:rPr>
                <w:rFonts w:asciiTheme="minorHAnsi" w:eastAsiaTheme="minorEastAsia" w:hAnsiTheme="minorHAnsi" w:cstheme="minorBidi"/>
                <w:noProof/>
                <w:sz w:val="22"/>
                <w:szCs w:val="22"/>
              </w:rPr>
              <w:tab/>
            </w:r>
            <w:r w:rsidRPr="007602D1">
              <w:rPr>
                <w:rStyle w:val="Hyperlink"/>
                <w:noProof/>
              </w:rPr>
              <w:t>Radiated Emission in ALSE</w:t>
            </w:r>
            <w:r>
              <w:rPr>
                <w:noProof/>
                <w:webHidden/>
              </w:rPr>
              <w:tab/>
            </w:r>
            <w:r>
              <w:rPr>
                <w:noProof/>
                <w:webHidden/>
              </w:rPr>
              <w:fldChar w:fldCharType="begin"/>
            </w:r>
            <w:r>
              <w:rPr>
                <w:noProof/>
                <w:webHidden/>
              </w:rPr>
              <w:instrText xml:space="preserve"> PAGEREF _Toc70976791 \h </w:instrText>
            </w:r>
          </w:ins>
          <w:r>
            <w:rPr>
              <w:noProof/>
              <w:webHidden/>
            </w:rPr>
          </w:r>
          <w:r>
            <w:rPr>
              <w:noProof/>
              <w:webHidden/>
            </w:rPr>
            <w:fldChar w:fldCharType="separate"/>
          </w:r>
          <w:ins w:id="105" w:author="Geethanjali A" w:date="2021-05-03T23:25:00Z">
            <w:r>
              <w:rPr>
                <w:noProof/>
                <w:webHidden/>
              </w:rPr>
              <w:t>13</w:t>
            </w:r>
            <w:r>
              <w:rPr>
                <w:noProof/>
                <w:webHidden/>
              </w:rPr>
              <w:fldChar w:fldCharType="end"/>
            </w:r>
            <w:r w:rsidRPr="007602D1">
              <w:rPr>
                <w:rStyle w:val="Hyperlink"/>
                <w:noProof/>
              </w:rPr>
              <w:fldChar w:fldCharType="end"/>
            </w:r>
          </w:ins>
        </w:p>
        <w:p w14:paraId="79119A73" w14:textId="77777777" w:rsidR="003E5D5E" w:rsidRDefault="003E5D5E">
          <w:pPr>
            <w:pStyle w:val="TOC2"/>
            <w:tabs>
              <w:tab w:val="left" w:pos="880"/>
              <w:tab w:val="right" w:pos="9607"/>
            </w:tabs>
            <w:rPr>
              <w:ins w:id="106" w:author="Geethanjali A" w:date="2021-05-03T23:25:00Z"/>
              <w:rFonts w:asciiTheme="minorHAnsi" w:eastAsiaTheme="minorEastAsia" w:hAnsiTheme="minorHAnsi" w:cstheme="minorBidi"/>
              <w:noProof/>
              <w:sz w:val="22"/>
              <w:szCs w:val="22"/>
            </w:rPr>
          </w:pPr>
          <w:ins w:id="107" w:author="Geethanjali A" w:date="2021-05-03T23:25:00Z">
            <w:r w:rsidRPr="007602D1">
              <w:rPr>
                <w:rStyle w:val="Hyperlink"/>
                <w:noProof/>
              </w:rPr>
              <w:fldChar w:fldCharType="begin"/>
            </w:r>
            <w:r w:rsidRPr="007602D1">
              <w:rPr>
                <w:rStyle w:val="Hyperlink"/>
                <w:noProof/>
              </w:rPr>
              <w:instrText xml:space="preserve"> </w:instrText>
            </w:r>
            <w:r>
              <w:rPr>
                <w:noProof/>
              </w:rPr>
              <w:instrText>HYPERLINK \l "_Toc70976792"</w:instrText>
            </w:r>
            <w:r w:rsidRPr="007602D1">
              <w:rPr>
                <w:rStyle w:val="Hyperlink"/>
                <w:noProof/>
              </w:rPr>
              <w:instrText xml:space="preserve"> </w:instrText>
            </w:r>
            <w:r w:rsidRPr="007602D1">
              <w:rPr>
                <w:rStyle w:val="Hyperlink"/>
                <w:noProof/>
              </w:rPr>
              <w:fldChar w:fldCharType="separate"/>
            </w:r>
            <w:r w:rsidRPr="007602D1">
              <w:rPr>
                <w:rStyle w:val="Hyperlink"/>
                <w:noProof/>
              </w:rPr>
              <w:t>14.2</w:t>
            </w:r>
            <w:r>
              <w:rPr>
                <w:rFonts w:asciiTheme="minorHAnsi" w:eastAsiaTheme="minorEastAsia" w:hAnsiTheme="minorHAnsi" w:cstheme="minorBidi"/>
                <w:noProof/>
                <w:sz w:val="22"/>
                <w:szCs w:val="22"/>
              </w:rPr>
              <w:tab/>
            </w:r>
            <w:r w:rsidRPr="007602D1">
              <w:rPr>
                <w:rStyle w:val="Hyperlink"/>
                <w:noProof/>
              </w:rPr>
              <w:t>Conducted Emissions - Voltage on Power leads</w:t>
            </w:r>
            <w:r>
              <w:rPr>
                <w:noProof/>
                <w:webHidden/>
              </w:rPr>
              <w:tab/>
            </w:r>
            <w:r>
              <w:rPr>
                <w:noProof/>
                <w:webHidden/>
              </w:rPr>
              <w:fldChar w:fldCharType="begin"/>
            </w:r>
            <w:r>
              <w:rPr>
                <w:noProof/>
                <w:webHidden/>
              </w:rPr>
              <w:instrText xml:space="preserve"> PAGEREF _Toc70976792 \h </w:instrText>
            </w:r>
          </w:ins>
          <w:r>
            <w:rPr>
              <w:noProof/>
              <w:webHidden/>
            </w:rPr>
          </w:r>
          <w:r>
            <w:rPr>
              <w:noProof/>
              <w:webHidden/>
            </w:rPr>
            <w:fldChar w:fldCharType="separate"/>
          </w:r>
          <w:ins w:id="108" w:author="Geethanjali A" w:date="2021-05-03T23:25:00Z">
            <w:r>
              <w:rPr>
                <w:noProof/>
                <w:webHidden/>
              </w:rPr>
              <w:t>13</w:t>
            </w:r>
            <w:r>
              <w:rPr>
                <w:noProof/>
                <w:webHidden/>
              </w:rPr>
              <w:fldChar w:fldCharType="end"/>
            </w:r>
            <w:r w:rsidRPr="007602D1">
              <w:rPr>
                <w:rStyle w:val="Hyperlink"/>
                <w:noProof/>
              </w:rPr>
              <w:fldChar w:fldCharType="end"/>
            </w:r>
          </w:ins>
        </w:p>
        <w:p w14:paraId="335F1687" w14:textId="77777777" w:rsidR="003E5D5E" w:rsidRDefault="003E5D5E">
          <w:pPr>
            <w:pStyle w:val="TOC2"/>
            <w:tabs>
              <w:tab w:val="left" w:pos="880"/>
              <w:tab w:val="right" w:pos="9607"/>
            </w:tabs>
            <w:rPr>
              <w:ins w:id="109" w:author="Geethanjali A" w:date="2021-05-03T23:25:00Z"/>
              <w:rFonts w:asciiTheme="minorHAnsi" w:eastAsiaTheme="minorEastAsia" w:hAnsiTheme="minorHAnsi" w:cstheme="minorBidi"/>
              <w:noProof/>
              <w:sz w:val="22"/>
              <w:szCs w:val="22"/>
            </w:rPr>
          </w:pPr>
          <w:ins w:id="110" w:author="Geethanjali A" w:date="2021-05-03T23:25:00Z">
            <w:r w:rsidRPr="007602D1">
              <w:rPr>
                <w:rStyle w:val="Hyperlink"/>
                <w:noProof/>
              </w:rPr>
              <w:fldChar w:fldCharType="begin"/>
            </w:r>
            <w:r w:rsidRPr="007602D1">
              <w:rPr>
                <w:rStyle w:val="Hyperlink"/>
                <w:noProof/>
              </w:rPr>
              <w:instrText xml:space="preserve"> </w:instrText>
            </w:r>
            <w:r>
              <w:rPr>
                <w:noProof/>
              </w:rPr>
              <w:instrText>HYPERLINK \l "_Toc70976793"</w:instrText>
            </w:r>
            <w:r w:rsidRPr="007602D1">
              <w:rPr>
                <w:rStyle w:val="Hyperlink"/>
                <w:noProof/>
              </w:rPr>
              <w:instrText xml:space="preserve"> </w:instrText>
            </w:r>
            <w:r w:rsidRPr="007602D1">
              <w:rPr>
                <w:rStyle w:val="Hyperlink"/>
                <w:noProof/>
              </w:rPr>
              <w:fldChar w:fldCharType="separate"/>
            </w:r>
            <w:r w:rsidRPr="007602D1">
              <w:rPr>
                <w:rStyle w:val="Hyperlink"/>
                <w:noProof/>
              </w:rPr>
              <w:t>14.3</w:t>
            </w:r>
            <w:r>
              <w:rPr>
                <w:rFonts w:asciiTheme="minorHAnsi" w:eastAsiaTheme="minorEastAsia" w:hAnsiTheme="minorHAnsi" w:cstheme="minorBidi"/>
                <w:noProof/>
                <w:sz w:val="22"/>
                <w:szCs w:val="22"/>
              </w:rPr>
              <w:tab/>
            </w:r>
            <w:r w:rsidRPr="007602D1">
              <w:rPr>
                <w:rStyle w:val="Hyperlink"/>
                <w:noProof/>
              </w:rPr>
              <w:t>Conducted Emissions - Current probe on cable harness</w:t>
            </w:r>
            <w:r>
              <w:rPr>
                <w:noProof/>
                <w:webHidden/>
              </w:rPr>
              <w:tab/>
            </w:r>
            <w:r>
              <w:rPr>
                <w:noProof/>
                <w:webHidden/>
              </w:rPr>
              <w:fldChar w:fldCharType="begin"/>
            </w:r>
            <w:r>
              <w:rPr>
                <w:noProof/>
                <w:webHidden/>
              </w:rPr>
              <w:instrText xml:space="preserve"> PAGEREF _Toc70976793 \h </w:instrText>
            </w:r>
          </w:ins>
          <w:r>
            <w:rPr>
              <w:noProof/>
              <w:webHidden/>
            </w:rPr>
          </w:r>
          <w:r>
            <w:rPr>
              <w:noProof/>
              <w:webHidden/>
            </w:rPr>
            <w:fldChar w:fldCharType="separate"/>
          </w:r>
          <w:ins w:id="111" w:author="Geethanjali A" w:date="2021-05-03T23:25:00Z">
            <w:r>
              <w:rPr>
                <w:noProof/>
                <w:webHidden/>
              </w:rPr>
              <w:t>13</w:t>
            </w:r>
            <w:r>
              <w:rPr>
                <w:noProof/>
                <w:webHidden/>
              </w:rPr>
              <w:fldChar w:fldCharType="end"/>
            </w:r>
            <w:r w:rsidRPr="007602D1">
              <w:rPr>
                <w:rStyle w:val="Hyperlink"/>
                <w:noProof/>
              </w:rPr>
              <w:fldChar w:fldCharType="end"/>
            </w:r>
          </w:ins>
        </w:p>
        <w:p w14:paraId="61F0107C" w14:textId="77777777" w:rsidR="003E5D5E" w:rsidRDefault="003E5D5E">
          <w:pPr>
            <w:pStyle w:val="TOC2"/>
            <w:tabs>
              <w:tab w:val="left" w:pos="880"/>
              <w:tab w:val="right" w:pos="9607"/>
            </w:tabs>
            <w:rPr>
              <w:ins w:id="112" w:author="Geethanjali A" w:date="2021-05-03T23:25:00Z"/>
              <w:rFonts w:asciiTheme="minorHAnsi" w:eastAsiaTheme="minorEastAsia" w:hAnsiTheme="minorHAnsi" w:cstheme="minorBidi"/>
              <w:noProof/>
              <w:sz w:val="22"/>
              <w:szCs w:val="22"/>
            </w:rPr>
          </w:pPr>
          <w:ins w:id="113" w:author="Geethanjali A" w:date="2021-05-03T23:25:00Z">
            <w:r w:rsidRPr="007602D1">
              <w:rPr>
                <w:rStyle w:val="Hyperlink"/>
                <w:noProof/>
              </w:rPr>
              <w:fldChar w:fldCharType="begin"/>
            </w:r>
            <w:r w:rsidRPr="007602D1">
              <w:rPr>
                <w:rStyle w:val="Hyperlink"/>
                <w:noProof/>
              </w:rPr>
              <w:instrText xml:space="preserve"> </w:instrText>
            </w:r>
            <w:r>
              <w:rPr>
                <w:noProof/>
              </w:rPr>
              <w:instrText>HYPERLINK \l "_Toc70976794"</w:instrText>
            </w:r>
            <w:r w:rsidRPr="007602D1">
              <w:rPr>
                <w:rStyle w:val="Hyperlink"/>
                <w:noProof/>
              </w:rPr>
              <w:instrText xml:space="preserve"> </w:instrText>
            </w:r>
            <w:r w:rsidRPr="007602D1">
              <w:rPr>
                <w:rStyle w:val="Hyperlink"/>
                <w:noProof/>
              </w:rPr>
              <w:fldChar w:fldCharType="separate"/>
            </w:r>
            <w:r w:rsidRPr="007602D1">
              <w:rPr>
                <w:rStyle w:val="Hyperlink"/>
                <w:noProof/>
              </w:rPr>
              <w:t>14.4</w:t>
            </w:r>
            <w:r>
              <w:rPr>
                <w:rFonts w:asciiTheme="minorHAnsi" w:eastAsiaTheme="minorEastAsia" w:hAnsiTheme="minorHAnsi" w:cstheme="minorBidi"/>
                <w:noProof/>
                <w:sz w:val="22"/>
                <w:szCs w:val="22"/>
              </w:rPr>
              <w:tab/>
            </w:r>
            <w:r w:rsidRPr="007602D1">
              <w:rPr>
                <w:rStyle w:val="Hyperlink"/>
                <w:noProof/>
              </w:rPr>
              <w:t>Interference immunity - BCI on cables</w:t>
            </w:r>
            <w:r>
              <w:rPr>
                <w:noProof/>
                <w:webHidden/>
              </w:rPr>
              <w:tab/>
            </w:r>
            <w:r>
              <w:rPr>
                <w:noProof/>
                <w:webHidden/>
              </w:rPr>
              <w:fldChar w:fldCharType="begin"/>
            </w:r>
            <w:r>
              <w:rPr>
                <w:noProof/>
                <w:webHidden/>
              </w:rPr>
              <w:instrText xml:space="preserve"> PAGEREF _Toc70976794 \h </w:instrText>
            </w:r>
          </w:ins>
          <w:r>
            <w:rPr>
              <w:noProof/>
              <w:webHidden/>
            </w:rPr>
          </w:r>
          <w:r>
            <w:rPr>
              <w:noProof/>
              <w:webHidden/>
            </w:rPr>
            <w:fldChar w:fldCharType="separate"/>
          </w:r>
          <w:ins w:id="114" w:author="Geethanjali A" w:date="2021-05-03T23:25:00Z">
            <w:r>
              <w:rPr>
                <w:noProof/>
                <w:webHidden/>
              </w:rPr>
              <w:t>14</w:t>
            </w:r>
            <w:r>
              <w:rPr>
                <w:noProof/>
                <w:webHidden/>
              </w:rPr>
              <w:fldChar w:fldCharType="end"/>
            </w:r>
            <w:r w:rsidRPr="007602D1">
              <w:rPr>
                <w:rStyle w:val="Hyperlink"/>
                <w:noProof/>
              </w:rPr>
              <w:fldChar w:fldCharType="end"/>
            </w:r>
          </w:ins>
        </w:p>
        <w:p w14:paraId="51B53DE9" w14:textId="77777777" w:rsidR="003E5D5E" w:rsidRDefault="003E5D5E">
          <w:pPr>
            <w:pStyle w:val="TOC2"/>
            <w:tabs>
              <w:tab w:val="left" w:pos="880"/>
              <w:tab w:val="right" w:pos="9607"/>
            </w:tabs>
            <w:rPr>
              <w:ins w:id="115" w:author="Geethanjali A" w:date="2021-05-03T23:25:00Z"/>
              <w:rFonts w:asciiTheme="minorHAnsi" w:eastAsiaTheme="minorEastAsia" w:hAnsiTheme="minorHAnsi" w:cstheme="minorBidi"/>
              <w:noProof/>
              <w:sz w:val="22"/>
              <w:szCs w:val="22"/>
            </w:rPr>
          </w:pPr>
          <w:ins w:id="116" w:author="Geethanjali A" w:date="2021-05-03T23:25:00Z">
            <w:r w:rsidRPr="007602D1">
              <w:rPr>
                <w:rStyle w:val="Hyperlink"/>
                <w:noProof/>
              </w:rPr>
              <w:fldChar w:fldCharType="begin"/>
            </w:r>
            <w:r w:rsidRPr="007602D1">
              <w:rPr>
                <w:rStyle w:val="Hyperlink"/>
                <w:noProof/>
              </w:rPr>
              <w:instrText xml:space="preserve"> </w:instrText>
            </w:r>
            <w:r>
              <w:rPr>
                <w:noProof/>
              </w:rPr>
              <w:instrText>HYPERLINK \l "_Toc70976795"</w:instrText>
            </w:r>
            <w:r w:rsidRPr="007602D1">
              <w:rPr>
                <w:rStyle w:val="Hyperlink"/>
                <w:noProof/>
              </w:rPr>
              <w:instrText xml:space="preserve"> </w:instrText>
            </w:r>
            <w:r w:rsidRPr="007602D1">
              <w:rPr>
                <w:rStyle w:val="Hyperlink"/>
                <w:noProof/>
              </w:rPr>
              <w:fldChar w:fldCharType="separate"/>
            </w:r>
            <w:r w:rsidRPr="007602D1">
              <w:rPr>
                <w:rStyle w:val="Hyperlink"/>
                <w:noProof/>
              </w:rPr>
              <w:t>14.5</w:t>
            </w:r>
            <w:r>
              <w:rPr>
                <w:rFonts w:asciiTheme="minorHAnsi" w:eastAsiaTheme="minorEastAsia" w:hAnsiTheme="minorHAnsi" w:cstheme="minorBidi"/>
                <w:noProof/>
                <w:sz w:val="22"/>
                <w:szCs w:val="22"/>
              </w:rPr>
              <w:tab/>
            </w:r>
            <w:r w:rsidRPr="007602D1">
              <w:rPr>
                <w:rStyle w:val="Hyperlink"/>
                <w:noProof/>
              </w:rPr>
              <w:t>Interference Immunity - ALSE (Antenna)</w:t>
            </w:r>
            <w:r>
              <w:rPr>
                <w:noProof/>
                <w:webHidden/>
              </w:rPr>
              <w:tab/>
            </w:r>
            <w:r>
              <w:rPr>
                <w:noProof/>
                <w:webHidden/>
              </w:rPr>
              <w:fldChar w:fldCharType="begin"/>
            </w:r>
            <w:r>
              <w:rPr>
                <w:noProof/>
                <w:webHidden/>
              </w:rPr>
              <w:instrText xml:space="preserve"> PAGEREF _Toc70976795 \h </w:instrText>
            </w:r>
          </w:ins>
          <w:r>
            <w:rPr>
              <w:noProof/>
              <w:webHidden/>
            </w:rPr>
          </w:r>
          <w:r>
            <w:rPr>
              <w:noProof/>
              <w:webHidden/>
            </w:rPr>
            <w:fldChar w:fldCharType="separate"/>
          </w:r>
          <w:ins w:id="117" w:author="Geethanjali A" w:date="2021-05-03T23:25:00Z">
            <w:r>
              <w:rPr>
                <w:noProof/>
                <w:webHidden/>
              </w:rPr>
              <w:t>14</w:t>
            </w:r>
            <w:r>
              <w:rPr>
                <w:noProof/>
                <w:webHidden/>
              </w:rPr>
              <w:fldChar w:fldCharType="end"/>
            </w:r>
            <w:r w:rsidRPr="007602D1">
              <w:rPr>
                <w:rStyle w:val="Hyperlink"/>
                <w:noProof/>
              </w:rPr>
              <w:fldChar w:fldCharType="end"/>
            </w:r>
          </w:ins>
        </w:p>
        <w:p w14:paraId="3114FDD2" w14:textId="77777777" w:rsidR="003E5D5E" w:rsidRDefault="003E5D5E">
          <w:pPr>
            <w:pStyle w:val="TOC2"/>
            <w:tabs>
              <w:tab w:val="left" w:pos="880"/>
              <w:tab w:val="right" w:pos="9607"/>
            </w:tabs>
            <w:rPr>
              <w:ins w:id="118" w:author="Geethanjali A" w:date="2021-05-03T23:25:00Z"/>
              <w:rFonts w:asciiTheme="minorHAnsi" w:eastAsiaTheme="minorEastAsia" w:hAnsiTheme="minorHAnsi" w:cstheme="minorBidi"/>
              <w:noProof/>
              <w:sz w:val="22"/>
              <w:szCs w:val="22"/>
            </w:rPr>
          </w:pPr>
          <w:ins w:id="119" w:author="Geethanjali A" w:date="2021-05-03T23:25:00Z">
            <w:r w:rsidRPr="007602D1">
              <w:rPr>
                <w:rStyle w:val="Hyperlink"/>
                <w:noProof/>
              </w:rPr>
              <w:fldChar w:fldCharType="begin"/>
            </w:r>
            <w:r w:rsidRPr="007602D1">
              <w:rPr>
                <w:rStyle w:val="Hyperlink"/>
                <w:noProof/>
              </w:rPr>
              <w:instrText xml:space="preserve"> </w:instrText>
            </w:r>
            <w:r>
              <w:rPr>
                <w:noProof/>
              </w:rPr>
              <w:instrText>HYPERLINK \l "_Toc70976796"</w:instrText>
            </w:r>
            <w:r w:rsidRPr="007602D1">
              <w:rPr>
                <w:rStyle w:val="Hyperlink"/>
                <w:noProof/>
              </w:rPr>
              <w:instrText xml:space="preserve"> </w:instrText>
            </w:r>
            <w:r w:rsidRPr="007602D1">
              <w:rPr>
                <w:rStyle w:val="Hyperlink"/>
                <w:noProof/>
              </w:rPr>
              <w:fldChar w:fldCharType="separate"/>
            </w:r>
            <w:r w:rsidRPr="007602D1">
              <w:rPr>
                <w:rStyle w:val="Hyperlink"/>
                <w:noProof/>
              </w:rPr>
              <w:t>14.6</w:t>
            </w:r>
            <w:r>
              <w:rPr>
                <w:rFonts w:asciiTheme="minorHAnsi" w:eastAsiaTheme="minorEastAsia" w:hAnsiTheme="minorHAnsi" w:cstheme="minorBidi"/>
                <w:noProof/>
                <w:sz w:val="22"/>
                <w:szCs w:val="22"/>
              </w:rPr>
              <w:tab/>
            </w:r>
            <w:r w:rsidRPr="007602D1">
              <w:rPr>
                <w:rStyle w:val="Hyperlink"/>
                <w:noProof/>
              </w:rPr>
              <w:t>Interference Immunity – Magnetic Fields</w:t>
            </w:r>
            <w:r>
              <w:rPr>
                <w:noProof/>
                <w:webHidden/>
              </w:rPr>
              <w:tab/>
            </w:r>
            <w:r>
              <w:rPr>
                <w:noProof/>
                <w:webHidden/>
              </w:rPr>
              <w:fldChar w:fldCharType="begin"/>
            </w:r>
            <w:r>
              <w:rPr>
                <w:noProof/>
                <w:webHidden/>
              </w:rPr>
              <w:instrText xml:space="preserve"> PAGEREF _Toc70976796 \h </w:instrText>
            </w:r>
          </w:ins>
          <w:r>
            <w:rPr>
              <w:noProof/>
              <w:webHidden/>
            </w:rPr>
          </w:r>
          <w:r>
            <w:rPr>
              <w:noProof/>
              <w:webHidden/>
            </w:rPr>
            <w:fldChar w:fldCharType="separate"/>
          </w:r>
          <w:ins w:id="120" w:author="Geethanjali A" w:date="2021-05-03T23:25:00Z">
            <w:r>
              <w:rPr>
                <w:noProof/>
                <w:webHidden/>
              </w:rPr>
              <w:t>14</w:t>
            </w:r>
            <w:r>
              <w:rPr>
                <w:noProof/>
                <w:webHidden/>
              </w:rPr>
              <w:fldChar w:fldCharType="end"/>
            </w:r>
            <w:r w:rsidRPr="007602D1">
              <w:rPr>
                <w:rStyle w:val="Hyperlink"/>
                <w:noProof/>
              </w:rPr>
              <w:fldChar w:fldCharType="end"/>
            </w:r>
          </w:ins>
        </w:p>
        <w:p w14:paraId="0D5A2387" w14:textId="77777777" w:rsidR="003E5D5E" w:rsidRDefault="003E5D5E">
          <w:pPr>
            <w:pStyle w:val="TOC2"/>
            <w:tabs>
              <w:tab w:val="left" w:pos="880"/>
              <w:tab w:val="right" w:pos="9607"/>
            </w:tabs>
            <w:rPr>
              <w:ins w:id="121" w:author="Geethanjali A" w:date="2021-05-03T23:25:00Z"/>
              <w:rFonts w:asciiTheme="minorHAnsi" w:eastAsiaTheme="minorEastAsia" w:hAnsiTheme="minorHAnsi" w:cstheme="minorBidi"/>
              <w:noProof/>
              <w:sz w:val="22"/>
              <w:szCs w:val="22"/>
            </w:rPr>
          </w:pPr>
          <w:ins w:id="122" w:author="Geethanjali A" w:date="2021-05-03T23:25:00Z">
            <w:r w:rsidRPr="007602D1">
              <w:rPr>
                <w:rStyle w:val="Hyperlink"/>
                <w:noProof/>
              </w:rPr>
              <w:fldChar w:fldCharType="begin"/>
            </w:r>
            <w:r w:rsidRPr="007602D1">
              <w:rPr>
                <w:rStyle w:val="Hyperlink"/>
                <w:noProof/>
              </w:rPr>
              <w:instrText xml:space="preserve"> </w:instrText>
            </w:r>
            <w:r>
              <w:rPr>
                <w:noProof/>
              </w:rPr>
              <w:instrText>HYPERLINK \l "_Toc70976797"</w:instrText>
            </w:r>
            <w:r w:rsidRPr="007602D1">
              <w:rPr>
                <w:rStyle w:val="Hyperlink"/>
                <w:noProof/>
              </w:rPr>
              <w:instrText xml:space="preserve"> </w:instrText>
            </w:r>
            <w:r w:rsidRPr="007602D1">
              <w:rPr>
                <w:rStyle w:val="Hyperlink"/>
                <w:noProof/>
              </w:rPr>
              <w:fldChar w:fldCharType="separate"/>
            </w:r>
            <w:r w:rsidRPr="007602D1">
              <w:rPr>
                <w:rStyle w:val="Hyperlink"/>
                <w:noProof/>
              </w:rPr>
              <w:t>14.7</w:t>
            </w:r>
            <w:r>
              <w:rPr>
                <w:rFonts w:asciiTheme="minorHAnsi" w:eastAsiaTheme="minorEastAsia" w:hAnsiTheme="minorHAnsi" w:cstheme="minorBidi"/>
                <w:noProof/>
                <w:sz w:val="22"/>
                <w:szCs w:val="22"/>
              </w:rPr>
              <w:tab/>
            </w:r>
            <w:r w:rsidRPr="007602D1">
              <w:rPr>
                <w:rStyle w:val="Hyperlink"/>
                <w:noProof/>
              </w:rPr>
              <w:t>Conducted Transient on power lines</w:t>
            </w:r>
            <w:r>
              <w:rPr>
                <w:noProof/>
                <w:webHidden/>
              </w:rPr>
              <w:tab/>
            </w:r>
            <w:r>
              <w:rPr>
                <w:noProof/>
                <w:webHidden/>
              </w:rPr>
              <w:fldChar w:fldCharType="begin"/>
            </w:r>
            <w:r>
              <w:rPr>
                <w:noProof/>
                <w:webHidden/>
              </w:rPr>
              <w:instrText xml:space="preserve"> PAGEREF _Toc70976797 \h </w:instrText>
            </w:r>
          </w:ins>
          <w:r>
            <w:rPr>
              <w:noProof/>
              <w:webHidden/>
            </w:rPr>
          </w:r>
          <w:r>
            <w:rPr>
              <w:noProof/>
              <w:webHidden/>
            </w:rPr>
            <w:fldChar w:fldCharType="separate"/>
          </w:r>
          <w:ins w:id="123" w:author="Geethanjali A" w:date="2021-05-03T23:25:00Z">
            <w:r>
              <w:rPr>
                <w:noProof/>
                <w:webHidden/>
              </w:rPr>
              <w:t>14</w:t>
            </w:r>
            <w:r>
              <w:rPr>
                <w:noProof/>
                <w:webHidden/>
              </w:rPr>
              <w:fldChar w:fldCharType="end"/>
            </w:r>
            <w:r w:rsidRPr="007602D1">
              <w:rPr>
                <w:rStyle w:val="Hyperlink"/>
                <w:noProof/>
              </w:rPr>
              <w:fldChar w:fldCharType="end"/>
            </w:r>
          </w:ins>
        </w:p>
        <w:p w14:paraId="5611BB66" w14:textId="77777777" w:rsidR="003E5D5E" w:rsidRDefault="003E5D5E">
          <w:pPr>
            <w:pStyle w:val="TOC2"/>
            <w:tabs>
              <w:tab w:val="left" w:pos="880"/>
              <w:tab w:val="right" w:pos="9607"/>
            </w:tabs>
            <w:rPr>
              <w:ins w:id="124" w:author="Geethanjali A" w:date="2021-05-03T23:25:00Z"/>
              <w:rFonts w:asciiTheme="minorHAnsi" w:eastAsiaTheme="minorEastAsia" w:hAnsiTheme="minorHAnsi" w:cstheme="minorBidi"/>
              <w:noProof/>
              <w:sz w:val="22"/>
              <w:szCs w:val="22"/>
            </w:rPr>
          </w:pPr>
          <w:ins w:id="125" w:author="Geethanjali A" w:date="2021-05-03T23:25:00Z">
            <w:r w:rsidRPr="007602D1">
              <w:rPr>
                <w:rStyle w:val="Hyperlink"/>
                <w:noProof/>
              </w:rPr>
              <w:fldChar w:fldCharType="begin"/>
            </w:r>
            <w:r w:rsidRPr="007602D1">
              <w:rPr>
                <w:rStyle w:val="Hyperlink"/>
                <w:noProof/>
              </w:rPr>
              <w:instrText xml:space="preserve"> </w:instrText>
            </w:r>
            <w:r>
              <w:rPr>
                <w:noProof/>
              </w:rPr>
              <w:instrText>HYPERLINK \l "_Toc70976798"</w:instrText>
            </w:r>
            <w:r w:rsidRPr="007602D1">
              <w:rPr>
                <w:rStyle w:val="Hyperlink"/>
                <w:noProof/>
              </w:rPr>
              <w:instrText xml:space="preserve"> </w:instrText>
            </w:r>
            <w:r w:rsidRPr="007602D1">
              <w:rPr>
                <w:rStyle w:val="Hyperlink"/>
                <w:noProof/>
              </w:rPr>
              <w:fldChar w:fldCharType="separate"/>
            </w:r>
            <w:r w:rsidRPr="007602D1">
              <w:rPr>
                <w:rStyle w:val="Hyperlink"/>
                <w:noProof/>
              </w:rPr>
              <w:t>14.8</w:t>
            </w:r>
            <w:r>
              <w:rPr>
                <w:rFonts w:asciiTheme="minorHAnsi" w:eastAsiaTheme="minorEastAsia" w:hAnsiTheme="minorHAnsi" w:cstheme="minorBidi"/>
                <w:noProof/>
                <w:sz w:val="22"/>
                <w:szCs w:val="22"/>
              </w:rPr>
              <w:tab/>
            </w:r>
            <w:r w:rsidRPr="007602D1">
              <w:rPr>
                <w:rStyle w:val="Hyperlink"/>
                <w:noProof/>
              </w:rPr>
              <w:t>Conducted Immunity to Transient on power lines</w:t>
            </w:r>
            <w:r>
              <w:rPr>
                <w:noProof/>
                <w:webHidden/>
              </w:rPr>
              <w:tab/>
            </w:r>
            <w:r>
              <w:rPr>
                <w:noProof/>
                <w:webHidden/>
              </w:rPr>
              <w:fldChar w:fldCharType="begin"/>
            </w:r>
            <w:r>
              <w:rPr>
                <w:noProof/>
                <w:webHidden/>
              </w:rPr>
              <w:instrText xml:space="preserve"> PAGEREF _Toc70976798 \h </w:instrText>
            </w:r>
          </w:ins>
          <w:r>
            <w:rPr>
              <w:noProof/>
              <w:webHidden/>
            </w:rPr>
          </w:r>
          <w:r>
            <w:rPr>
              <w:noProof/>
              <w:webHidden/>
            </w:rPr>
            <w:fldChar w:fldCharType="separate"/>
          </w:r>
          <w:ins w:id="126" w:author="Geethanjali A" w:date="2021-05-03T23:25:00Z">
            <w:r>
              <w:rPr>
                <w:noProof/>
                <w:webHidden/>
              </w:rPr>
              <w:t>14</w:t>
            </w:r>
            <w:r>
              <w:rPr>
                <w:noProof/>
                <w:webHidden/>
              </w:rPr>
              <w:fldChar w:fldCharType="end"/>
            </w:r>
            <w:r w:rsidRPr="007602D1">
              <w:rPr>
                <w:rStyle w:val="Hyperlink"/>
                <w:noProof/>
              </w:rPr>
              <w:fldChar w:fldCharType="end"/>
            </w:r>
          </w:ins>
        </w:p>
        <w:p w14:paraId="014F0B3B" w14:textId="77777777" w:rsidR="003E5D5E" w:rsidRDefault="003E5D5E">
          <w:pPr>
            <w:pStyle w:val="TOC2"/>
            <w:tabs>
              <w:tab w:val="left" w:pos="880"/>
              <w:tab w:val="right" w:pos="9607"/>
            </w:tabs>
            <w:rPr>
              <w:ins w:id="127" w:author="Geethanjali A" w:date="2021-05-03T23:25:00Z"/>
              <w:rFonts w:asciiTheme="minorHAnsi" w:eastAsiaTheme="minorEastAsia" w:hAnsiTheme="minorHAnsi" w:cstheme="minorBidi"/>
              <w:noProof/>
              <w:sz w:val="22"/>
              <w:szCs w:val="22"/>
            </w:rPr>
          </w:pPr>
          <w:ins w:id="128" w:author="Geethanjali A" w:date="2021-05-03T23:25:00Z">
            <w:r w:rsidRPr="007602D1">
              <w:rPr>
                <w:rStyle w:val="Hyperlink"/>
                <w:noProof/>
              </w:rPr>
              <w:fldChar w:fldCharType="begin"/>
            </w:r>
            <w:r w:rsidRPr="007602D1">
              <w:rPr>
                <w:rStyle w:val="Hyperlink"/>
                <w:noProof/>
              </w:rPr>
              <w:instrText xml:space="preserve"> </w:instrText>
            </w:r>
            <w:r>
              <w:rPr>
                <w:noProof/>
              </w:rPr>
              <w:instrText>HYPERLINK \l "_Toc70976799"</w:instrText>
            </w:r>
            <w:r w:rsidRPr="007602D1">
              <w:rPr>
                <w:rStyle w:val="Hyperlink"/>
                <w:noProof/>
              </w:rPr>
              <w:instrText xml:space="preserve"> </w:instrText>
            </w:r>
            <w:r w:rsidRPr="007602D1">
              <w:rPr>
                <w:rStyle w:val="Hyperlink"/>
                <w:noProof/>
              </w:rPr>
              <w:fldChar w:fldCharType="separate"/>
            </w:r>
            <w:r w:rsidRPr="007602D1">
              <w:rPr>
                <w:rStyle w:val="Hyperlink"/>
                <w:noProof/>
              </w:rPr>
              <w:t>14.9</w:t>
            </w:r>
            <w:r>
              <w:rPr>
                <w:rFonts w:asciiTheme="minorHAnsi" w:eastAsiaTheme="minorEastAsia" w:hAnsiTheme="minorHAnsi" w:cstheme="minorBidi"/>
                <w:noProof/>
                <w:sz w:val="22"/>
                <w:szCs w:val="22"/>
              </w:rPr>
              <w:tab/>
            </w:r>
            <w:r w:rsidRPr="007602D1">
              <w:rPr>
                <w:rStyle w:val="Hyperlink"/>
                <w:noProof/>
              </w:rPr>
              <w:t>Coupled Transient Interference on cable harness</w:t>
            </w:r>
            <w:r>
              <w:rPr>
                <w:noProof/>
                <w:webHidden/>
              </w:rPr>
              <w:tab/>
            </w:r>
            <w:r>
              <w:rPr>
                <w:noProof/>
                <w:webHidden/>
              </w:rPr>
              <w:fldChar w:fldCharType="begin"/>
            </w:r>
            <w:r>
              <w:rPr>
                <w:noProof/>
                <w:webHidden/>
              </w:rPr>
              <w:instrText xml:space="preserve"> PAGEREF _Toc70976799 \h </w:instrText>
            </w:r>
          </w:ins>
          <w:r>
            <w:rPr>
              <w:noProof/>
              <w:webHidden/>
            </w:rPr>
          </w:r>
          <w:r>
            <w:rPr>
              <w:noProof/>
              <w:webHidden/>
            </w:rPr>
            <w:fldChar w:fldCharType="separate"/>
          </w:r>
          <w:ins w:id="129" w:author="Geethanjali A" w:date="2021-05-03T23:25:00Z">
            <w:r>
              <w:rPr>
                <w:noProof/>
                <w:webHidden/>
              </w:rPr>
              <w:t>14</w:t>
            </w:r>
            <w:r>
              <w:rPr>
                <w:noProof/>
                <w:webHidden/>
              </w:rPr>
              <w:fldChar w:fldCharType="end"/>
            </w:r>
            <w:r w:rsidRPr="007602D1">
              <w:rPr>
                <w:rStyle w:val="Hyperlink"/>
                <w:noProof/>
              </w:rPr>
              <w:fldChar w:fldCharType="end"/>
            </w:r>
          </w:ins>
        </w:p>
        <w:p w14:paraId="506E7B5F" w14:textId="77777777" w:rsidR="003E5D5E" w:rsidRDefault="003E5D5E">
          <w:pPr>
            <w:pStyle w:val="TOC2"/>
            <w:tabs>
              <w:tab w:val="left" w:pos="880"/>
              <w:tab w:val="right" w:pos="9607"/>
            </w:tabs>
            <w:rPr>
              <w:ins w:id="130" w:author="Geethanjali A" w:date="2021-05-03T23:25:00Z"/>
              <w:rFonts w:asciiTheme="minorHAnsi" w:eastAsiaTheme="minorEastAsia" w:hAnsiTheme="minorHAnsi" w:cstheme="minorBidi"/>
              <w:noProof/>
              <w:sz w:val="22"/>
              <w:szCs w:val="22"/>
            </w:rPr>
          </w:pPr>
          <w:ins w:id="131" w:author="Geethanjali A" w:date="2021-05-03T23:25:00Z">
            <w:r w:rsidRPr="007602D1">
              <w:rPr>
                <w:rStyle w:val="Hyperlink"/>
                <w:noProof/>
              </w:rPr>
              <w:lastRenderedPageBreak/>
              <w:fldChar w:fldCharType="begin"/>
            </w:r>
            <w:r w:rsidRPr="007602D1">
              <w:rPr>
                <w:rStyle w:val="Hyperlink"/>
                <w:noProof/>
              </w:rPr>
              <w:instrText xml:space="preserve"> </w:instrText>
            </w:r>
            <w:r>
              <w:rPr>
                <w:noProof/>
              </w:rPr>
              <w:instrText>HYPERLINK \l "_Toc70976800"</w:instrText>
            </w:r>
            <w:r w:rsidRPr="007602D1">
              <w:rPr>
                <w:rStyle w:val="Hyperlink"/>
                <w:noProof/>
              </w:rPr>
              <w:instrText xml:space="preserve"> </w:instrText>
            </w:r>
            <w:r w:rsidRPr="007602D1">
              <w:rPr>
                <w:rStyle w:val="Hyperlink"/>
                <w:noProof/>
              </w:rPr>
              <w:fldChar w:fldCharType="separate"/>
            </w:r>
            <w:r w:rsidRPr="007602D1">
              <w:rPr>
                <w:rStyle w:val="Hyperlink"/>
                <w:noProof/>
              </w:rPr>
              <w:t>14.10</w:t>
            </w:r>
            <w:r>
              <w:rPr>
                <w:rFonts w:asciiTheme="minorHAnsi" w:eastAsiaTheme="minorEastAsia" w:hAnsiTheme="minorHAnsi" w:cstheme="minorBidi"/>
                <w:noProof/>
                <w:sz w:val="22"/>
                <w:szCs w:val="22"/>
              </w:rPr>
              <w:tab/>
            </w:r>
            <w:r w:rsidRPr="007602D1">
              <w:rPr>
                <w:rStyle w:val="Hyperlink"/>
                <w:noProof/>
              </w:rPr>
              <w:t>Powered Electrostatic Discharge (ESD)</w:t>
            </w:r>
            <w:r>
              <w:rPr>
                <w:noProof/>
                <w:webHidden/>
              </w:rPr>
              <w:tab/>
            </w:r>
            <w:r>
              <w:rPr>
                <w:noProof/>
                <w:webHidden/>
              </w:rPr>
              <w:fldChar w:fldCharType="begin"/>
            </w:r>
            <w:r>
              <w:rPr>
                <w:noProof/>
                <w:webHidden/>
              </w:rPr>
              <w:instrText xml:space="preserve"> PAGEREF _Toc70976800 \h </w:instrText>
            </w:r>
          </w:ins>
          <w:r>
            <w:rPr>
              <w:noProof/>
              <w:webHidden/>
            </w:rPr>
          </w:r>
          <w:r>
            <w:rPr>
              <w:noProof/>
              <w:webHidden/>
            </w:rPr>
            <w:fldChar w:fldCharType="separate"/>
          </w:r>
          <w:ins w:id="132" w:author="Geethanjali A" w:date="2021-05-03T23:25:00Z">
            <w:r>
              <w:rPr>
                <w:noProof/>
                <w:webHidden/>
              </w:rPr>
              <w:t>14</w:t>
            </w:r>
            <w:r>
              <w:rPr>
                <w:noProof/>
                <w:webHidden/>
              </w:rPr>
              <w:fldChar w:fldCharType="end"/>
            </w:r>
            <w:r w:rsidRPr="007602D1">
              <w:rPr>
                <w:rStyle w:val="Hyperlink"/>
                <w:noProof/>
              </w:rPr>
              <w:fldChar w:fldCharType="end"/>
            </w:r>
          </w:ins>
        </w:p>
        <w:p w14:paraId="397FDA68" w14:textId="77777777" w:rsidR="003E5D5E" w:rsidRDefault="003E5D5E">
          <w:pPr>
            <w:pStyle w:val="TOC2"/>
            <w:tabs>
              <w:tab w:val="left" w:pos="880"/>
              <w:tab w:val="right" w:pos="9607"/>
            </w:tabs>
            <w:rPr>
              <w:ins w:id="133" w:author="Geethanjali A" w:date="2021-05-03T23:25:00Z"/>
              <w:rFonts w:asciiTheme="minorHAnsi" w:eastAsiaTheme="minorEastAsia" w:hAnsiTheme="minorHAnsi" w:cstheme="minorBidi"/>
              <w:noProof/>
              <w:sz w:val="22"/>
              <w:szCs w:val="22"/>
            </w:rPr>
          </w:pPr>
          <w:ins w:id="134" w:author="Geethanjali A" w:date="2021-05-03T23:25:00Z">
            <w:r w:rsidRPr="007602D1">
              <w:rPr>
                <w:rStyle w:val="Hyperlink"/>
                <w:noProof/>
              </w:rPr>
              <w:fldChar w:fldCharType="begin"/>
            </w:r>
            <w:r w:rsidRPr="007602D1">
              <w:rPr>
                <w:rStyle w:val="Hyperlink"/>
                <w:noProof/>
              </w:rPr>
              <w:instrText xml:space="preserve"> </w:instrText>
            </w:r>
            <w:r>
              <w:rPr>
                <w:noProof/>
              </w:rPr>
              <w:instrText>HYPERLINK \l "_Toc70976801"</w:instrText>
            </w:r>
            <w:r w:rsidRPr="007602D1">
              <w:rPr>
                <w:rStyle w:val="Hyperlink"/>
                <w:noProof/>
              </w:rPr>
              <w:instrText xml:space="preserve"> </w:instrText>
            </w:r>
            <w:r w:rsidRPr="007602D1">
              <w:rPr>
                <w:rStyle w:val="Hyperlink"/>
                <w:noProof/>
              </w:rPr>
              <w:fldChar w:fldCharType="separate"/>
            </w:r>
            <w:r w:rsidRPr="007602D1">
              <w:rPr>
                <w:rStyle w:val="Hyperlink"/>
                <w:noProof/>
              </w:rPr>
              <w:t>14.11</w:t>
            </w:r>
            <w:r>
              <w:rPr>
                <w:rFonts w:asciiTheme="minorHAnsi" w:eastAsiaTheme="minorEastAsia" w:hAnsiTheme="minorHAnsi" w:cstheme="minorBidi"/>
                <w:noProof/>
                <w:sz w:val="22"/>
                <w:szCs w:val="22"/>
              </w:rPr>
              <w:tab/>
            </w:r>
            <w:r w:rsidRPr="007602D1">
              <w:rPr>
                <w:rStyle w:val="Hyperlink"/>
                <w:noProof/>
              </w:rPr>
              <w:t>Handling Electrostatic Discharge (ESD)</w:t>
            </w:r>
            <w:r>
              <w:rPr>
                <w:noProof/>
                <w:webHidden/>
              </w:rPr>
              <w:tab/>
            </w:r>
            <w:r>
              <w:rPr>
                <w:noProof/>
                <w:webHidden/>
              </w:rPr>
              <w:fldChar w:fldCharType="begin"/>
            </w:r>
            <w:r>
              <w:rPr>
                <w:noProof/>
                <w:webHidden/>
              </w:rPr>
              <w:instrText xml:space="preserve"> PAGEREF _Toc70976801 \h </w:instrText>
            </w:r>
          </w:ins>
          <w:r>
            <w:rPr>
              <w:noProof/>
              <w:webHidden/>
            </w:rPr>
          </w:r>
          <w:r>
            <w:rPr>
              <w:noProof/>
              <w:webHidden/>
            </w:rPr>
            <w:fldChar w:fldCharType="separate"/>
          </w:r>
          <w:ins w:id="135" w:author="Geethanjali A" w:date="2021-05-03T23:25:00Z">
            <w:r>
              <w:rPr>
                <w:noProof/>
                <w:webHidden/>
              </w:rPr>
              <w:t>15</w:t>
            </w:r>
            <w:r>
              <w:rPr>
                <w:noProof/>
                <w:webHidden/>
              </w:rPr>
              <w:fldChar w:fldCharType="end"/>
            </w:r>
            <w:r w:rsidRPr="007602D1">
              <w:rPr>
                <w:rStyle w:val="Hyperlink"/>
                <w:noProof/>
              </w:rPr>
              <w:fldChar w:fldCharType="end"/>
            </w:r>
          </w:ins>
        </w:p>
        <w:p w14:paraId="78EAA67D" w14:textId="77777777" w:rsidR="003E5D5E" w:rsidRDefault="003E5D5E">
          <w:pPr>
            <w:pStyle w:val="TOC1"/>
            <w:tabs>
              <w:tab w:val="left" w:pos="660"/>
              <w:tab w:val="right" w:pos="9607"/>
            </w:tabs>
            <w:rPr>
              <w:ins w:id="136" w:author="Geethanjali A" w:date="2021-05-03T23:25:00Z"/>
              <w:rFonts w:asciiTheme="minorHAnsi" w:eastAsiaTheme="minorEastAsia" w:hAnsiTheme="minorHAnsi" w:cstheme="minorBidi"/>
              <w:noProof/>
              <w:sz w:val="22"/>
              <w:szCs w:val="22"/>
            </w:rPr>
          </w:pPr>
          <w:ins w:id="137" w:author="Geethanjali A" w:date="2021-05-03T23:25:00Z">
            <w:r w:rsidRPr="007602D1">
              <w:rPr>
                <w:rStyle w:val="Hyperlink"/>
                <w:noProof/>
              </w:rPr>
              <w:fldChar w:fldCharType="begin"/>
            </w:r>
            <w:r w:rsidRPr="007602D1">
              <w:rPr>
                <w:rStyle w:val="Hyperlink"/>
                <w:noProof/>
              </w:rPr>
              <w:instrText xml:space="preserve"> </w:instrText>
            </w:r>
            <w:r>
              <w:rPr>
                <w:noProof/>
              </w:rPr>
              <w:instrText>HYPERLINK \l "_Toc70976802"</w:instrText>
            </w:r>
            <w:r w:rsidRPr="007602D1">
              <w:rPr>
                <w:rStyle w:val="Hyperlink"/>
                <w:noProof/>
              </w:rPr>
              <w:instrText xml:space="preserve"> </w:instrText>
            </w:r>
            <w:r w:rsidRPr="007602D1">
              <w:rPr>
                <w:rStyle w:val="Hyperlink"/>
                <w:noProof/>
              </w:rPr>
              <w:fldChar w:fldCharType="separate"/>
            </w:r>
            <w:r w:rsidRPr="007602D1">
              <w:rPr>
                <w:rStyle w:val="Hyperlink"/>
                <w:noProof/>
              </w:rPr>
              <w:t>15.</w:t>
            </w:r>
            <w:r>
              <w:rPr>
                <w:rFonts w:asciiTheme="minorHAnsi" w:eastAsiaTheme="minorEastAsia" w:hAnsiTheme="minorHAnsi" w:cstheme="minorBidi"/>
                <w:noProof/>
                <w:sz w:val="22"/>
                <w:szCs w:val="22"/>
              </w:rPr>
              <w:tab/>
            </w:r>
            <w:r w:rsidRPr="007602D1">
              <w:rPr>
                <w:rStyle w:val="Hyperlink"/>
                <w:noProof/>
              </w:rPr>
              <w:t>References</w:t>
            </w:r>
            <w:r>
              <w:rPr>
                <w:noProof/>
                <w:webHidden/>
              </w:rPr>
              <w:tab/>
            </w:r>
            <w:r>
              <w:rPr>
                <w:noProof/>
                <w:webHidden/>
              </w:rPr>
              <w:fldChar w:fldCharType="begin"/>
            </w:r>
            <w:r>
              <w:rPr>
                <w:noProof/>
                <w:webHidden/>
              </w:rPr>
              <w:instrText xml:space="preserve"> PAGEREF _Toc70976802 \h </w:instrText>
            </w:r>
          </w:ins>
          <w:r>
            <w:rPr>
              <w:noProof/>
              <w:webHidden/>
            </w:rPr>
          </w:r>
          <w:r>
            <w:rPr>
              <w:noProof/>
              <w:webHidden/>
            </w:rPr>
            <w:fldChar w:fldCharType="separate"/>
          </w:r>
          <w:ins w:id="138" w:author="Geethanjali A" w:date="2021-05-03T23:25:00Z">
            <w:r>
              <w:rPr>
                <w:noProof/>
                <w:webHidden/>
              </w:rPr>
              <w:t>16</w:t>
            </w:r>
            <w:r>
              <w:rPr>
                <w:noProof/>
                <w:webHidden/>
              </w:rPr>
              <w:fldChar w:fldCharType="end"/>
            </w:r>
            <w:r w:rsidRPr="007602D1">
              <w:rPr>
                <w:rStyle w:val="Hyperlink"/>
                <w:noProof/>
              </w:rPr>
              <w:fldChar w:fldCharType="end"/>
            </w:r>
          </w:ins>
        </w:p>
        <w:p w14:paraId="5D01FA07" w14:textId="77777777" w:rsidR="003E5D5E" w:rsidRDefault="003E5D5E">
          <w:pPr>
            <w:pStyle w:val="TOC2"/>
            <w:tabs>
              <w:tab w:val="left" w:pos="880"/>
              <w:tab w:val="right" w:pos="9607"/>
            </w:tabs>
            <w:rPr>
              <w:ins w:id="139" w:author="Geethanjali A" w:date="2021-05-03T23:25:00Z"/>
              <w:rFonts w:asciiTheme="minorHAnsi" w:eastAsiaTheme="minorEastAsia" w:hAnsiTheme="minorHAnsi" w:cstheme="minorBidi"/>
              <w:noProof/>
              <w:sz w:val="22"/>
              <w:szCs w:val="22"/>
            </w:rPr>
          </w:pPr>
          <w:ins w:id="140" w:author="Geethanjali A" w:date="2021-05-03T23:25:00Z">
            <w:r w:rsidRPr="007602D1">
              <w:rPr>
                <w:rStyle w:val="Hyperlink"/>
                <w:noProof/>
              </w:rPr>
              <w:fldChar w:fldCharType="begin"/>
            </w:r>
            <w:r w:rsidRPr="007602D1">
              <w:rPr>
                <w:rStyle w:val="Hyperlink"/>
                <w:noProof/>
              </w:rPr>
              <w:instrText xml:space="preserve"> </w:instrText>
            </w:r>
            <w:r>
              <w:rPr>
                <w:noProof/>
              </w:rPr>
              <w:instrText>HYPERLINK \l "_Toc70976803"</w:instrText>
            </w:r>
            <w:r w:rsidRPr="007602D1">
              <w:rPr>
                <w:rStyle w:val="Hyperlink"/>
                <w:noProof/>
              </w:rPr>
              <w:instrText xml:space="preserve"> </w:instrText>
            </w:r>
            <w:r w:rsidRPr="007602D1">
              <w:rPr>
                <w:rStyle w:val="Hyperlink"/>
                <w:noProof/>
              </w:rPr>
              <w:fldChar w:fldCharType="separate"/>
            </w:r>
            <w:r w:rsidRPr="007602D1">
              <w:rPr>
                <w:rStyle w:val="Hyperlink"/>
                <w:noProof/>
              </w:rPr>
              <w:t>15.1</w:t>
            </w:r>
            <w:r>
              <w:rPr>
                <w:rFonts w:asciiTheme="minorHAnsi" w:eastAsiaTheme="minorEastAsia" w:hAnsiTheme="minorHAnsi" w:cstheme="minorBidi"/>
                <w:noProof/>
                <w:sz w:val="22"/>
                <w:szCs w:val="22"/>
              </w:rPr>
              <w:tab/>
            </w:r>
            <w:r w:rsidRPr="007602D1">
              <w:rPr>
                <w:rStyle w:val="Hyperlink"/>
                <w:noProof/>
              </w:rPr>
              <w:t>Industry Standards</w:t>
            </w:r>
            <w:r>
              <w:rPr>
                <w:noProof/>
                <w:webHidden/>
              </w:rPr>
              <w:tab/>
            </w:r>
            <w:r>
              <w:rPr>
                <w:noProof/>
                <w:webHidden/>
              </w:rPr>
              <w:fldChar w:fldCharType="begin"/>
            </w:r>
            <w:r>
              <w:rPr>
                <w:noProof/>
                <w:webHidden/>
              </w:rPr>
              <w:instrText xml:space="preserve"> PAGEREF _Toc70976803 \h </w:instrText>
            </w:r>
          </w:ins>
          <w:r>
            <w:rPr>
              <w:noProof/>
              <w:webHidden/>
            </w:rPr>
          </w:r>
          <w:r>
            <w:rPr>
              <w:noProof/>
              <w:webHidden/>
            </w:rPr>
            <w:fldChar w:fldCharType="separate"/>
          </w:r>
          <w:ins w:id="141" w:author="Geethanjali A" w:date="2021-05-03T23:25:00Z">
            <w:r>
              <w:rPr>
                <w:noProof/>
                <w:webHidden/>
              </w:rPr>
              <w:t>16</w:t>
            </w:r>
            <w:r>
              <w:rPr>
                <w:noProof/>
                <w:webHidden/>
              </w:rPr>
              <w:fldChar w:fldCharType="end"/>
            </w:r>
            <w:r w:rsidRPr="007602D1">
              <w:rPr>
                <w:rStyle w:val="Hyperlink"/>
                <w:noProof/>
              </w:rPr>
              <w:fldChar w:fldCharType="end"/>
            </w:r>
          </w:ins>
        </w:p>
        <w:p w14:paraId="2FE1B8AF" w14:textId="77777777" w:rsidR="003E5D5E" w:rsidRDefault="003E5D5E">
          <w:pPr>
            <w:pStyle w:val="TOC2"/>
            <w:tabs>
              <w:tab w:val="left" w:pos="880"/>
              <w:tab w:val="right" w:pos="9607"/>
            </w:tabs>
            <w:rPr>
              <w:ins w:id="142" w:author="Geethanjali A" w:date="2021-05-03T23:25:00Z"/>
              <w:rFonts w:asciiTheme="minorHAnsi" w:eastAsiaTheme="minorEastAsia" w:hAnsiTheme="minorHAnsi" w:cstheme="minorBidi"/>
              <w:noProof/>
              <w:sz w:val="22"/>
              <w:szCs w:val="22"/>
            </w:rPr>
          </w:pPr>
          <w:ins w:id="143" w:author="Geethanjali A" w:date="2021-05-03T23:25:00Z">
            <w:r w:rsidRPr="007602D1">
              <w:rPr>
                <w:rStyle w:val="Hyperlink"/>
                <w:noProof/>
              </w:rPr>
              <w:fldChar w:fldCharType="begin"/>
            </w:r>
            <w:r w:rsidRPr="007602D1">
              <w:rPr>
                <w:rStyle w:val="Hyperlink"/>
                <w:noProof/>
              </w:rPr>
              <w:instrText xml:space="preserve"> </w:instrText>
            </w:r>
            <w:r>
              <w:rPr>
                <w:noProof/>
              </w:rPr>
              <w:instrText>HYPERLINK \l "_Toc70976804"</w:instrText>
            </w:r>
            <w:r w:rsidRPr="007602D1">
              <w:rPr>
                <w:rStyle w:val="Hyperlink"/>
                <w:noProof/>
              </w:rPr>
              <w:instrText xml:space="preserve"> </w:instrText>
            </w:r>
            <w:r w:rsidRPr="007602D1">
              <w:rPr>
                <w:rStyle w:val="Hyperlink"/>
                <w:noProof/>
              </w:rPr>
              <w:fldChar w:fldCharType="separate"/>
            </w:r>
            <w:r w:rsidRPr="007602D1">
              <w:rPr>
                <w:rStyle w:val="Hyperlink"/>
                <w:noProof/>
              </w:rPr>
              <w:t>15.2</w:t>
            </w:r>
            <w:r>
              <w:rPr>
                <w:rFonts w:asciiTheme="minorHAnsi" w:eastAsiaTheme="minorEastAsia" w:hAnsiTheme="minorHAnsi" w:cstheme="minorBidi"/>
                <w:noProof/>
                <w:sz w:val="22"/>
                <w:szCs w:val="22"/>
              </w:rPr>
              <w:tab/>
            </w:r>
            <w:r w:rsidRPr="007602D1">
              <w:rPr>
                <w:rStyle w:val="Hyperlink"/>
                <w:noProof/>
              </w:rPr>
              <w:t>Motional Requirements</w:t>
            </w:r>
            <w:r>
              <w:rPr>
                <w:noProof/>
                <w:webHidden/>
              </w:rPr>
              <w:tab/>
            </w:r>
            <w:r>
              <w:rPr>
                <w:noProof/>
                <w:webHidden/>
              </w:rPr>
              <w:fldChar w:fldCharType="begin"/>
            </w:r>
            <w:r>
              <w:rPr>
                <w:noProof/>
                <w:webHidden/>
              </w:rPr>
              <w:instrText xml:space="preserve"> PAGEREF _Toc70976804 \h </w:instrText>
            </w:r>
          </w:ins>
          <w:r>
            <w:rPr>
              <w:noProof/>
              <w:webHidden/>
            </w:rPr>
          </w:r>
          <w:r>
            <w:rPr>
              <w:noProof/>
              <w:webHidden/>
            </w:rPr>
            <w:fldChar w:fldCharType="separate"/>
          </w:r>
          <w:ins w:id="144" w:author="Geethanjali A" w:date="2021-05-03T23:25:00Z">
            <w:r>
              <w:rPr>
                <w:noProof/>
                <w:webHidden/>
              </w:rPr>
              <w:t>16</w:t>
            </w:r>
            <w:r>
              <w:rPr>
                <w:noProof/>
                <w:webHidden/>
              </w:rPr>
              <w:fldChar w:fldCharType="end"/>
            </w:r>
            <w:r w:rsidRPr="007602D1">
              <w:rPr>
                <w:rStyle w:val="Hyperlink"/>
                <w:noProof/>
              </w:rPr>
              <w:fldChar w:fldCharType="end"/>
            </w:r>
          </w:ins>
        </w:p>
        <w:p w14:paraId="0176D8C3" w14:textId="77777777" w:rsidR="003E5D5E" w:rsidRDefault="003E5D5E">
          <w:pPr>
            <w:pStyle w:val="TOC2"/>
            <w:tabs>
              <w:tab w:val="left" w:pos="880"/>
              <w:tab w:val="right" w:pos="9607"/>
            </w:tabs>
            <w:rPr>
              <w:ins w:id="145" w:author="Geethanjali A" w:date="2021-05-03T23:25:00Z"/>
              <w:rFonts w:asciiTheme="minorHAnsi" w:eastAsiaTheme="minorEastAsia" w:hAnsiTheme="minorHAnsi" w:cstheme="minorBidi"/>
              <w:noProof/>
              <w:sz w:val="22"/>
              <w:szCs w:val="22"/>
            </w:rPr>
          </w:pPr>
          <w:ins w:id="146" w:author="Geethanjali A" w:date="2021-05-03T23:25:00Z">
            <w:r w:rsidRPr="007602D1">
              <w:rPr>
                <w:rStyle w:val="Hyperlink"/>
                <w:noProof/>
              </w:rPr>
              <w:fldChar w:fldCharType="begin"/>
            </w:r>
            <w:r w:rsidRPr="007602D1">
              <w:rPr>
                <w:rStyle w:val="Hyperlink"/>
                <w:noProof/>
              </w:rPr>
              <w:instrText xml:space="preserve"> </w:instrText>
            </w:r>
            <w:r>
              <w:rPr>
                <w:noProof/>
              </w:rPr>
              <w:instrText>HYPERLINK \l "_Toc70976805"</w:instrText>
            </w:r>
            <w:r w:rsidRPr="007602D1">
              <w:rPr>
                <w:rStyle w:val="Hyperlink"/>
                <w:noProof/>
              </w:rPr>
              <w:instrText xml:space="preserve"> </w:instrText>
            </w:r>
            <w:r w:rsidRPr="007602D1">
              <w:rPr>
                <w:rStyle w:val="Hyperlink"/>
                <w:noProof/>
              </w:rPr>
              <w:fldChar w:fldCharType="separate"/>
            </w:r>
            <w:r w:rsidRPr="007602D1">
              <w:rPr>
                <w:rStyle w:val="Hyperlink"/>
                <w:noProof/>
              </w:rPr>
              <w:t>15.3</w:t>
            </w:r>
            <w:r>
              <w:rPr>
                <w:rFonts w:asciiTheme="minorHAnsi" w:eastAsiaTheme="minorEastAsia" w:hAnsiTheme="minorHAnsi" w:cstheme="minorBidi"/>
                <w:noProof/>
                <w:sz w:val="22"/>
                <w:szCs w:val="22"/>
              </w:rPr>
              <w:tab/>
            </w:r>
            <w:r w:rsidRPr="007602D1">
              <w:rPr>
                <w:rStyle w:val="Hyperlink"/>
                <w:noProof/>
              </w:rPr>
              <w:t>Acronyms and Terms</w:t>
            </w:r>
            <w:r>
              <w:rPr>
                <w:noProof/>
                <w:webHidden/>
              </w:rPr>
              <w:tab/>
            </w:r>
            <w:r>
              <w:rPr>
                <w:noProof/>
                <w:webHidden/>
              </w:rPr>
              <w:fldChar w:fldCharType="begin"/>
            </w:r>
            <w:r>
              <w:rPr>
                <w:noProof/>
                <w:webHidden/>
              </w:rPr>
              <w:instrText xml:space="preserve"> PAGEREF _Toc70976805 \h </w:instrText>
            </w:r>
          </w:ins>
          <w:r>
            <w:rPr>
              <w:noProof/>
              <w:webHidden/>
            </w:rPr>
          </w:r>
          <w:r>
            <w:rPr>
              <w:noProof/>
              <w:webHidden/>
            </w:rPr>
            <w:fldChar w:fldCharType="separate"/>
          </w:r>
          <w:ins w:id="147" w:author="Geethanjali A" w:date="2021-05-03T23:25:00Z">
            <w:r>
              <w:rPr>
                <w:noProof/>
                <w:webHidden/>
              </w:rPr>
              <w:t>17</w:t>
            </w:r>
            <w:r>
              <w:rPr>
                <w:noProof/>
                <w:webHidden/>
              </w:rPr>
              <w:fldChar w:fldCharType="end"/>
            </w:r>
            <w:r w:rsidRPr="007602D1">
              <w:rPr>
                <w:rStyle w:val="Hyperlink"/>
                <w:noProof/>
              </w:rPr>
              <w:fldChar w:fldCharType="end"/>
            </w:r>
          </w:ins>
        </w:p>
        <w:p w14:paraId="47665362" w14:textId="77777777" w:rsidR="00906BE9" w:rsidDel="0045627A" w:rsidRDefault="00697CC9">
          <w:pPr>
            <w:pBdr>
              <w:top w:val="nil"/>
              <w:left w:val="nil"/>
              <w:bottom w:val="nil"/>
              <w:right w:val="nil"/>
              <w:between w:val="nil"/>
            </w:pBdr>
            <w:tabs>
              <w:tab w:val="left" w:pos="440"/>
              <w:tab w:val="right" w:pos="9607"/>
            </w:tabs>
            <w:spacing w:after="100"/>
            <w:rPr>
              <w:del w:id="148" w:author="Geethanjali A" w:date="2021-05-03T02:04:00Z"/>
              <w:rFonts w:ascii="Cambria" w:eastAsia="Cambria" w:hAnsi="Cambria" w:cs="Cambria"/>
              <w:noProof/>
              <w:color w:val="000000"/>
              <w:sz w:val="22"/>
              <w:szCs w:val="22"/>
            </w:rPr>
          </w:pPr>
          <w:del w:id="149" w:author="Geethanjali A" w:date="2021-05-03T02:04:00Z">
            <w:r w:rsidDel="0045627A">
              <w:rPr>
                <w:noProof/>
                <w:color w:val="000000"/>
              </w:rPr>
              <w:delText>1.</w:delText>
            </w:r>
            <w:r w:rsidDel="0045627A">
              <w:rPr>
                <w:rFonts w:ascii="Cambria" w:eastAsia="Cambria" w:hAnsi="Cambria" w:cs="Cambria"/>
                <w:noProof/>
                <w:color w:val="000000"/>
                <w:sz w:val="22"/>
                <w:szCs w:val="22"/>
              </w:rPr>
              <w:tab/>
            </w:r>
            <w:r w:rsidDel="0045627A">
              <w:rPr>
                <w:noProof/>
                <w:color w:val="000000"/>
              </w:rPr>
              <w:delText>Scope of the Document</w:delText>
            </w:r>
            <w:r w:rsidDel="0045627A">
              <w:rPr>
                <w:noProof/>
                <w:color w:val="000000"/>
              </w:rPr>
              <w:tab/>
              <w:delText>4</w:delText>
            </w:r>
          </w:del>
        </w:p>
        <w:p w14:paraId="3B99A654" w14:textId="77777777" w:rsidR="00906BE9" w:rsidDel="0045627A" w:rsidRDefault="00697CC9">
          <w:pPr>
            <w:pBdr>
              <w:top w:val="nil"/>
              <w:left w:val="nil"/>
              <w:bottom w:val="nil"/>
              <w:right w:val="nil"/>
              <w:between w:val="nil"/>
            </w:pBdr>
            <w:tabs>
              <w:tab w:val="left" w:pos="880"/>
              <w:tab w:val="right" w:pos="9607"/>
            </w:tabs>
            <w:spacing w:after="100"/>
            <w:ind w:left="200"/>
            <w:rPr>
              <w:del w:id="150" w:author="Geethanjali A" w:date="2021-05-03T02:04:00Z"/>
              <w:rFonts w:ascii="Cambria" w:eastAsia="Cambria" w:hAnsi="Cambria" w:cs="Cambria"/>
              <w:noProof/>
              <w:color w:val="000000"/>
              <w:sz w:val="22"/>
              <w:szCs w:val="22"/>
            </w:rPr>
          </w:pPr>
          <w:del w:id="151" w:author="Geethanjali A" w:date="2021-05-03T02:04:00Z">
            <w:r w:rsidDel="0045627A">
              <w:rPr>
                <w:noProof/>
                <w:color w:val="000000"/>
              </w:rPr>
              <w:delText>1.1</w:delText>
            </w:r>
            <w:r w:rsidDel="0045627A">
              <w:rPr>
                <w:rFonts w:ascii="Cambria" w:eastAsia="Cambria" w:hAnsi="Cambria" w:cs="Cambria"/>
                <w:noProof/>
                <w:color w:val="000000"/>
                <w:sz w:val="22"/>
                <w:szCs w:val="22"/>
              </w:rPr>
              <w:tab/>
            </w:r>
            <w:r w:rsidDel="0045627A">
              <w:rPr>
                <w:noProof/>
                <w:color w:val="000000"/>
              </w:rPr>
              <w:delText>Scope of Document</w:delText>
            </w:r>
            <w:r w:rsidDel="0045627A">
              <w:rPr>
                <w:noProof/>
                <w:color w:val="000000"/>
              </w:rPr>
              <w:tab/>
              <w:delText>4</w:delText>
            </w:r>
          </w:del>
        </w:p>
        <w:p w14:paraId="108EADA6" w14:textId="77777777" w:rsidR="00906BE9" w:rsidDel="0045627A" w:rsidRDefault="00697CC9">
          <w:pPr>
            <w:pBdr>
              <w:top w:val="nil"/>
              <w:left w:val="nil"/>
              <w:bottom w:val="nil"/>
              <w:right w:val="nil"/>
              <w:between w:val="nil"/>
            </w:pBdr>
            <w:tabs>
              <w:tab w:val="left" w:pos="880"/>
              <w:tab w:val="right" w:pos="9607"/>
            </w:tabs>
            <w:spacing w:after="100"/>
            <w:ind w:left="200"/>
            <w:rPr>
              <w:del w:id="152" w:author="Geethanjali A" w:date="2021-05-03T02:04:00Z"/>
              <w:rFonts w:ascii="Cambria" w:eastAsia="Cambria" w:hAnsi="Cambria" w:cs="Cambria"/>
              <w:noProof/>
              <w:color w:val="000000"/>
              <w:sz w:val="22"/>
              <w:szCs w:val="22"/>
            </w:rPr>
          </w:pPr>
          <w:del w:id="153" w:author="Geethanjali A" w:date="2021-05-03T02:04:00Z">
            <w:r w:rsidDel="0045627A">
              <w:rPr>
                <w:noProof/>
                <w:color w:val="000000"/>
              </w:rPr>
              <w:delText>1.2</w:delText>
            </w:r>
            <w:r w:rsidDel="0045627A">
              <w:rPr>
                <w:rFonts w:ascii="Cambria" w:eastAsia="Cambria" w:hAnsi="Cambria" w:cs="Cambria"/>
                <w:noProof/>
                <w:color w:val="000000"/>
                <w:sz w:val="22"/>
                <w:szCs w:val="22"/>
              </w:rPr>
              <w:tab/>
            </w:r>
            <w:r w:rsidDel="0045627A">
              <w:rPr>
                <w:noProof/>
                <w:color w:val="000000"/>
              </w:rPr>
              <w:delText>Word Format and Conventions</w:delText>
            </w:r>
            <w:r w:rsidDel="0045627A">
              <w:rPr>
                <w:noProof/>
                <w:color w:val="000000"/>
              </w:rPr>
              <w:tab/>
              <w:delText>4</w:delText>
            </w:r>
          </w:del>
        </w:p>
        <w:p w14:paraId="4CA87792" w14:textId="77777777" w:rsidR="00906BE9" w:rsidDel="0045627A" w:rsidRDefault="00697CC9">
          <w:pPr>
            <w:pBdr>
              <w:top w:val="nil"/>
              <w:left w:val="nil"/>
              <w:bottom w:val="nil"/>
              <w:right w:val="nil"/>
              <w:between w:val="nil"/>
            </w:pBdr>
            <w:tabs>
              <w:tab w:val="left" w:pos="440"/>
              <w:tab w:val="right" w:pos="9607"/>
            </w:tabs>
            <w:spacing w:after="100"/>
            <w:rPr>
              <w:del w:id="154" w:author="Geethanjali A" w:date="2021-05-03T02:04:00Z"/>
              <w:rFonts w:ascii="Cambria" w:eastAsia="Cambria" w:hAnsi="Cambria" w:cs="Cambria"/>
              <w:noProof/>
              <w:color w:val="000000"/>
              <w:sz w:val="22"/>
              <w:szCs w:val="22"/>
            </w:rPr>
          </w:pPr>
          <w:del w:id="155" w:author="Geethanjali A" w:date="2021-05-03T02:04:00Z">
            <w:r w:rsidDel="0045627A">
              <w:rPr>
                <w:noProof/>
                <w:color w:val="000000"/>
              </w:rPr>
              <w:delText>2.</w:delText>
            </w:r>
            <w:r w:rsidDel="0045627A">
              <w:rPr>
                <w:rFonts w:ascii="Cambria" w:eastAsia="Cambria" w:hAnsi="Cambria" w:cs="Cambria"/>
                <w:noProof/>
                <w:color w:val="000000"/>
                <w:sz w:val="22"/>
                <w:szCs w:val="22"/>
              </w:rPr>
              <w:tab/>
            </w:r>
            <w:r w:rsidDel="0045627A">
              <w:rPr>
                <w:noProof/>
                <w:color w:val="000000"/>
              </w:rPr>
              <w:delText>Overview</w:delText>
            </w:r>
            <w:r w:rsidDel="0045627A">
              <w:rPr>
                <w:noProof/>
                <w:color w:val="000000"/>
              </w:rPr>
              <w:tab/>
              <w:delText>5</w:delText>
            </w:r>
          </w:del>
        </w:p>
        <w:p w14:paraId="75FFF3B4" w14:textId="77777777" w:rsidR="00906BE9" w:rsidDel="0045627A" w:rsidRDefault="00697CC9">
          <w:pPr>
            <w:pBdr>
              <w:top w:val="nil"/>
              <w:left w:val="nil"/>
              <w:bottom w:val="nil"/>
              <w:right w:val="nil"/>
              <w:between w:val="nil"/>
            </w:pBdr>
            <w:tabs>
              <w:tab w:val="left" w:pos="880"/>
              <w:tab w:val="right" w:pos="9607"/>
            </w:tabs>
            <w:spacing w:after="100"/>
            <w:ind w:left="200"/>
            <w:rPr>
              <w:del w:id="156" w:author="Geethanjali A" w:date="2021-05-03T02:04:00Z"/>
              <w:rFonts w:ascii="Cambria" w:eastAsia="Cambria" w:hAnsi="Cambria" w:cs="Cambria"/>
              <w:noProof/>
              <w:color w:val="000000"/>
              <w:sz w:val="22"/>
              <w:szCs w:val="22"/>
            </w:rPr>
          </w:pPr>
          <w:del w:id="157" w:author="Geethanjali A" w:date="2021-05-03T02:04:00Z">
            <w:r w:rsidDel="0045627A">
              <w:rPr>
                <w:noProof/>
                <w:color w:val="000000"/>
              </w:rPr>
              <w:delText>2.1</w:delText>
            </w:r>
            <w:r w:rsidDel="0045627A">
              <w:rPr>
                <w:rFonts w:ascii="Cambria" w:eastAsia="Cambria" w:hAnsi="Cambria" w:cs="Cambria"/>
                <w:noProof/>
                <w:color w:val="000000"/>
                <w:sz w:val="22"/>
                <w:szCs w:val="22"/>
              </w:rPr>
              <w:tab/>
            </w:r>
            <w:r w:rsidDel="0045627A">
              <w:rPr>
                <w:noProof/>
                <w:color w:val="000000"/>
              </w:rPr>
              <w:delText>Purpose</w:delText>
            </w:r>
            <w:r w:rsidDel="0045627A">
              <w:rPr>
                <w:noProof/>
                <w:color w:val="000000"/>
              </w:rPr>
              <w:tab/>
              <w:delText>5</w:delText>
            </w:r>
          </w:del>
        </w:p>
        <w:p w14:paraId="77352E28" w14:textId="77777777" w:rsidR="00906BE9" w:rsidDel="0045627A" w:rsidRDefault="00697CC9">
          <w:pPr>
            <w:pBdr>
              <w:top w:val="nil"/>
              <w:left w:val="nil"/>
              <w:bottom w:val="nil"/>
              <w:right w:val="nil"/>
              <w:between w:val="nil"/>
            </w:pBdr>
            <w:tabs>
              <w:tab w:val="left" w:pos="880"/>
              <w:tab w:val="right" w:pos="9607"/>
            </w:tabs>
            <w:spacing w:after="100"/>
            <w:ind w:left="200"/>
            <w:rPr>
              <w:del w:id="158" w:author="Geethanjali A" w:date="2021-05-03T02:04:00Z"/>
              <w:rFonts w:ascii="Cambria" w:eastAsia="Cambria" w:hAnsi="Cambria" w:cs="Cambria"/>
              <w:noProof/>
              <w:color w:val="000000"/>
              <w:sz w:val="22"/>
              <w:szCs w:val="22"/>
            </w:rPr>
          </w:pPr>
          <w:del w:id="159" w:author="Geethanjali A" w:date="2021-05-03T02:04:00Z">
            <w:r w:rsidDel="0045627A">
              <w:rPr>
                <w:noProof/>
                <w:color w:val="000000"/>
              </w:rPr>
              <w:delText>2.2</w:delText>
            </w:r>
            <w:r w:rsidDel="0045627A">
              <w:rPr>
                <w:rFonts w:ascii="Cambria" w:eastAsia="Cambria" w:hAnsi="Cambria" w:cs="Cambria"/>
                <w:noProof/>
                <w:color w:val="000000"/>
                <w:sz w:val="22"/>
                <w:szCs w:val="22"/>
              </w:rPr>
              <w:tab/>
            </w:r>
            <w:r w:rsidDel="0045627A">
              <w:rPr>
                <w:noProof/>
                <w:color w:val="000000"/>
              </w:rPr>
              <w:delText>Communications</w:delText>
            </w:r>
            <w:r w:rsidDel="0045627A">
              <w:rPr>
                <w:noProof/>
                <w:color w:val="000000"/>
              </w:rPr>
              <w:tab/>
              <w:delText>5</w:delText>
            </w:r>
          </w:del>
        </w:p>
        <w:p w14:paraId="4E38B8C7" w14:textId="77777777" w:rsidR="00906BE9" w:rsidDel="0045627A" w:rsidRDefault="00697CC9">
          <w:pPr>
            <w:pBdr>
              <w:top w:val="nil"/>
              <w:left w:val="nil"/>
              <w:bottom w:val="nil"/>
              <w:right w:val="nil"/>
              <w:between w:val="nil"/>
            </w:pBdr>
            <w:tabs>
              <w:tab w:val="left" w:pos="440"/>
              <w:tab w:val="right" w:pos="9607"/>
            </w:tabs>
            <w:spacing w:after="100"/>
            <w:rPr>
              <w:del w:id="160" w:author="Geethanjali A" w:date="2021-05-03T02:04:00Z"/>
              <w:rFonts w:ascii="Cambria" w:eastAsia="Cambria" w:hAnsi="Cambria" w:cs="Cambria"/>
              <w:noProof/>
              <w:color w:val="000000"/>
              <w:sz w:val="22"/>
              <w:szCs w:val="22"/>
            </w:rPr>
          </w:pPr>
          <w:del w:id="161" w:author="Geethanjali A" w:date="2021-05-03T02:04:00Z">
            <w:r w:rsidDel="0045627A">
              <w:rPr>
                <w:noProof/>
                <w:color w:val="000000"/>
              </w:rPr>
              <w:delText>3.</w:delText>
            </w:r>
            <w:r w:rsidDel="0045627A">
              <w:rPr>
                <w:rFonts w:ascii="Cambria" w:eastAsia="Cambria" w:hAnsi="Cambria" w:cs="Cambria"/>
                <w:noProof/>
                <w:color w:val="000000"/>
                <w:sz w:val="22"/>
                <w:szCs w:val="22"/>
              </w:rPr>
              <w:tab/>
            </w:r>
            <w:r w:rsidDel="0045627A">
              <w:rPr>
                <w:noProof/>
                <w:color w:val="000000"/>
              </w:rPr>
              <w:delText>Use Cases and Component Types</w:delText>
            </w:r>
            <w:r w:rsidDel="0045627A">
              <w:rPr>
                <w:noProof/>
                <w:color w:val="000000"/>
              </w:rPr>
              <w:tab/>
              <w:delText>6</w:delText>
            </w:r>
          </w:del>
        </w:p>
        <w:p w14:paraId="71159B0F" w14:textId="77777777" w:rsidR="00906BE9" w:rsidDel="0045627A" w:rsidRDefault="00697CC9">
          <w:pPr>
            <w:pBdr>
              <w:top w:val="nil"/>
              <w:left w:val="nil"/>
              <w:bottom w:val="nil"/>
              <w:right w:val="nil"/>
              <w:between w:val="nil"/>
            </w:pBdr>
            <w:tabs>
              <w:tab w:val="left" w:pos="440"/>
              <w:tab w:val="right" w:pos="9607"/>
            </w:tabs>
            <w:spacing w:after="100"/>
            <w:rPr>
              <w:del w:id="162" w:author="Geethanjali A" w:date="2021-05-03T02:04:00Z"/>
              <w:rFonts w:ascii="Cambria" w:eastAsia="Cambria" w:hAnsi="Cambria" w:cs="Cambria"/>
              <w:noProof/>
              <w:color w:val="000000"/>
              <w:sz w:val="22"/>
              <w:szCs w:val="22"/>
            </w:rPr>
          </w:pPr>
          <w:del w:id="163" w:author="Geethanjali A" w:date="2021-05-03T02:04:00Z">
            <w:r w:rsidDel="0045627A">
              <w:rPr>
                <w:noProof/>
                <w:color w:val="000000"/>
              </w:rPr>
              <w:delText>4.</w:delText>
            </w:r>
            <w:r w:rsidDel="0045627A">
              <w:rPr>
                <w:rFonts w:ascii="Cambria" w:eastAsia="Cambria" w:hAnsi="Cambria" w:cs="Cambria"/>
                <w:noProof/>
                <w:color w:val="000000"/>
                <w:sz w:val="22"/>
                <w:szCs w:val="22"/>
              </w:rPr>
              <w:tab/>
            </w:r>
            <w:r w:rsidDel="0045627A">
              <w:rPr>
                <w:noProof/>
                <w:color w:val="000000"/>
              </w:rPr>
              <w:delText>Operating modes based (pending)</w:delText>
            </w:r>
            <w:r w:rsidDel="0045627A">
              <w:rPr>
                <w:noProof/>
                <w:color w:val="000000"/>
              </w:rPr>
              <w:tab/>
              <w:delText>6</w:delText>
            </w:r>
          </w:del>
        </w:p>
        <w:p w14:paraId="64EA7673" w14:textId="77777777" w:rsidR="00906BE9" w:rsidDel="0045627A" w:rsidRDefault="00697CC9">
          <w:pPr>
            <w:pBdr>
              <w:top w:val="nil"/>
              <w:left w:val="nil"/>
              <w:bottom w:val="nil"/>
              <w:right w:val="nil"/>
              <w:between w:val="nil"/>
            </w:pBdr>
            <w:tabs>
              <w:tab w:val="left" w:pos="880"/>
              <w:tab w:val="right" w:pos="9607"/>
            </w:tabs>
            <w:spacing w:after="100"/>
            <w:ind w:left="200"/>
            <w:rPr>
              <w:del w:id="164" w:author="Geethanjali A" w:date="2021-05-03T02:04:00Z"/>
              <w:rFonts w:ascii="Cambria" w:eastAsia="Cambria" w:hAnsi="Cambria" w:cs="Cambria"/>
              <w:noProof/>
              <w:color w:val="000000"/>
              <w:sz w:val="22"/>
              <w:szCs w:val="22"/>
            </w:rPr>
          </w:pPr>
          <w:del w:id="165" w:author="Geethanjali A" w:date="2021-05-03T02:04:00Z">
            <w:r w:rsidDel="0045627A">
              <w:rPr>
                <w:noProof/>
                <w:color w:val="000000"/>
              </w:rPr>
              <w:delText>4.1</w:delText>
            </w:r>
            <w:r w:rsidDel="0045627A">
              <w:rPr>
                <w:rFonts w:ascii="Cambria" w:eastAsia="Cambria" w:hAnsi="Cambria" w:cs="Cambria"/>
                <w:noProof/>
                <w:color w:val="000000"/>
                <w:sz w:val="22"/>
                <w:szCs w:val="22"/>
              </w:rPr>
              <w:tab/>
            </w:r>
            <w:r w:rsidDel="0045627A">
              <w:rPr>
                <w:noProof/>
                <w:color w:val="000000"/>
              </w:rPr>
              <w:delText>Operating mode 1</w:delText>
            </w:r>
            <w:r w:rsidDel="0045627A">
              <w:rPr>
                <w:noProof/>
                <w:color w:val="000000"/>
              </w:rPr>
              <w:tab/>
              <w:delText>6</w:delText>
            </w:r>
          </w:del>
        </w:p>
        <w:p w14:paraId="11CEF81D" w14:textId="77777777" w:rsidR="00906BE9" w:rsidDel="0045627A" w:rsidRDefault="00697CC9">
          <w:pPr>
            <w:pBdr>
              <w:top w:val="nil"/>
              <w:left w:val="nil"/>
              <w:bottom w:val="nil"/>
              <w:right w:val="nil"/>
              <w:between w:val="nil"/>
            </w:pBdr>
            <w:tabs>
              <w:tab w:val="left" w:pos="880"/>
              <w:tab w:val="right" w:pos="9607"/>
            </w:tabs>
            <w:spacing w:after="100"/>
            <w:ind w:left="200"/>
            <w:rPr>
              <w:del w:id="166" w:author="Geethanjali A" w:date="2021-05-03T02:04:00Z"/>
              <w:rFonts w:ascii="Cambria" w:eastAsia="Cambria" w:hAnsi="Cambria" w:cs="Cambria"/>
              <w:noProof/>
              <w:color w:val="000000"/>
              <w:sz w:val="22"/>
              <w:szCs w:val="22"/>
            </w:rPr>
          </w:pPr>
          <w:del w:id="167" w:author="Geethanjali A" w:date="2021-05-03T02:04:00Z">
            <w:r w:rsidDel="0045627A">
              <w:rPr>
                <w:noProof/>
                <w:color w:val="000000"/>
              </w:rPr>
              <w:delText>4.2</w:delText>
            </w:r>
            <w:r w:rsidDel="0045627A">
              <w:rPr>
                <w:rFonts w:ascii="Cambria" w:eastAsia="Cambria" w:hAnsi="Cambria" w:cs="Cambria"/>
                <w:noProof/>
                <w:color w:val="000000"/>
                <w:sz w:val="22"/>
                <w:szCs w:val="22"/>
              </w:rPr>
              <w:tab/>
            </w:r>
            <w:r w:rsidDel="0045627A">
              <w:rPr>
                <w:noProof/>
                <w:color w:val="000000"/>
              </w:rPr>
              <w:delText>Operating mode 2</w:delText>
            </w:r>
            <w:r w:rsidDel="0045627A">
              <w:rPr>
                <w:noProof/>
                <w:color w:val="000000"/>
              </w:rPr>
              <w:tab/>
              <w:delText>6</w:delText>
            </w:r>
          </w:del>
        </w:p>
        <w:p w14:paraId="4C113E4F" w14:textId="77777777" w:rsidR="00906BE9" w:rsidDel="0045627A" w:rsidRDefault="00697CC9">
          <w:pPr>
            <w:pBdr>
              <w:top w:val="nil"/>
              <w:left w:val="nil"/>
              <w:bottom w:val="nil"/>
              <w:right w:val="nil"/>
              <w:between w:val="nil"/>
            </w:pBdr>
            <w:tabs>
              <w:tab w:val="left" w:pos="880"/>
              <w:tab w:val="right" w:pos="9607"/>
            </w:tabs>
            <w:spacing w:after="100"/>
            <w:ind w:left="200"/>
            <w:rPr>
              <w:del w:id="168" w:author="Geethanjali A" w:date="2021-05-03T02:04:00Z"/>
              <w:rFonts w:ascii="Cambria" w:eastAsia="Cambria" w:hAnsi="Cambria" w:cs="Cambria"/>
              <w:noProof/>
              <w:color w:val="000000"/>
              <w:sz w:val="22"/>
              <w:szCs w:val="22"/>
            </w:rPr>
          </w:pPr>
          <w:del w:id="169" w:author="Geethanjali A" w:date="2021-05-03T02:04:00Z">
            <w:r w:rsidDel="0045627A">
              <w:rPr>
                <w:noProof/>
                <w:color w:val="000000"/>
              </w:rPr>
              <w:delText>4.3</w:delText>
            </w:r>
            <w:r w:rsidDel="0045627A">
              <w:rPr>
                <w:rFonts w:ascii="Cambria" w:eastAsia="Cambria" w:hAnsi="Cambria" w:cs="Cambria"/>
                <w:noProof/>
                <w:color w:val="000000"/>
                <w:sz w:val="22"/>
                <w:szCs w:val="22"/>
              </w:rPr>
              <w:tab/>
            </w:r>
            <w:r w:rsidDel="0045627A">
              <w:rPr>
                <w:noProof/>
                <w:color w:val="000000"/>
              </w:rPr>
              <w:delText>Operating mode 3</w:delText>
            </w:r>
            <w:r w:rsidDel="0045627A">
              <w:rPr>
                <w:noProof/>
                <w:color w:val="000000"/>
              </w:rPr>
              <w:tab/>
              <w:delText>6</w:delText>
            </w:r>
          </w:del>
        </w:p>
        <w:p w14:paraId="4C904B5E" w14:textId="77777777" w:rsidR="00906BE9" w:rsidDel="0045627A" w:rsidRDefault="00697CC9">
          <w:pPr>
            <w:pBdr>
              <w:top w:val="nil"/>
              <w:left w:val="nil"/>
              <w:bottom w:val="nil"/>
              <w:right w:val="nil"/>
              <w:between w:val="nil"/>
            </w:pBdr>
            <w:tabs>
              <w:tab w:val="left" w:pos="440"/>
              <w:tab w:val="right" w:pos="9607"/>
            </w:tabs>
            <w:spacing w:after="100"/>
            <w:rPr>
              <w:del w:id="170" w:author="Geethanjali A" w:date="2021-05-03T02:04:00Z"/>
              <w:rFonts w:ascii="Cambria" w:eastAsia="Cambria" w:hAnsi="Cambria" w:cs="Cambria"/>
              <w:noProof/>
              <w:color w:val="000000"/>
              <w:sz w:val="22"/>
              <w:szCs w:val="22"/>
            </w:rPr>
          </w:pPr>
          <w:del w:id="171" w:author="Geethanjali A" w:date="2021-05-03T02:04:00Z">
            <w:r w:rsidDel="0045627A">
              <w:rPr>
                <w:noProof/>
                <w:color w:val="000000"/>
              </w:rPr>
              <w:delText>5.</w:delText>
            </w:r>
            <w:r w:rsidDel="0045627A">
              <w:rPr>
                <w:rFonts w:ascii="Cambria" w:eastAsia="Cambria" w:hAnsi="Cambria" w:cs="Cambria"/>
                <w:noProof/>
                <w:color w:val="000000"/>
                <w:sz w:val="22"/>
                <w:szCs w:val="22"/>
              </w:rPr>
              <w:tab/>
            </w:r>
            <w:r w:rsidDel="0045627A">
              <w:rPr>
                <w:noProof/>
                <w:color w:val="000000"/>
              </w:rPr>
              <w:delText>Functional Performance Status Classification (FPSC)</w:delText>
            </w:r>
            <w:r w:rsidDel="0045627A">
              <w:rPr>
                <w:noProof/>
                <w:color w:val="000000"/>
              </w:rPr>
              <w:tab/>
              <w:delText>7</w:delText>
            </w:r>
          </w:del>
        </w:p>
        <w:p w14:paraId="56A839DA" w14:textId="77777777" w:rsidR="00906BE9" w:rsidDel="0045627A" w:rsidRDefault="00697CC9">
          <w:pPr>
            <w:pBdr>
              <w:top w:val="nil"/>
              <w:left w:val="nil"/>
              <w:bottom w:val="nil"/>
              <w:right w:val="nil"/>
              <w:between w:val="nil"/>
            </w:pBdr>
            <w:tabs>
              <w:tab w:val="left" w:pos="880"/>
              <w:tab w:val="right" w:pos="9607"/>
            </w:tabs>
            <w:spacing w:after="100"/>
            <w:ind w:left="200"/>
            <w:rPr>
              <w:del w:id="172" w:author="Geethanjali A" w:date="2021-05-03T02:04:00Z"/>
              <w:rFonts w:ascii="Cambria" w:eastAsia="Cambria" w:hAnsi="Cambria" w:cs="Cambria"/>
              <w:noProof/>
              <w:color w:val="000000"/>
              <w:sz w:val="22"/>
              <w:szCs w:val="22"/>
            </w:rPr>
          </w:pPr>
          <w:del w:id="173" w:author="Geethanjali A" w:date="2021-05-03T02:04:00Z">
            <w:r w:rsidDel="0045627A">
              <w:rPr>
                <w:noProof/>
                <w:color w:val="000000"/>
              </w:rPr>
              <w:delText>5.1</w:delText>
            </w:r>
            <w:r w:rsidDel="0045627A">
              <w:rPr>
                <w:rFonts w:ascii="Cambria" w:eastAsia="Cambria" w:hAnsi="Cambria" w:cs="Cambria"/>
                <w:noProof/>
                <w:color w:val="000000"/>
                <w:sz w:val="22"/>
                <w:szCs w:val="22"/>
              </w:rPr>
              <w:tab/>
            </w:r>
            <w:r w:rsidDel="0045627A">
              <w:rPr>
                <w:noProof/>
                <w:color w:val="000000"/>
              </w:rPr>
              <w:delText>Functional Performance Status</w:delText>
            </w:r>
            <w:r w:rsidDel="0045627A">
              <w:rPr>
                <w:noProof/>
                <w:color w:val="000000"/>
              </w:rPr>
              <w:tab/>
              <w:delText>7</w:delText>
            </w:r>
          </w:del>
        </w:p>
        <w:p w14:paraId="0EC03ED5" w14:textId="77777777" w:rsidR="00906BE9" w:rsidDel="0045627A" w:rsidRDefault="00697CC9">
          <w:pPr>
            <w:pBdr>
              <w:top w:val="nil"/>
              <w:left w:val="nil"/>
              <w:bottom w:val="nil"/>
              <w:right w:val="nil"/>
              <w:between w:val="nil"/>
            </w:pBdr>
            <w:tabs>
              <w:tab w:val="left" w:pos="880"/>
              <w:tab w:val="right" w:pos="9607"/>
            </w:tabs>
            <w:spacing w:after="100"/>
            <w:ind w:left="200"/>
            <w:rPr>
              <w:del w:id="174" w:author="Geethanjali A" w:date="2021-05-03T02:04:00Z"/>
              <w:rFonts w:ascii="Cambria" w:eastAsia="Cambria" w:hAnsi="Cambria" w:cs="Cambria"/>
              <w:noProof/>
              <w:color w:val="000000"/>
              <w:sz w:val="22"/>
              <w:szCs w:val="22"/>
            </w:rPr>
          </w:pPr>
          <w:del w:id="175" w:author="Geethanjali A" w:date="2021-05-03T02:04:00Z">
            <w:r w:rsidDel="0045627A">
              <w:rPr>
                <w:noProof/>
                <w:color w:val="000000"/>
              </w:rPr>
              <w:delText>5.1.1</w:delText>
            </w:r>
            <w:r w:rsidDel="0045627A">
              <w:rPr>
                <w:rFonts w:ascii="Cambria" w:eastAsia="Cambria" w:hAnsi="Cambria" w:cs="Cambria"/>
                <w:noProof/>
                <w:color w:val="000000"/>
                <w:sz w:val="22"/>
                <w:szCs w:val="22"/>
              </w:rPr>
              <w:tab/>
            </w:r>
            <w:r w:rsidDel="0045627A">
              <w:rPr>
                <w:noProof/>
                <w:color w:val="000000"/>
              </w:rPr>
              <w:delText>Status I</w:delText>
            </w:r>
            <w:r w:rsidDel="0045627A">
              <w:rPr>
                <w:noProof/>
                <w:color w:val="000000"/>
              </w:rPr>
              <w:tab/>
              <w:delText>7</w:delText>
            </w:r>
          </w:del>
        </w:p>
        <w:p w14:paraId="003734AB" w14:textId="77777777" w:rsidR="00906BE9" w:rsidDel="0045627A" w:rsidRDefault="00697CC9">
          <w:pPr>
            <w:pBdr>
              <w:top w:val="nil"/>
              <w:left w:val="nil"/>
              <w:bottom w:val="nil"/>
              <w:right w:val="nil"/>
              <w:between w:val="nil"/>
            </w:pBdr>
            <w:tabs>
              <w:tab w:val="left" w:pos="880"/>
              <w:tab w:val="right" w:pos="9607"/>
            </w:tabs>
            <w:spacing w:after="100"/>
            <w:ind w:left="200"/>
            <w:rPr>
              <w:del w:id="176" w:author="Geethanjali A" w:date="2021-05-03T02:04:00Z"/>
              <w:rFonts w:ascii="Cambria" w:eastAsia="Cambria" w:hAnsi="Cambria" w:cs="Cambria"/>
              <w:noProof/>
              <w:color w:val="000000"/>
              <w:sz w:val="22"/>
              <w:szCs w:val="22"/>
            </w:rPr>
          </w:pPr>
          <w:del w:id="177" w:author="Geethanjali A" w:date="2021-05-03T02:04:00Z">
            <w:r w:rsidDel="0045627A">
              <w:rPr>
                <w:noProof/>
                <w:color w:val="000000"/>
              </w:rPr>
              <w:delText>5.1.2</w:delText>
            </w:r>
            <w:r w:rsidDel="0045627A">
              <w:rPr>
                <w:rFonts w:ascii="Cambria" w:eastAsia="Cambria" w:hAnsi="Cambria" w:cs="Cambria"/>
                <w:noProof/>
                <w:color w:val="000000"/>
                <w:sz w:val="22"/>
                <w:szCs w:val="22"/>
              </w:rPr>
              <w:tab/>
            </w:r>
            <w:r w:rsidDel="0045627A">
              <w:rPr>
                <w:noProof/>
                <w:color w:val="000000"/>
              </w:rPr>
              <w:delText>Status II</w:delText>
            </w:r>
            <w:r w:rsidDel="0045627A">
              <w:rPr>
                <w:noProof/>
                <w:color w:val="000000"/>
              </w:rPr>
              <w:tab/>
              <w:delText>7</w:delText>
            </w:r>
          </w:del>
        </w:p>
        <w:p w14:paraId="60EC3BF1" w14:textId="77777777" w:rsidR="00906BE9" w:rsidDel="0045627A" w:rsidRDefault="00697CC9">
          <w:pPr>
            <w:pBdr>
              <w:top w:val="nil"/>
              <w:left w:val="nil"/>
              <w:bottom w:val="nil"/>
              <w:right w:val="nil"/>
              <w:between w:val="nil"/>
            </w:pBdr>
            <w:tabs>
              <w:tab w:val="left" w:pos="880"/>
              <w:tab w:val="right" w:pos="9607"/>
            </w:tabs>
            <w:spacing w:after="100"/>
            <w:ind w:left="200"/>
            <w:rPr>
              <w:del w:id="178" w:author="Geethanjali A" w:date="2021-05-03T02:04:00Z"/>
              <w:rFonts w:ascii="Cambria" w:eastAsia="Cambria" w:hAnsi="Cambria" w:cs="Cambria"/>
              <w:noProof/>
              <w:color w:val="000000"/>
              <w:sz w:val="22"/>
              <w:szCs w:val="22"/>
            </w:rPr>
          </w:pPr>
          <w:del w:id="179" w:author="Geethanjali A" w:date="2021-05-03T02:04:00Z">
            <w:r w:rsidDel="0045627A">
              <w:rPr>
                <w:noProof/>
                <w:color w:val="000000"/>
              </w:rPr>
              <w:delText>5.1.3</w:delText>
            </w:r>
            <w:r w:rsidDel="0045627A">
              <w:rPr>
                <w:rFonts w:ascii="Cambria" w:eastAsia="Cambria" w:hAnsi="Cambria" w:cs="Cambria"/>
                <w:noProof/>
                <w:color w:val="000000"/>
                <w:sz w:val="22"/>
                <w:szCs w:val="22"/>
              </w:rPr>
              <w:tab/>
            </w:r>
            <w:r w:rsidDel="0045627A">
              <w:rPr>
                <w:noProof/>
                <w:color w:val="000000"/>
              </w:rPr>
              <w:delText>Status III</w:delText>
            </w:r>
            <w:r w:rsidDel="0045627A">
              <w:rPr>
                <w:noProof/>
                <w:color w:val="000000"/>
              </w:rPr>
              <w:tab/>
              <w:delText>7</w:delText>
            </w:r>
          </w:del>
        </w:p>
        <w:p w14:paraId="61C472C1" w14:textId="77777777" w:rsidR="00906BE9" w:rsidDel="0045627A" w:rsidRDefault="00697CC9">
          <w:pPr>
            <w:pBdr>
              <w:top w:val="nil"/>
              <w:left w:val="nil"/>
              <w:bottom w:val="nil"/>
              <w:right w:val="nil"/>
              <w:between w:val="nil"/>
            </w:pBdr>
            <w:tabs>
              <w:tab w:val="left" w:pos="880"/>
              <w:tab w:val="right" w:pos="9607"/>
            </w:tabs>
            <w:spacing w:after="100"/>
            <w:ind w:left="200"/>
            <w:rPr>
              <w:del w:id="180" w:author="Geethanjali A" w:date="2021-05-03T02:04:00Z"/>
              <w:rFonts w:ascii="Cambria" w:eastAsia="Cambria" w:hAnsi="Cambria" w:cs="Cambria"/>
              <w:noProof/>
              <w:color w:val="000000"/>
              <w:sz w:val="22"/>
              <w:szCs w:val="22"/>
            </w:rPr>
          </w:pPr>
          <w:del w:id="181" w:author="Geethanjali A" w:date="2021-05-03T02:04:00Z">
            <w:r w:rsidDel="0045627A">
              <w:rPr>
                <w:noProof/>
                <w:color w:val="000000"/>
              </w:rPr>
              <w:delText>5.1.4</w:delText>
            </w:r>
            <w:r w:rsidDel="0045627A">
              <w:rPr>
                <w:rFonts w:ascii="Cambria" w:eastAsia="Cambria" w:hAnsi="Cambria" w:cs="Cambria"/>
                <w:noProof/>
                <w:color w:val="000000"/>
                <w:sz w:val="22"/>
                <w:szCs w:val="22"/>
              </w:rPr>
              <w:tab/>
            </w:r>
            <w:r w:rsidDel="0045627A">
              <w:rPr>
                <w:noProof/>
                <w:color w:val="000000"/>
              </w:rPr>
              <w:delText>Status IV</w:delText>
            </w:r>
            <w:r w:rsidDel="0045627A">
              <w:rPr>
                <w:noProof/>
                <w:color w:val="000000"/>
              </w:rPr>
              <w:tab/>
              <w:delText>7</w:delText>
            </w:r>
          </w:del>
        </w:p>
        <w:p w14:paraId="4873350C" w14:textId="77777777" w:rsidR="00906BE9" w:rsidDel="0045627A" w:rsidRDefault="00697CC9">
          <w:pPr>
            <w:pBdr>
              <w:top w:val="nil"/>
              <w:left w:val="nil"/>
              <w:bottom w:val="nil"/>
              <w:right w:val="nil"/>
              <w:between w:val="nil"/>
            </w:pBdr>
            <w:tabs>
              <w:tab w:val="left" w:pos="880"/>
              <w:tab w:val="right" w:pos="9607"/>
            </w:tabs>
            <w:spacing w:after="100"/>
            <w:ind w:left="200"/>
            <w:rPr>
              <w:del w:id="182" w:author="Geethanjali A" w:date="2021-05-03T02:04:00Z"/>
              <w:rFonts w:ascii="Cambria" w:eastAsia="Cambria" w:hAnsi="Cambria" w:cs="Cambria"/>
              <w:noProof/>
              <w:color w:val="000000"/>
              <w:sz w:val="22"/>
              <w:szCs w:val="22"/>
            </w:rPr>
          </w:pPr>
          <w:del w:id="183" w:author="Geethanjali A" w:date="2021-05-03T02:04:00Z">
            <w:r w:rsidDel="0045627A">
              <w:rPr>
                <w:noProof/>
                <w:color w:val="000000"/>
              </w:rPr>
              <w:delText>5.2</w:delText>
            </w:r>
            <w:r w:rsidDel="0045627A">
              <w:rPr>
                <w:rFonts w:ascii="Cambria" w:eastAsia="Cambria" w:hAnsi="Cambria" w:cs="Cambria"/>
                <w:noProof/>
                <w:color w:val="000000"/>
                <w:sz w:val="22"/>
                <w:szCs w:val="22"/>
              </w:rPr>
              <w:tab/>
            </w:r>
            <w:r w:rsidDel="0045627A">
              <w:rPr>
                <w:noProof/>
                <w:color w:val="000000"/>
              </w:rPr>
              <w:delText>Test Severity Level</w:delText>
            </w:r>
            <w:r w:rsidDel="0045627A">
              <w:rPr>
                <w:noProof/>
                <w:color w:val="000000"/>
              </w:rPr>
              <w:tab/>
              <w:delText>7</w:delText>
            </w:r>
          </w:del>
        </w:p>
        <w:p w14:paraId="06C6EC86" w14:textId="77777777" w:rsidR="00906BE9" w:rsidDel="0045627A" w:rsidRDefault="00697CC9">
          <w:pPr>
            <w:pBdr>
              <w:top w:val="nil"/>
              <w:left w:val="nil"/>
              <w:bottom w:val="nil"/>
              <w:right w:val="nil"/>
              <w:between w:val="nil"/>
            </w:pBdr>
            <w:tabs>
              <w:tab w:val="left" w:pos="880"/>
              <w:tab w:val="right" w:pos="9607"/>
            </w:tabs>
            <w:spacing w:after="100"/>
            <w:ind w:left="200"/>
            <w:rPr>
              <w:del w:id="184" w:author="Geethanjali A" w:date="2021-05-03T02:04:00Z"/>
              <w:rFonts w:ascii="Cambria" w:eastAsia="Cambria" w:hAnsi="Cambria" w:cs="Cambria"/>
              <w:noProof/>
              <w:color w:val="000000"/>
              <w:sz w:val="22"/>
              <w:szCs w:val="22"/>
            </w:rPr>
          </w:pPr>
          <w:del w:id="185" w:author="Geethanjali A" w:date="2021-05-03T02:04:00Z">
            <w:r w:rsidDel="0045627A">
              <w:rPr>
                <w:noProof/>
                <w:color w:val="000000"/>
              </w:rPr>
              <w:delText>5.3</w:delText>
            </w:r>
            <w:r w:rsidDel="0045627A">
              <w:rPr>
                <w:rFonts w:ascii="Cambria" w:eastAsia="Cambria" w:hAnsi="Cambria" w:cs="Cambria"/>
                <w:noProof/>
                <w:color w:val="000000"/>
                <w:sz w:val="22"/>
                <w:szCs w:val="22"/>
              </w:rPr>
              <w:tab/>
            </w:r>
            <w:r w:rsidDel="0045627A">
              <w:rPr>
                <w:noProof/>
                <w:color w:val="000000"/>
              </w:rPr>
              <w:delText>FPSC approach</w:delText>
            </w:r>
            <w:r w:rsidDel="0045627A">
              <w:rPr>
                <w:noProof/>
                <w:color w:val="000000"/>
              </w:rPr>
              <w:tab/>
              <w:delText>8</w:delText>
            </w:r>
          </w:del>
        </w:p>
        <w:p w14:paraId="186C7805" w14:textId="77777777" w:rsidR="00906BE9" w:rsidDel="0045627A" w:rsidRDefault="00697CC9">
          <w:pPr>
            <w:pBdr>
              <w:top w:val="nil"/>
              <w:left w:val="nil"/>
              <w:bottom w:val="nil"/>
              <w:right w:val="nil"/>
              <w:between w:val="nil"/>
            </w:pBdr>
            <w:tabs>
              <w:tab w:val="left" w:pos="440"/>
              <w:tab w:val="right" w:pos="9607"/>
            </w:tabs>
            <w:spacing w:after="100"/>
            <w:rPr>
              <w:del w:id="186" w:author="Geethanjali A" w:date="2021-05-03T02:04:00Z"/>
              <w:rFonts w:ascii="Cambria" w:eastAsia="Cambria" w:hAnsi="Cambria" w:cs="Cambria"/>
              <w:noProof/>
              <w:color w:val="000000"/>
              <w:sz w:val="22"/>
              <w:szCs w:val="22"/>
            </w:rPr>
          </w:pPr>
          <w:del w:id="187" w:author="Geethanjali A" w:date="2021-05-03T02:04:00Z">
            <w:r w:rsidDel="0045627A">
              <w:rPr>
                <w:noProof/>
                <w:color w:val="000000"/>
              </w:rPr>
              <w:delText>6.</w:delText>
            </w:r>
            <w:r w:rsidDel="0045627A">
              <w:rPr>
                <w:rFonts w:ascii="Cambria" w:eastAsia="Cambria" w:hAnsi="Cambria" w:cs="Cambria"/>
                <w:noProof/>
                <w:color w:val="000000"/>
                <w:sz w:val="22"/>
                <w:szCs w:val="22"/>
              </w:rPr>
              <w:tab/>
            </w:r>
            <w:r w:rsidDel="0045627A">
              <w:rPr>
                <w:noProof/>
                <w:color w:val="000000"/>
              </w:rPr>
              <w:delText>Requirements</w:delText>
            </w:r>
            <w:r w:rsidDel="0045627A">
              <w:rPr>
                <w:noProof/>
                <w:color w:val="000000"/>
              </w:rPr>
              <w:tab/>
              <w:delText>9</w:delText>
            </w:r>
          </w:del>
        </w:p>
        <w:p w14:paraId="14451928" w14:textId="77777777" w:rsidR="00906BE9" w:rsidDel="0045627A" w:rsidRDefault="00697CC9">
          <w:pPr>
            <w:pBdr>
              <w:top w:val="nil"/>
              <w:left w:val="nil"/>
              <w:bottom w:val="nil"/>
              <w:right w:val="nil"/>
              <w:between w:val="nil"/>
            </w:pBdr>
            <w:tabs>
              <w:tab w:val="left" w:pos="880"/>
              <w:tab w:val="right" w:pos="9607"/>
            </w:tabs>
            <w:spacing w:after="100"/>
            <w:ind w:left="200"/>
            <w:rPr>
              <w:del w:id="188" w:author="Geethanjali A" w:date="2021-05-03T02:04:00Z"/>
              <w:rFonts w:ascii="Cambria" w:eastAsia="Cambria" w:hAnsi="Cambria" w:cs="Cambria"/>
              <w:noProof/>
              <w:color w:val="000000"/>
              <w:sz w:val="22"/>
              <w:szCs w:val="22"/>
            </w:rPr>
          </w:pPr>
          <w:del w:id="189" w:author="Geethanjali A" w:date="2021-05-03T02:04:00Z">
            <w:r w:rsidDel="0045627A">
              <w:rPr>
                <w:noProof/>
                <w:color w:val="000000"/>
              </w:rPr>
              <w:delText>6.1</w:delText>
            </w:r>
            <w:r w:rsidDel="0045627A">
              <w:rPr>
                <w:rFonts w:ascii="Cambria" w:eastAsia="Cambria" w:hAnsi="Cambria" w:cs="Cambria"/>
                <w:noProof/>
                <w:color w:val="000000"/>
                <w:sz w:val="22"/>
                <w:szCs w:val="22"/>
              </w:rPr>
              <w:tab/>
            </w:r>
            <w:r w:rsidDel="0045627A">
              <w:rPr>
                <w:noProof/>
                <w:color w:val="000000"/>
              </w:rPr>
              <w:delText>Radiated Emission in ALSE</w:delText>
            </w:r>
            <w:r w:rsidDel="0045627A">
              <w:rPr>
                <w:noProof/>
                <w:color w:val="000000"/>
              </w:rPr>
              <w:tab/>
              <w:delText>9</w:delText>
            </w:r>
          </w:del>
        </w:p>
        <w:p w14:paraId="39E2D5FE" w14:textId="77777777" w:rsidR="00906BE9" w:rsidDel="0045627A" w:rsidRDefault="00697CC9">
          <w:pPr>
            <w:pBdr>
              <w:top w:val="nil"/>
              <w:left w:val="nil"/>
              <w:bottom w:val="nil"/>
              <w:right w:val="nil"/>
              <w:between w:val="nil"/>
            </w:pBdr>
            <w:tabs>
              <w:tab w:val="left" w:pos="880"/>
              <w:tab w:val="right" w:pos="9607"/>
            </w:tabs>
            <w:spacing w:after="100"/>
            <w:ind w:left="200"/>
            <w:rPr>
              <w:del w:id="190" w:author="Geethanjali A" w:date="2021-05-03T02:04:00Z"/>
              <w:rFonts w:ascii="Cambria" w:eastAsia="Cambria" w:hAnsi="Cambria" w:cs="Cambria"/>
              <w:noProof/>
              <w:color w:val="000000"/>
              <w:sz w:val="22"/>
              <w:szCs w:val="22"/>
            </w:rPr>
          </w:pPr>
          <w:del w:id="191" w:author="Geethanjali A" w:date="2021-05-03T02:04:00Z">
            <w:r w:rsidDel="0045627A">
              <w:rPr>
                <w:noProof/>
                <w:color w:val="000000"/>
              </w:rPr>
              <w:delText>6.2</w:delText>
            </w:r>
            <w:r w:rsidDel="0045627A">
              <w:rPr>
                <w:rFonts w:ascii="Cambria" w:eastAsia="Cambria" w:hAnsi="Cambria" w:cs="Cambria"/>
                <w:noProof/>
                <w:color w:val="000000"/>
                <w:sz w:val="22"/>
                <w:szCs w:val="22"/>
              </w:rPr>
              <w:tab/>
            </w:r>
            <w:r w:rsidDel="0045627A">
              <w:rPr>
                <w:noProof/>
                <w:color w:val="000000"/>
              </w:rPr>
              <w:delText>Conducted Emissions - Voltage on Power leads</w:delText>
            </w:r>
            <w:r w:rsidDel="0045627A">
              <w:rPr>
                <w:noProof/>
                <w:color w:val="000000"/>
              </w:rPr>
              <w:tab/>
              <w:delText>9</w:delText>
            </w:r>
          </w:del>
        </w:p>
        <w:p w14:paraId="4E384F88" w14:textId="77777777" w:rsidR="00906BE9" w:rsidDel="0045627A" w:rsidRDefault="00697CC9">
          <w:pPr>
            <w:pBdr>
              <w:top w:val="nil"/>
              <w:left w:val="nil"/>
              <w:bottom w:val="nil"/>
              <w:right w:val="nil"/>
              <w:between w:val="nil"/>
            </w:pBdr>
            <w:tabs>
              <w:tab w:val="left" w:pos="880"/>
              <w:tab w:val="right" w:pos="9607"/>
            </w:tabs>
            <w:spacing w:after="100"/>
            <w:ind w:left="200"/>
            <w:rPr>
              <w:del w:id="192" w:author="Geethanjali A" w:date="2021-05-03T02:04:00Z"/>
              <w:rFonts w:ascii="Cambria" w:eastAsia="Cambria" w:hAnsi="Cambria" w:cs="Cambria"/>
              <w:noProof/>
              <w:color w:val="000000"/>
              <w:sz w:val="22"/>
              <w:szCs w:val="22"/>
            </w:rPr>
          </w:pPr>
          <w:del w:id="193" w:author="Geethanjali A" w:date="2021-05-03T02:04:00Z">
            <w:r w:rsidDel="0045627A">
              <w:rPr>
                <w:noProof/>
                <w:color w:val="000000"/>
              </w:rPr>
              <w:delText>6.3</w:delText>
            </w:r>
            <w:r w:rsidDel="0045627A">
              <w:rPr>
                <w:rFonts w:ascii="Cambria" w:eastAsia="Cambria" w:hAnsi="Cambria" w:cs="Cambria"/>
                <w:noProof/>
                <w:color w:val="000000"/>
                <w:sz w:val="22"/>
                <w:szCs w:val="22"/>
              </w:rPr>
              <w:tab/>
            </w:r>
            <w:r w:rsidDel="0045627A">
              <w:rPr>
                <w:noProof/>
                <w:color w:val="000000"/>
              </w:rPr>
              <w:delText>Conducted Emissions - Current probe on cable harness</w:delText>
            </w:r>
            <w:r w:rsidDel="0045627A">
              <w:rPr>
                <w:noProof/>
                <w:color w:val="000000"/>
              </w:rPr>
              <w:tab/>
              <w:delText>9</w:delText>
            </w:r>
          </w:del>
        </w:p>
        <w:p w14:paraId="61500193" w14:textId="77777777" w:rsidR="00906BE9" w:rsidDel="0045627A" w:rsidRDefault="00697CC9">
          <w:pPr>
            <w:pBdr>
              <w:top w:val="nil"/>
              <w:left w:val="nil"/>
              <w:bottom w:val="nil"/>
              <w:right w:val="nil"/>
              <w:between w:val="nil"/>
            </w:pBdr>
            <w:tabs>
              <w:tab w:val="left" w:pos="880"/>
              <w:tab w:val="right" w:pos="9607"/>
            </w:tabs>
            <w:spacing w:after="100"/>
            <w:ind w:left="200"/>
            <w:rPr>
              <w:del w:id="194" w:author="Geethanjali A" w:date="2021-05-03T02:04:00Z"/>
              <w:rFonts w:ascii="Cambria" w:eastAsia="Cambria" w:hAnsi="Cambria" w:cs="Cambria"/>
              <w:noProof/>
              <w:color w:val="000000"/>
              <w:sz w:val="22"/>
              <w:szCs w:val="22"/>
            </w:rPr>
          </w:pPr>
          <w:del w:id="195" w:author="Geethanjali A" w:date="2021-05-03T02:04:00Z">
            <w:r w:rsidDel="0045627A">
              <w:rPr>
                <w:noProof/>
                <w:color w:val="000000"/>
              </w:rPr>
              <w:delText>6.4</w:delText>
            </w:r>
            <w:r w:rsidDel="0045627A">
              <w:rPr>
                <w:rFonts w:ascii="Cambria" w:eastAsia="Cambria" w:hAnsi="Cambria" w:cs="Cambria"/>
                <w:noProof/>
                <w:color w:val="000000"/>
                <w:sz w:val="22"/>
                <w:szCs w:val="22"/>
              </w:rPr>
              <w:tab/>
            </w:r>
            <w:r w:rsidDel="0045627A">
              <w:rPr>
                <w:noProof/>
                <w:color w:val="000000"/>
              </w:rPr>
              <w:delText>Interference immunity - BCI on cables</w:delText>
            </w:r>
            <w:r w:rsidDel="0045627A">
              <w:rPr>
                <w:noProof/>
                <w:color w:val="000000"/>
              </w:rPr>
              <w:tab/>
              <w:delText>9</w:delText>
            </w:r>
          </w:del>
        </w:p>
        <w:p w14:paraId="55595731" w14:textId="77777777" w:rsidR="00906BE9" w:rsidDel="0045627A" w:rsidRDefault="00697CC9">
          <w:pPr>
            <w:pBdr>
              <w:top w:val="nil"/>
              <w:left w:val="nil"/>
              <w:bottom w:val="nil"/>
              <w:right w:val="nil"/>
              <w:between w:val="nil"/>
            </w:pBdr>
            <w:tabs>
              <w:tab w:val="left" w:pos="880"/>
              <w:tab w:val="right" w:pos="9607"/>
            </w:tabs>
            <w:spacing w:after="100"/>
            <w:ind w:left="200"/>
            <w:rPr>
              <w:del w:id="196" w:author="Geethanjali A" w:date="2021-05-03T02:04:00Z"/>
              <w:rFonts w:ascii="Cambria" w:eastAsia="Cambria" w:hAnsi="Cambria" w:cs="Cambria"/>
              <w:noProof/>
              <w:color w:val="000000"/>
              <w:sz w:val="22"/>
              <w:szCs w:val="22"/>
            </w:rPr>
          </w:pPr>
          <w:del w:id="197" w:author="Geethanjali A" w:date="2021-05-03T02:04:00Z">
            <w:r w:rsidDel="0045627A">
              <w:rPr>
                <w:noProof/>
                <w:color w:val="000000"/>
              </w:rPr>
              <w:delText>6.5</w:delText>
            </w:r>
            <w:r w:rsidDel="0045627A">
              <w:rPr>
                <w:rFonts w:ascii="Cambria" w:eastAsia="Cambria" w:hAnsi="Cambria" w:cs="Cambria"/>
                <w:noProof/>
                <w:color w:val="000000"/>
                <w:sz w:val="22"/>
                <w:szCs w:val="22"/>
              </w:rPr>
              <w:tab/>
            </w:r>
            <w:r w:rsidDel="0045627A">
              <w:rPr>
                <w:noProof/>
                <w:color w:val="000000"/>
              </w:rPr>
              <w:delText>Interference Immunity - ALSE (Antenna)</w:delText>
            </w:r>
            <w:r w:rsidDel="0045627A">
              <w:rPr>
                <w:noProof/>
                <w:color w:val="000000"/>
              </w:rPr>
              <w:tab/>
              <w:delText>9</w:delText>
            </w:r>
          </w:del>
        </w:p>
        <w:p w14:paraId="5F72D721" w14:textId="77777777" w:rsidR="00906BE9" w:rsidDel="0045627A" w:rsidRDefault="00697CC9">
          <w:pPr>
            <w:pBdr>
              <w:top w:val="nil"/>
              <w:left w:val="nil"/>
              <w:bottom w:val="nil"/>
              <w:right w:val="nil"/>
              <w:between w:val="nil"/>
            </w:pBdr>
            <w:tabs>
              <w:tab w:val="left" w:pos="880"/>
              <w:tab w:val="right" w:pos="9607"/>
            </w:tabs>
            <w:spacing w:after="100"/>
            <w:ind w:left="200"/>
            <w:rPr>
              <w:del w:id="198" w:author="Geethanjali A" w:date="2021-05-03T02:04:00Z"/>
              <w:rFonts w:ascii="Cambria" w:eastAsia="Cambria" w:hAnsi="Cambria" w:cs="Cambria"/>
              <w:noProof/>
              <w:color w:val="000000"/>
              <w:sz w:val="22"/>
              <w:szCs w:val="22"/>
            </w:rPr>
          </w:pPr>
          <w:del w:id="199" w:author="Geethanjali A" w:date="2021-05-03T02:04:00Z">
            <w:r w:rsidDel="0045627A">
              <w:rPr>
                <w:noProof/>
                <w:color w:val="000000"/>
              </w:rPr>
              <w:delText>6.6</w:delText>
            </w:r>
            <w:r w:rsidDel="0045627A">
              <w:rPr>
                <w:rFonts w:ascii="Cambria" w:eastAsia="Cambria" w:hAnsi="Cambria" w:cs="Cambria"/>
                <w:noProof/>
                <w:color w:val="000000"/>
                <w:sz w:val="22"/>
                <w:szCs w:val="22"/>
              </w:rPr>
              <w:tab/>
            </w:r>
            <w:r w:rsidDel="0045627A">
              <w:rPr>
                <w:noProof/>
                <w:color w:val="000000"/>
              </w:rPr>
              <w:delText>Interference Immunity – Magnetic Fields</w:delText>
            </w:r>
            <w:r w:rsidDel="0045627A">
              <w:rPr>
                <w:noProof/>
                <w:color w:val="000000"/>
              </w:rPr>
              <w:tab/>
              <w:delText>10</w:delText>
            </w:r>
          </w:del>
        </w:p>
        <w:p w14:paraId="53B3EF25" w14:textId="77777777" w:rsidR="00906BE9" w:rsidDel="0045627A" w:rsidRDefault="00697CC9">
          <w:pPr>
            <w:pBdr>
              <w:top w:val="nil"/>
              <w:left w:val="nil"/>
              <w:bottom w:val="nil"/>
              <w:right w:val="nil"/>
              <w:between w:val="nil"/>
            </w:pBdr>
            <w:tabs>
              <w:tab w:val="left" w:pos="880"/>
              <w:tab w:val="right" w:pos="9607"/>
            </w:tabs>
            <w:spacing w:after="100"/>
            <w:ind w:left="200"/>
            <w:rPr>
              <w:del w:id="200" w:author="Geethanjali A" w:date="2021-05-03T02:04:00Z"/>
              <w:rFonts w:ascii="Cambria" w:eastAsia="Cambria" w:hAnsi="Cambria" w:cs="Cambria"/>
              <w:noProof/>
              <w:color w:val="000000"/>
              <w:sz w:val="22"/>
              <w:szCs w:val="22"/>
            </w:rPr>
          </w:pPr>
          <w:del w:id="201" w:author="Geethanjali A" w:date="2021-05-03T02:04:00Z">
            <w:r w:rsidDel="0045627A">
              <w:rPr>
                <w:noProof/>
                <w:color w:val="000000"/>
              </w:rPr>
              <w:delText>6.7</w:delText>
            </w:r>
            <w:r w:rsidDel="0045627A">
              <w:rPr>
                <w:rFonts w:ascii="Cambria" w:eastAsia="Cambria" w:hAnsi="Cambria" w:cs="Cambria"/>
                <w:noProof/>
                <w:color w:val="000000"/>
                <w:sz w:val="22"/>
                <w:szCs w:val="22"/>
              </w:rPr>
              <w:tab/>
            </w:r>
            <w:r w:rsidDel="0045627A">
              <w:rPr>
                <w:noProof/>
                <w:color w:val="000000"/>
              </w:rPr>
              <w:delText>Conducted Transient on power lines</w:delText>
            </w:r>
            <w:r w:rsidDel="0045627A">
              <w:rPr>
                <w:noProof/>
                <w:color w:val="000000"/>
              </w:rPr>
              <w:tab/>
              <w:delText>10</w:delText>
            </w:r>
          </w:del>
        </w:p>
        <w:p w14:paraId="38EA3655" w14:textId="77777777" w:rsidR="00906BE9" w:rsidDel="0045627A" w:rsidRDefault="00697CC9">
          <w:pPr>
            <w:pBdr>
              <w:top w:val="nil"/>
              <w:left w:val="nil"/>
              <w:bottom w:val="nil"/>
              <w:right w:val="nil"/>
              <w:between w:val="nil"/>
            </w:pBdr>
            <w:tabs>
              <w:tab w:val="left" w:pos="880"/>
              <w:tab w:val="right" w:pos="9607"/>
            </w:tabs>
            <w:spacing w:after="100"/>
            <w:ind w:left="200"/>
            <w:rPr>
              <w:del w:id="202" w:author="Geethanjali A" w:date="2021-05-03T02:04:00Z"/>
              <w:rFonts w:ascii="Cambria" w:eastAsia="Cambria" w:hAnsi="Cambria" w:cs="Cambria"/>
              <w:noProof/>
              <w:color w:val="000000"/>
              <w:sz w:val="22"/>
              <w:szCs w:val="22"/>
            </w:rPr>
          </w:pPr>
          <w:del w:id="203" w:author="Geethanjali A" w:date="2021-05-03T02:04:00Z">
            <w:r w:rsidDel="0045627A">
              <w:rPr>
                <w:noProof/>
                <w:color w:val="000000"/>
              </w:rPr>
              <w:delText>6.8</w:delText>
            </w:r>
            <w:r w:rsidDel="0045627A">
              <w:rPr>
                <w:rFonts w:ascii="Cambria" w:eastAsia="Cambria" w:hAnsi="Cambria" w:cs="Cambria"/>
                <w:noProof/>
                <w:color w:val="000000"/>
                <w:sz w:val="22"/>
                <w:szCs w:val="22"/>
              </w:rPr>
              <w:tab/>
            </w:r>
            <w:r w:rsidDel="0045627A">
              <w:rPr>
                <w:noProof/>
                <w:color w:val="000000"/>
              </w:rPr>
              <w:delText>Conducted Immunity to Transient on power lines</w:delText>
            </w:r>
            <w:r w:rsidDel="0045627A">
              <w:rPr>
                <w:noProof/>
                <w:color w:val="000000"/>
              </w:rPr>
              <w:tab/>
              <w:delText>10</w:delText>
            </w:r>
          </w:del>
        </w:p>
        <w:p w14:paraId="0C333732" w14:textId="77777777" w:rsidR="00906BE9" w:rsidDel="0045627A" w:rsidRDefault="00697CC9">
          <w:pPr>
            <w:pBdr>
              <w:top w:val="nil"/>
              <w:left w:val="nil"/>
              <w:bottom w:val="nil"/>
              <w:right w:val="nil"/>
              <w:between w:val="nil"/>
            </w:pBdr>
            <w:tabs>
              <w:tab w:val="left" w:pos="880"/>
              <w:tab w:val="right" w:pos="9607"/>
            </w:tabs>
            <w:spacing w:after="100"/>
            <w:ind w:left="200"/>
            <w:rPr>
              <w:del w:id="204" w:author="Geethanjali A" w:date="2021-05-03T02:04:00Z"/>
              <w:rFonts w:ascii="Cambria" w:eastAsia="Cambria" w:hAnsi="Cambria" w:cs="Cambria"/>
              <w:noProof/>
              <w:color w:val="000000"/>
              <w:sz w:val="22"/>
              <w:szCs w:val="22"/>
            </w:rPr>
          </w:pPr>
          <w:del w:id="205" w:author="Geethanjali A" w:date="2021-05-03T02:04:00Z">
            <w:r w:rsidDel="0045627A">
              <w:rPr>
                <w:noProof/>
                <w:color w:val="000000"/>
              </w:rPr>
              <w:delText>6.9</w:delText>
            </w:r>
            <w:r w:rsidDel="0045627A">
              <w:rPr>
                <w:rFonts w:ascii="Cambria" w:eastAsia="Cambria" w:hAnsi="Cambria" w:cs="Cambria"/>
                <w:noProof/>
                <w:color w:val="000000"/>
                <w:sz w:val="22"/>
                <w:szCs w:val="22"/>
              </w:rPr>
              <w:tab/>
            </w:r>
            <w:r w:rsidDel="0045627A">
              <w:rPr>
                <w:noProof/>
                <w:color w:val="000000"/>
              </w:rPr>
              <w:delText>Coupled Transient Interference on cable harness</w:delText>
            </w:r>
            <w:r w:rsidDel="0045627A">
              <w:rPr>
                <w:noProof/>
                <w:color w:val="000000"/>
              </w:rPr>
              <w:tab/>
              <w:delText>10</w:delText>
            </w:r>
          </w:del>
        </w:p>
        <w:p w14:paraId="23D92440" w14:textId="77777777" w:rsidR="00906BE9" w:rsidDel="0045627A" w:rsidRDefault="00697CC9">
          <w:pPr>
            <w:pBdr>
              <w:top w:val="nil"/>
              <w:left w:val="nil"/>
              <w:bottom w:val="nil"/>
              <w:right w:val="nil"/>
              <w:between w:val="nil"/>
            </w:pBdr>
            <w:tabs>
              <w:tab w:val="left" w:pos="880"/>
              <w:tab w:val="right" w:pos="9607"/>
            </w:tabs>
            <w:spacing w:after="100"/>
            <w:ind w:left="200"/>
            <w:rPr>
              <w:del w:id="206" w:author="Geethanjali A" w:date="2021-05-03T02:04:00Z"/>
              <w:rFonts w:ascii="Cambria" w:eastAsia="Cambria" w:hAnsi="Cambria" w:cs="Cambria"/>
              <w:noProof/>
              <w:color w:val="000000"/>
              <w:sz w:val="22"/>
              <w:szCs w:val="22"/>
            </w:rPr>
          </w:pPr>
          <w:del w:id="207" w:author="Geethanjali A" w:date="2021-05-03T02:04:00Z">
            <w:r w:rsidDel="0045627A">
              <w:rPr>
                <w:noProof/>
                <w:color w:val="000000"/>
              </w:rPr>
              <w:delText>6.10</w:delText>
            </w:r>
            <w:r w:rsidDel="0045627A">
              <w:rPr>
                <w:rFonts w:ascii="Cambria" w:eastAsia="Cambria" w:hAnsi="Cambria" w:cs="Cambria"/>
                <w:noProof/>
                <w:color w:val="000000"/>
                <w:sz w:val="22"/>
                <w:szCs w:val="22"/>
              </w:rPr>
              <w:tab/>
            </w:r>
            <w:r w:rsidDel="0045627A">
              <w:rPr>
                <w:noProof/>
                <w:color w:val="000000"/>
              </w:rPr>
              <w:delText>Powered Electrostatic Discharge (ESD)</w:delText>
            </w:r>
            <w:r w:rsidDel="0045627A">
              <w:rPr>
                <w:noProof/>
                <w:color w:val="000000"/>
              </w:rPr>
              <w:tab/>
              <w:delText>10</w:delText>
            </w:r>
          </w:del>
        </w:p>
        <w:p w14:paraId="5C506FBC" w14:textId="77777777" w:rsidR="00906BE9" w:rsidDel="0045627A" w:rsidRDefault="00697CC9">
          <w:pPr>
            <w:pBdr>
              <w:top w:val="nil"/>
              <w:left w:val="nil"/>
              <w:bottom w:val="nil"/>
              <w:right w:val="nil"/>
              <w:between w:val="nil"/>
            </w:pBdr>
            <w:tabs>
              <w:tab w:val="left" w:pos="880"/>
              <w:tab w:val="right" w:pos="9607"/>
            </w:tabs>
            <w:spacing w:after="100"/>
            <w:ind w:left="200"/>
            <w:rPr>
              <w:del w:id="208" w:author="Geethanjali A" w:date="2021-05-03T02:04:00Z"/>
              <w:rFonts w:ascii="Cambria" w:eastAsia="Cambria" w:hAnsi="Cambria" w:cs="Cambria"/>
              <w:noProof/>
              <w:color w:val="000000"/>
              <w:sz w:val="22"/>
              <w:szCs w:val="22"/>
            </w:rPr>
          </w:pPr>
          <w:del w:id="209" w:author="Geethanjali A" w:date="2021-05-03T02:04:00Z">
            <w:r w:rsidDel="0045627A">
              <w:rPr>
                <w:noProof/>
                <w:color w:val="000000"/>
              </w:rPr>
              <w:delText>6.11</w:delText>
            </w:r>
            <w:r w:rsidDel="0045627A">
              <w:rPr>
                <w:rFonts w:ascii="Cambria" w:eastAsia="Cambria" w:hAnsi="Cambria" w:cs="Cambria"/>
                <w:noProof/>
                <w:color w:val="000000"/>
                <w:sz w:val="22"/>
                <w:szCs w:val="22"/>
              </w:rPr>
              <w:tab/>
            </w:r>
            <w:r w:rsidDel="0045627A">
              <w:rPr>
                <w:noProof/>
                <w:color w:val="000000"/>
              </w:rPr>
              <w:delText>Handling Electrostatic Discharge (ESD)</w:delText>
            </w:r>
            <w:r w:rsidDel="0045627A">
              <w:rPr>
                <w:noProof/>
                <w:color w:val="000000"/>
              </w:rPr>
              <w:tab/>
              <w:delText>10</w:delText>
            </w:r>
          </w:del>
        </w:p>
        <w:p w14:paraId="14DB59E3" w14:textId="77777777" w:rsidR="00906BE9" w:rsidDel="0045627A" w:rsidRDefault="00697CC9">
          <w:pPr>
            <w:pBdr>
              <w:top w:val="nil"/>
              <w:left w:val="nil"/>
              <w:bottom w:val="nil"/>
              <w:right w:val="nil"/>
              <w:between w:val="nil"/>
            </w:pBdr>
            <w:tabs>
              <w:tab w:val="left" w:pos="440"/>
              <w:tab w:val="right" w:pos="9607"/>
            </w:tabs>
            <w:spacing w:after="100"/>
            <w:rPr>
              <w:del w:id="210" w:author="Geethanjali A" w:date="2021-05-03T02:04:00Z"/>
              <w:rFonts w:ascii="Cambria" w:eastAsia="Cambria" w:hAnsi="Cambria" w:cs="Cambria"/>
              <w:noProof/>
              <w:color w:val="000000"/>
              <w:sz w:val="22"/>
              <w:szCs w:val="22"/>
            </w:rPr>
          </w:pPr>
          <w:del w:id="211" w:author="Geethanjali A" w:date="2021-05-03T02:04:00Z">
            <w:r w:rsidDel="0045627A">
              <w:rPr>
                <w:noProof/>
                <w:color w:val="000000"/>
              </w:rPr>
              <w:delText>7.</w:delText>
            </w:r>
            <w:r w:rsidDel="0045627A">
              <w:rPr>
                <w:rFonts w:ascii="Cambria" w:eastAsia="Cambria" w:hAnsi="Cambria" w:cs="Cambria"/>
                <w:noProof/>
                <w:color w:val="000000"/>
                <w:sz w:val="22"/>
                <w:szCs w:val="22"/>
              </w:rPr>
              <w:tab/>
            </w:r>
            <w:r w:rsidDel="0045627A">
              <w:rPr>
                <w:noProof/>
                <w:color w:val="000000"/>
              </w:rPr>
              <w:delText>References</w:delText>
            </w:r>
            <w:r w:rsidDel="0045627A">
              <w:rPr>
                <w:noProof/>
                <w:color w:val="000000"/>
              </w:rPr>
              <w:tab/>
              <w:delText>11</w:delText>
            </w:r>
          </w:del>
        </w:p>
        <w:p w14:paraId="3E142418" w14:textId="77777777" w:rsidR="00906BE9" w:rsidDel="0045627A" w:rsidRDefault="00697CC9">
          <w:pPr>
            <w:pBdr>
              <w:top w:val="nil"/>
              <w:left w:val="nil"/>
              <w:bottom w:val="nil"/>
              <w:right w:val="nil"/>
              <w:between w:val="nil"/>
            </w:pBdr>
            <w:tabs>
              <w:tab w:val="left" w:pos="880"/>
              <w:tab w:val="right" w:pos="9607"/>
            </w:tabs>
            <w:spacing w:after="100"/>
            <w:ind w:left="200"/>
            <w:rPr>
              <w:del w:id="212" w:author="Geethanjali A" w:date="2021-05-03T02:04:00Z"/>
              <w:rFonts w:ascii="Cambria" w:eastAsia="Cambria" w:hAnsi="Cambria" w:cs="Cambria"/>
              <w:noProof/>
              <w:color w:val="000000"/>
              <w:sz w:val="22"/>
              <w:szCs w:val="22"/>
            </w:rPr>
          </w:pPr>
          <w:del w:id="213" w:author="Geethanjali A" w:date="2021-05-03T02:04:00Z">
            <w:r w:rsidDel="0045627A">
              <w:rPr>
                <w:noProof/>
                <w:color w:val="000000"/>
              </w:rPr>
              <w:delText>7.1</w:delText>
            </w:r>
            <w:r w:rsidDel="0045627A">
              <w:rPr>
                <w:rFonts w:ascii="Cambria" w:eastAsia="Cambria" w:hAnsi="Cambria" w:cs="Cambria"/>
                <w:noProof/>
                <w:color w:val="000000"/>
                <w:sz w:val="22"/>
                <w:szCs w:val="22"/>
              </w:rPr>
              <w:tab/>
            </w:r>
            <w:r w:rsidDel="0045627A">
              <w:rPr>
                <w:noProof/>
                <w:color w:val="000000"/>
              </w:rPr>
              <w:delText>Industry Standards</w:delText>
            </w:r>
            <w:r w:rsidDel="0045627A">
              <w:rPr>
                <w:noProof/>
                <w:color w:val="000000"/>
              </w:rPr>
              <w:tab/>
              <w:delText>11</w:delText>
            </w:r>
          </w:del>
        </w:p>
        <w:p w14:paraId="25B98343" w14:textId="77777777" w:rsidR="00906BE9" w:rsidDel="0045627A" w:rsidRDefault="00697CC9">
          <w:pPr>
            <w:pBdr>
              <w:top w:val="nil"/>
              <w:left w:val="nil"/>
              <w:bottom w:val="nil"/>
              <w:right w:val="nil"/>
              <w:between w:val="nil"/>
            </w:pBdr>
            <w:tabs>
              <w:tab w:val="left" w:pos="880"/>
              <w:tab w:val="right" w:pos="9607"/>
            </w:tabs>
            <w:spacing w:after="100"/>
            <w:ind w:left="200"/>
            <w:rPr>
              <w:del w:id="214" w:author="Geethanjali A" w:date="2021-05-03T02:04:00Z"/>
              <w:rFonts w:ascii="Cambria" w:eastAsia="Cambria" w:hAnsi="Cambria" w:cs="Cambria"/>
              <w:noProof/>
              <w:color w:val="000000"/>
              <w:sz w:val="22"/>
              <w:szCs w:val="22"/>
            </w:rPr>
          </w:pPr>
          <w:del w:id="215" w:author="Geethanjali A" w:date="2021-05-03T02:04:00Z">
            <w:r w:rsidDel="0045627A">
              <w:rPr>
                <w:noProof/>
                <w:color w:val="000000"/>
              </w:rPr>
              <w:delText>7.2</w:delText>
            </w:r>
            <w:r w:rsidDel="0045627A">
              <w:rPr>
                <w:rFonts w:ascii="Cambria" w:eastAsia="Cambria" w:hAnsi="Cambria" w:cs="Cambria"/>
                <w:noProof/>
                <w:color w:val="000000"/>
                <w:sz w:val="22"/>
                <w:szCs w:val="22"/>
              </w:rPr>
              <w:tab/>
            </w:r>
            <w:r w:rsidDel="0045627A">
              <w:rPr>
                <w:noProof/>
                <w:color w:val="000000"/>
              </w:rPr>
              <w:delText>Motional Requirements</w:delText>
            </w:r>
            <w:r w:rsidDel="0045627A">
              <w:rPr>
                <w:noProof/>
                <w:color w:val="000000"/>
              </w:rPr>
              <w:tab/>
              <w:delText>11</w:delText>
            </w:r>
          </w:del>
        </w:p>
        <w:p w14:paraId="58ED734F" w14:textId="77777777" w:rsidR="00906BE9" w:rsidDel="0045627A" w:rsidRDefault="00697CC9">
          <w:pPr>
            <w:pBdr>
              <w:top w:val="nil"/>
              <w:left w:val="nil"/>
              <w:bottom w:val="nil"/>
              <w:right w:val="nil"/>
              <w:between w:val="nil"/>
            </w:pBdr>
            <w:tabs>
              <w:tab w:val="left" w:pos="880"/>
              <w:tab w:val="right" w:pos="9607"/>
            </w:tabs>
            <w:spacing w:after="100"/>
            <w:ind w:left="200"/>
            <w:rPr>
              <w:del w:id="216" w:author="Geethanjali A" w:date="2021-05-03T02:04:00Z"/>
              <w:rFonts w:ascii="Cambria" w:eastAsia="Cambria" w:hAnsi="Cambria" w:cs="Cambria"/>
              <w:noProof/>
              <w:color w:val="000000"/>
              <w:sz w:val="22"/>
              <w:szCs w:val="22"/>
            </w:rPr>
          </w:pPr>
          <w:del w:id="217" w:author="Geethanjali A" w:date="2021-05-03T02:04:00Z">
            <w:r w:rsidDel="0045627A">
              <w:rPr>
                <w:noProof/>
                <w:color w:val="000000"/>
              </w:rPr>
              <w:delText>7.3</w:delText>
            </w:r>
            <w:r w:rsidDel="0045627A">
              <w:rPr>
                <w:rFonts w:ascii="Cambria" w:eastAsia="Cambria" w:hAnsi="Cambria" w:cs="Cambria"/>
                <w:noProof/>
                <w:color w:val="000000"/>
                <w:sz w:val="22"/>
                <w:szCs w:val="22"/>
              </w:rPr>
              <w:tab/>
            </w:r>
            <w:r w:rsidDel="0045627A">
              <w:rPr>
                <w:noProof/>
                <w:color w:val="000000"/>
              </w:rPr>
              <w:delText>Acronyms and Terms</w:delText>
            </w:r>
            <w:r w:rsidDel="0045627A">
              <w:rPr>
                <w:noProof/>
                <w:color w:val="000000"/>
              </w:rPr>
              <w:tab/>
              <w:delText>12</w:delText>
            </w:r>
          </w:del>
        </w:p>
        <w:p w14:paraId="286D92F7" w14:textId="77777777" w:rsidR="00906BE9" w:rsidRDefault="00697CC9">
          <w:r>
            <w:fldChar w:fldCharType="end"/>
          </w:r>
        </w:p>
      </w:sdtContent>
    </w:sdt>
    <w:p w14:paraId="0EABCB7A" w14:textId="77777777" w:rsidR="00906BE9" w:rsidRDefault="00697CC9">
      <w:pPr>
        <w:pStyle w:val="Heading1"/>
        <w:keepNext/>
        <w:keepLines/>
        <w:widowControl w:val="0"/>
        <w:numPr>
          <w:ilvl w:val="0"/>
          <w:numId w:val="4"/>
        </w:numPr>
        <w:jc w:val="both"/>
      </w:pPr>
      <w:r>
        <w:br w:type="page"/>
      </w:r>
      <w:bookmarkStart w:id="218" w:name="_Toc70976760"/>
      <w:r>
        <w:lastRenderedPageBreak/>
        <w:t>Scope of the Document</w:t>
      </w:r>
      <w:bookmarkEnd w:id="218"/>
    </w:p>
    <w:p w14:paraId="6FA9AE35" w14:textId="77777777" w:rsidR="00906BE9" w:rsidRDefault="00697CC9">
      <w:pPr>
        <w:pStyle w:val="Heading2"/>
        <w:keepLines w:val="0"/>
        <w:widowControl/>
        <w:numPr>
          <w:ilvl w:val="1"/>
          <w:numId w:val="4"/>
        </w:numPr>
      </w:pPr>
      <w:bookmarkStart w:id="219" w:name="_Toc70976761"/>
      <w:r>
        <w:t>Scope of Document</w:t>
      </w:r>
      <w:bookmarkEnd w:id="219"/>
    </w:p>
    <w:p w14:paraId="5B8D0B82" w14:textId="77777777" w:rsidR="00906BE9" w:rsidRPr="00926CA5" w:rsidRDefault="00697CC9">
      <w:pPr>
        <w:rPr>
          <w:rPrChange w:id="220" w:author="Geethanjali A" w:date="2021-04-29T11:23:00Z">
            <w:rPr>
              <w:highlight w:val="yellow"/>
            </w:rPr>
          </w:rPrChange>
        </w:rPr>
      </w:pPr>
      <w:r>
        <w:rPr>
          <w:color w:val="000000"/>
          <w:sz w:val="22"/>
          <w:szCs w:val="22"/>
          <w:highlight w:val="white"/>
        </w:rPr>
        <w:t>This document is a Process and Methodology</w:t>
      </w:r>
      <w:r>
        <w:rPr>
          <w:sz w:val="22"/>
          <w:szCs w:val="22"/>
          <w:highlight w:val="white"/>
        </w:rPr>
        <w:t xml:space="preserve"> </w:t>
      </w:r>
      <w:r>
        <w:t>fo</w:t>
      </w:r>
      <w:r w:rsidRPr="00926CA5">
        <w:t>r</w:t>
      </w:r>
      <w:r w:rsidRPr="00926CA5">
        <w:rPr>
          <w:rPrChange w:id="221" w:author="Geethanjali A" w:date="2021-04-29T11:23:00Z">
            <w:rPr>
              <w:highlight w:val="yellow"/>
            </w:rPr>
          </w:rPrChange>
        </w:rPr>
        <w:t xml:space="preserve"> </w:t>
      </w:r>
      <w:r w:rsidRPr="00926CA5">
        <w:rPr>
          <w:sz w:val="22"/>
          <w:szCs w:val="22"/>
          <w:rPrChange w:id="222" w:author="Geethanjali A" w:date="2021-04-29T11:23:00Z">
            <w:rPr>
              <w:sz w:val="22"/>
              <w:szCs w:val="22"/>
              <w:highlight w:val="yellow"/>
            </w:rPr>
          </w:rPrChange>
        </w:rPr>
        <w:t>Electromagnetic compatibility.</w:t>
      </w:r>
    </w:p>
    <w:p w14:paraId="4CFF5590" w14:textId="77777777" w:rsidR="00906BE9" w:rsidRDefault="00906BE9">
      <w:pPr>
        <w:rPr>
          <w:color w:val="000000"/>
          <w:sz w:val="22"/>
          <w:szCs w:val="22"/>
          <w:highlight w:val="white"/>
        </w:rPr>
      </w:pPr>
    </w:p>
    <w:p w14:paraId="7A825F42" w14:textId="77777777" w:rsidR="00906BE9" w:rsidRDefault="00906BE9">
      <w:pPr>
        <w:rPr>
          <w:highlight w:val="white"/>
        </w:rPr>
      </w:pPr>
    </w:p>
    <w:p w14:paraId="768D6108" w14:textId="77777777" w:rsidR="00906BE9" w:rsidRDefault="00697CC9">
      <w:pPr>
        <w:pStyle w:val="Heading2"/>
        <w:keepLines w:val="0"/>
        <w:widowControl/>
        <w:numPr>
          <w:ilvl w:val="1"/>
          <w:numId w:val="4"/>
        </w:numPr>
      </w:pPr>
      <w:bookmarkStart w:id="223" w:name="_Toc70976762"/>
      <w:r>
        <w:t>Word Format and Conventions</w:t>
      </w:r>
      <w:bookmarkEnd w:id="223"/>
    </w:p>
    <w:p w14:paraId="28D06C10" w14:textId="77777777" w:rsidR="00906BE9" w:rsidRDefault="00697CC9">
      <w:r>
        <w:rPr>
          <w:color w:val="000000"/>
          <w:sz w:val="22"/>
          <w:szCs w:val="22"/>
          <w:highlight w:val="white"/>
        </w:rPr>
        <w:t xml:space="preserve">The </w:t>
      </w:r>
      <w:r>
        <w:t xml:space="preserve">word SHALL </w:t>
      </w:r>
      <w:proofErr w:type="gramStart"/>
      <w:r>
        <w:t>denotes</w:t>
      </w:r>
      <w:proofErr w:type="gramEnd"/>
      <w:r>
        <w:t xml:space="preserve"> a mandatory design requirement. The word SHOULD </w:t>
      </w:r>
      <w:proofErr w:type="gramStart"/>
      <w:r>
        <w:t>denotes</w:t>
      </w:r>
      <w:proofErr w:type="gramEnd"/>
      <w:r>
        <w:t xml:space="preserve"> a desired, but not mandatory design requirement. The word WILL </w:t>
      </w:r>
      <w:proofErr w:type="gramStart"/>
      <w:r>
        <w:t>denotes</w:t>
      </w:r>
      <w:proofErr w:type="gramEnd"/>
      <w:r>
        <w:t xml:space="preserve"> a statement of fact.</w:t>
      </w:r>
    </w:p>
    <w:p w14:paraId="5ECE7AE7" w14:textId="77777777" w:rsidR="00906BE9" w:rsidRDefault="00906BE9">
      <w:pPr>
        <w:rPr>
          <w:color w:val="000000"/>
          <w:sz w:val="22"/>
          <w:szCs w:val="22"/>
          <w:highlight w:val="white"/>
        </w:rPr>
      </w:pPr>
    </w:p>
    <w:p w14:paraId="324DC8A2" w14:textId="77777777" w:rsidR="00906BE9" w:rsidRDefault="00906BE9">
      <w:pPr>
        <w:rPr>
          <w:color w:val="000000"/>
          <w:sz w:val="22"/>
          <w:szCs w:val="22"/>
          <w:highlight w:val="white"/>
        </w:rPr>
      </w:pPr>
    </w:p>
    <w:p w14:paraId="6D16CB16" w14:textId="77777777" w:rsidR="00906BE9" w:rsidRDefault="00906BE9"/>
    <w:p w14:paraId="1E79FBD6" w14:textId="77777777" w:rsidR="00906BE9" w:rsidRDefault="00906BE9"/>
    <w:p w14:paraId="48BF097F" w14:textId="77777777" w:rsidR="00906BE9" w:rsidRDefault="00697CC9">
      <w:r>
        <w:br w:type="page"/>
      </w:r>
    </w:p>
    <w:p w14:paraId="63DC3549" w14:textId="77777777" w:rsidR="00906BE9" w:rsidRDefault="00697CC9">
      <w:pPr>
        <w:pStyle w:val="Heading1"/>
        <w:numPr>
          <w:ilvl w:val="0"/>
          <w:numId w:val="4"/>
        </w:numPr>
      </w:pPr>
      <w:bookmarkStart w:id="224" w:name="_Toc70976763"/>
      <w:r>
        <w:lastRenderedPageBreak/>
        <w:t>Overview</w:t>
      </w:r>
      <w:bookmarkEnd w:id="224"/>
    </w:p>
    <w:p w14:paraId="11F51DCB" w14:textId="77777777" w:rsidR="00906BE9" w:rsidRDefault="00906BE9"/>
    <w:p w14:paraId="0384BA49" w14:textId="77777777" w:rsidR="00906BE9" w:rsidRDefault="00697CC9">
      <w:pPr>
        <w:ind w:right="157"/>
        <w:jc w:val="both"/>
      </w:pPr>
      <w:r>
        <w:t>Motional is preparing to launch its first Automated Mobility on Demand (</w:t>
      </w:r>
      <w:proofErr w:type="spellStart"/>
      <w:r>
        <w:t>AMoD</w:t>
      </w:r>
      <w:proofErr w:type="spellEnd"/>
      <w:r>
        <w:t xml:space="preserve">) product at scale for use in ride-hailing networks in the United States, the European Union, Singapore, China, and Japan. That product launch includes four key elements to the product: </w:t>
      </w:r>
    </w:p>
    <w:p w14:paraId="15EB2537" w14:textId="77777777" w:rsidR="00906BE9" w:rsidRDefault="00906BE9">
      <w:pPr>
        <w:ind w:right="157"/>
        <w:jc w:val="both"/>
      </w:pPr>
    </w:p>
    <w:p w14:paraId="78FF6646" w14:textId="77777777" w:rsidR="00906BE9" w:rsidRDefault="00697CC9">
      <w:pPr>
        <w:numPr>
          <w:ilvl w:val="0"/>
          <w:numId w:val="1"/>
        </w:numPr>
        <w:pBdr>
          <w:top w:val="nil"/>
          <w:left w:val="nil"/>
          <w:bottom w:val="nil"/>
          <w:right w:val="nil"/>
          <w:between w:val="nil"/>
        </w:pBdr>
        <w:ind w:right="157"/>
        <w:jc w:val="both"/>
      </w:pPr>
      <w:r>
        <w:rPr>
          <w:color w:val="000000"/>
        </w:rPr>
        <w:t>automated driving tech (components, computers, software),</w:t>
      </w:r>
    </w:p>
    <w:p w14:paraId="79038D94" w14:textId="77777777" w:rsidR="00906BE9" w:rsidRDefault="00697CC9">
      <w:pPr>
        <w:numPr>
          <w:ilvl w:val="0"/>
          <w:numId w:val="1"/>
        </w:numPr>
        <w:pBdr>
          <w:top w:val="nil"/>
          <w:left w:val="nil"/>
          <w:bottom w:val="nil"/>
          <w:right w:val="nil"/>
          <w:between w:val="nil"/>
        </w:pBdr>
        <w:ind w:right="157"/>
        <w:jc w:val="both"/>
      </w:pPr>
      <w:r>
        <w:rPr>
          <w:color w:val="000000"/>
        </w:rPr>
        <w:t>vehicle platform,</w:t>
      </w:r>
    </w:p>
    <w:p w14:paraId="185B543D" w14:textId="77777777" w:rsidR="00906BE9" w:rsidRDefault="00697CC9">
      <w:pPr>
        <w:numPr>
          <w:ilvl w:val="0"/>
          <w:numId w:val="1"/>
        </w:numPr>
        <w:pBdr>
          <w:top w:val="nil"/>
          <w:left w:val="nil"/>
          <w:bottom w:val="nil"/>
          <w:right w:val="nil"/>
          <w:between w:val="nil"/>
        </w:pBdr>
        <w:ind w:right="157"/>
        <w:jc w:val="both"/>
      </w:pPr>
      <w:r>
        <w:rPr>
          <w:color w:val="000000"/>
        </w:rPr>
        <w:t>mobility services cloud, and</w:t>
      </w:r>
    </w:p>
    <w:p w14:paraId="02BB6A2D" w14:textId="77777777" w:rsidR="00906BE9" w:rsidRDefault="00697CC9">
      <w:pPr>
        <w:numPr>
          <w:ilvl w:val="0"/>
          <w:numId w:val="1"/>
        </w:numPr>
        <w:pBdr>
          <w:top w:val="nil"/>
          <w:left w:val="nil"/>
          <w:bottom w:val="nil"/>
          <w:right w:val="nil"/>
          <w:between w:val="nil"/>
        </w:pBdr>
        <w:jc w:val="both"/>
      </w:pPr>
      <w:r>
        <w:rPr>
          <w:color w:val="000000"/>
        </w:rPr>
        <w:t xml:space="preserve">reference infrastructure solution. </w:t>
      </w:r>
    </w:p>
    <w:p w14:paraId="6AE4F4CC" w14:textId="77777777" w:rsidR="00906BE9" w:rsidRDefault="00906BE9">
      <w:pPr>
        <w:jc w:val="both"/>
      </w:pPr>
    </w:p>
    <w:p w14:paraId="6C9015A5" w14:textId="77777777" w:rsidR="00906BE9" w:rsidRDefault="00697CC9">
      <w:pPr>
        <w:jc w:val="both"/>
      </w:pPr>
      <w:proofErr w:type="spellStart"/>
      <w:r>
        <w:t>Motional’s</w:t>
      </w:r>
      <w:proofErr w:type="spellEnd"/>
      <w:r>
        <w:t xml:space="preserve"> product sale encompasses all four of these elements in a turnkey sale directly to ride-hailers.</w:t>
      </w:r>
    </w:p>
    <w:p w14:paraId="6E9B3C1F" w14:textId="77777777" w:rsidR="00906BE9" w:rsidRDefault="00906BE9"/>
    <w:p w14:paraId="545E61BA" w14:textId="77777777" w:rsidR="00906BE9" w:rsidRDefault="00906BE9"/>
    <w:p w14:paraId="43D80F23" w14:textId="77777777" w:rsidR="00906BE9" w:rsidRDefault="00697CC9">
      <w:pPr>
        <w:pStyle w:val="Heading2"/>
        <w:numPr>
          <w:ilvl w:val="1"/>
          <w:numId w:val="4"/>
        </w:numPr>
      </w:pPr>
      <w:bookmarkStart w:id="225" w:name="_Toc70976764"/>
      <w:r>
        <w:t>Purpose</w:t>
      </w:r>
      <w:bookmarkEnd w:id="225"/>
    </w:p>
    <w:p w14:paraId="52C98123" w14:textId="77777777" w:rsidR="00906BE9" w:rsidRDefault="00697CC9">
      <w:r>
        <w:t>As part of the requirements stipulated for each component within the architecture for the product, common requirements have been identified for</w:t>
      </w:r>
      <w:r w:rsidRPr="00926CA5">
        <w:rPr>
          <w:rPrChange w:id="226" w:author="Geethanjali A" w:date="2021-04-29T11:23:00Z">
            <w:rPr>
              <w:highlight w:val="yellow"/>
            </w:rPr>
          </w:rPrChange>
        </w:rPr>
        <w:t xml:space="preserve"> </w:t>
      </w:r>
      <w:r w:rsidRPr="00926CA5">
        <w:rPr>
          <w:sz w:val="22"/>
          <w:szCs w:val="22"/>
          <w:rPrChange w:id="227" w:author="Geethanjali A" w:date="2021-04-29T11:23:00Z">
            <w:rPr>
              <w:sz w:val="22"/>
              <w:szCs w:val="22"/>
              <w:highlight w:val="yellow"/>
            </w:rPr>
          </w:rPrChange>
        </w:rPr>
        <w:t>Electromagnetic compatibility</w:t>
      </w:r>
      <w:r>
        <w:t xml:space="preserve"> and hereby documented with the intent that ALL component suppliers to the vehicle architecture demonstrate compliance.</w:t>
      </w:r>
    </w:p>
    <w:p w14:paraId="176C0A3D" w14:textId="77777777" w:rsidR="00906BE9" w:rsidRDefault="00906BE9"/>
    <w:p w14:paraId="26D17691" w14:textId="77777777" w:rsidR="00906BE9" w:rsidRDefault="00906BE9"/>
    <w:p w14:paraId="4CBE5930" w14:textId="77777777" w:rsidR="00906BE9" w:rsidRDefault="00697CC9">
      <w:pPr>
        <w:pStyle w:val="Heading2"/>
        <w:numPr>
          <w:ilvl w:val="1"/>
          <w:numId w:val="4"/>
        </w:numPr>
      </w:pPr>
      <w:bookmarkStart w:id="228" w:name="_Toc70976765"/>
      <w:r>
        <w:t>Communications</w:t>
      </w:r>
      <w:bookmarkEnd w:id="228"/>
    </w:p>
    <w:p w14:paraId="3D706F56" w14:textId="77777777" w:rsidR="00906BE9" w:rsidRDefault="00697CC9">
      <w:pPr>
        <w:jc w:val="both"/>
        <w:rPr>
          <w:ins w:id="229" w:author="Geethanjali A" w:date="2021-05-03T01:20:00Z"/>
        </w:rPr>
      </w:pPr>
      <w:r>
        <w:t xml:space="preserve">Please confirm receipt of this document to </w:t>
      </w:r>
      <w:hyperlink r:id="rId8">
        <w:r>
          <w:rPr>
            <w:color w:val="0000FF"/>
            <w:u w:val="single"/>
          </w:rPr>
          <w:t>wun.leng.lee@motional.com</w:t>
        </w:r>
      </w:hyperlink>
      <w:r>
        <w:t xml:space="preserve"> Additionally, if further clarification or questions arise, please direct your questions to her. </w:t>
      </w:r>
    </w:p>
    <w:p w14:paraId="1D6C1B79" w14:textId="77777777" w:rsidR="00677EDB" w:rsidRDefault="00677EDB">
      <w:pPr>
        <w:jc w:val="both"/>
        <w:rPr>
          <w:ins w:id="230" w:author="Geethanjali A" w:date="2021-05-03T01:21:00Z"/>
        </w:rPr>
      </w:pPr>
    </w:p>
    <w:p w14:paraId="5766B3A4" w14:textId="77777777" w:rsidR="00677EDB" w:rsidRPr="00677EDB" w:rsidDel="00677EDB" w:rsidRDefault="00677EDB">
      <w:pPr>
        <w:pStyle w:val="Heading2"/>
        <w:numPr>
          <w:ilvl w:val="0"/>
          <w:numId w:val="4"/>
        </w:numPr>
        <w:rPr>
          <w:del w:id="231" w:author="Geethanjali A" w:date="2021-05-03T01:21:00Z"/>
          <w:sz w:val="28"/>
          <w:szCs w:val="28"/>
          <w:rPrChange w:id="232" w:author="Geethanjali A" w:date="2021-05-03T01:26:00Z">
            <w:rPr>
              <w:del w:id="233" w:author="Geethanjali A" w:date="2021-05-03T01:21:00Z"/>
            </w:rPr>
          </w:rPrChange>
        </w:rPr>
        <w:pPrChange w:id="234" w:author="Geethanjali A" w:date="2021-05-03T01:25:00Z">
          <w:pPr>
            <w:jc w:val="both"/>
          </w:pPr>
        </w:pPrChange>
      </w:pPr>
      <w:bookmarkStart w:id="235" w:name="_Toc70899899"/>
      <w:bookmarkStart w:id="236" w:name="_Toc70976720"/>
      <w:bookmarkStart w:id="237" w:name="_Toc70976766"/>
      <w:bookmarkEnd w:id="235"/>
      <w:bookmarkEnd w:id="236"/>
      <w:bookmarkEnd w:id="237"/>
    </w:p>
    <w:p w14:paraId="1A068DBF" w14:textId="77777777" w:rsidR="00677EDB" w:rsidRPr="00677EDB" w:rsidRDefault="00972A1F">
      <w:pPr>
        <w:pStyle w:val="Heading2"/>
        <w:numPr>
          <w:ilvl w:val="0"/>
          <w:numId w:val="4"/>
        </w:numPr>
        <w:rPr>
          <w:ins w:id="238" w:author="Geethanjali A" w:date="2021-05-03T01:21:00Z"/>
          <w:sz w:val="28"/>
          <w:szCs w:val="28"/>
          <w:rPrChange w:id="239" w:author="Geethanjali A" w:date="2021-05-03T01:26:00Z">
            <w:rPr>
              <w:ins w:id="240" w:author="Geethanjali A" w:date="2021-05-03T01:21:00Z"/>
            </w:rPr>
          </w:rPrChange>
        </w:rPr>
        <w:pPrChange w:id="241" w:author="Geethanjali A" w:date="2021-05-03T01:25:00Z">
          <w:pPr/>
        </w:pPrChange>
      </w:pPr>
      <w:bookmarkStart w:id="242" w:name="_Toc70976767"/>
      <w:ins w:id="243" w:author="Geethanjali A" w:date="2021-05-03T01:20:00Z">
        <w:r w:rsidRPr="00677EDB">
          <w:rPr>
            <w:sz w:val="28"/>
            <w:szCs w:val="28"/>
            <w:rPrChange w:id="244" w:author="Geethanjali A" w:date="2021-05-03T01:26:00Z">
              <w:rPr/>
            </w:rPrChange>
          </w:rPr>
          <w:t>EMC Requirements</w:t>
        </w:r>
        <w:bookmarkEnd w:id="242"/>
        <w:r w:rsidRPr="00677EDB">
          <w:rPr>
            <w:sz w:val="28"/>
            <w:szCs w:val="28"/>
            <w:rPrChange w:id="245" w:author="Geethanjali A" w:date="2021-05-03T01:26:00Z">
              <w:rPr/>
            </w:rPrChange>
          </w:rPr>
          <w:t xml:space="preserve"> </w:t>
        </w:r>
      </w:ins>
    </w:p>
    <w:p w14:paraId="087892D6" w14:textId="77777777" w:rsidR="003163CC" w:rsidRDefault="00677EDB">
      <w:pPr>
        <w:rPr>
          <w:ins w:id="246" w:author="Geethanjali A" w:date="2021-05-03T20:41:00Z"/>
        </w:rPr>
      </w:pPr>
      <w:ins w:id="247" w:author="Geethanjali A" w:date="2021-05-03T01:21:00Z">
        <w:r>
          <w:br/>
        </w:r>
      </w:ins>
      <w:ins w:id="248" w:author="Geethanjali A" w:date="2021-05-03T01:20:00Z">
        <w:r w:rsidR="00972A1F">
          <w:t xml:space="preserve">- </w:t>
        </w:r>
      </w:ins>
      <w:ins w:id="249" w:author="Geethanjali A" w:date="2021-05-03T20:41:00Z">
        <w:r w:rsidR="003163CC">
          <w:t xml:space="preserve">In </w:t>
        </w:r>
        <w:r w:rsidR="003163CC" w:rsidRPr="003163CC">
          <w:t>vehicles, electrical/electronic components and subsystems used by Motional Company should clear an EMC evaluation.</w:t>
        </w:r>
      </w:ins>
    </w:p>
    <w:p w14:paraId="14A5C2EF" w14:textId="77777777" w:rsidR="00972A1F" w:rsidRPr="00677EDB" w:rsidDel="003163CC" w:rsidRDefault="00972A1F" w:rsidP="003163CC">
      <w:pPr>
        <w:rPr>
          <w:del w:id="250" w:author="Geethanjali A" w:date="2021-05-03T20:43:00Z"/>
        </w:rPr>
      </w:pPr>
      <w:ins w:id="251" w:author="Geethanjali A" w:date="2021-05-03T01:20:00Z">
        <w:r w:rsidRPr="00677EDB">
          <w:t xml:space="preserve">- </w:t>
        </w:r>
      </w:ins>
      <w:ins w:id="252" w:author="Geethanjali A" w:date="2021-05-03T20:43:00Z">
        <w:r w:rsidR="003163CC">
          <w:t xml:space="preserve">In terms of DUT and </w:t>
        </w:r>
        <w:r w:rsidR="003163CC" w:rsidRPr="003163CC">
          <w:t>vehicle EMC standards, tests can be conducted under special circumstances, and required performance can be adjusted prior to revision of the standard to reflect market trends such as the application of new technologies, field claims, and so on. The DUT supplier is responsible for inspecting the improvement, submitting reviews on additional part tests, and conducting enhanced and additional tests.</w:t>
        </w:r>
      </w:ins>
    </w:p>
    <w:p w14:paraId="3633FE3A" w14:textId="77777777" w:rsidR="00906BE9" w:rsidRDefault="00697CC9">
      <w:pPr>
        <w:pPrChange w:id="253" w:author="Geethanjali A" w:date="2021-05-03T02:04:00Z">
          <w:pPr>
            <w:pStyle w:val="Heading1"/>
            <w:numPr>
              <w:numId w:val="5"/>
            </w:numPr>
            <w:ind w:hanging="360"/>
          </w:pPr>
        </w:pPrChange>
      </w:pPr>
      <w:r>
        <w:br w:type="page"/>
      </w:r>
    </w:p>
    <w:p w14:paraId="03ACC1C7" w14:textId="77777777" w:rsidR="00906BE9" w:rsidRPr="00677EDB" w:rsidRDefault="00697CC9">
      <w:pPr>
        <w:pStyle w:val="Heading2"/>
        <w:numPr>
          <w:ilvl w:val="0"/>
          <w:numId w:val="4"/>
        </w:numPr>
        <w:pPrChange w:id="254" w:author="Geethanjali A" w:date="2021-05-03T01:26:00Z">
          <w:pPr>
            <w:pStyle w:val="Heading1"/>
            <w:numPr>
              <w:numId w:val="4"/>
            </w:numPr>
            <w:ind w:left="1290" w:hanging="1290"/>
          </w:pPr>
        </w:pPrChange>
      </w:pPr>
      <w:bookmarkStart w:id="255" w:name="_Toc70976768"/>
      <w:r w:rsidRPr="00677EDB">
        <w:rPr>
          <w:sz w:val="28"/>
          <w:szCs w:val="28"/>
        </w:rPr>
        <w:lastRenderedPageBreak/>
        <w:t>Use Cases and Component Types</w:t>
      </w:r>
      <w:bookmarkEnd w:id="255"/>
    </w:p>
    <w:p w14:paraId="1592A671" w14:textId="77777777" w:rsidR="00906BE9" w:rsidRDefault="00906BE9"/>
    <w:p w14:paraId="36080AE7" w14:textId="77777777" w:rsidR="00906BE9" w:rsidRDefault="00697CC9">
      <w:r>
        <w:t>The following type of [</w:t>
      </w:r>
      <w:r w:rsidRPr="00926CA5">
        <w:rPr>
          <w:rPrChange w:id="256" w:author="Geethanjali A" w:date="2021-04-29T11:24:00Z">
            <w:rPr>
              <w:highlight w:val="yellow"/>
            </w:rPr>
          </w:rPrChange>
        </w:rPr>
        <w:t>Component</w:t>
      </w:r>
      <w:r w:rsidRPr="00926CA5">
        <w:t>]</w:t>
      </w:r>
      <w:r>
        <w:t xml:space="preserve"> are considered:</w:t>
      </w:r>
    </w:p>
    <w:p w14:paraId="6D970F31" w14:textId="77777777" w:rsidR="00906BE9" w:rsidDel="00677EDB" w:rsidRDefault="00906BE9">
      <w:pPr>
        <w:rPr>
          <w:del w:id="257" w:author="Geethanjali A" w:date="2021-05-03T01:23:00Z"/>
        </w:rPr>
      </w:pPr>
    </w:p>
    <w:p w14:paraId="572EAB62" w14:textId="77777777" w:rsidR="00906BE9" w:rsidRDefault="00697CC9">
      <w:pPr>
        <w:numPr>
          <w:ilvl w:val="0"/>
          <w:numId w:val="3"/>
        </w:numPr>
        <w:spacing w:line="259" w:lineRule="auto"/>
        <w:jc w:val="both"/>
      </w:pPr>
      <w:r>
        <w:t>A component or module that contains active electronic devices. (EC)</w:t>
      </w:r>
    </w:p>
    <w:p w14:paraId="3471ADB0" w14:textId="77777777" w:rsidR="00906BE9" w:rsidDel="00677EDB" w:rsidRDefault="00906BE9">
      <w:pPr>
        <w:spacing w:line="259" w:lineRule="auto"/>
        <w:ind w:left="720"/>
        <w:jc w:val="both"/>
        <w:rPr>
          <w:del w:id="258" w:author="Geethanjali A" w:date="2021-05-03T01:23:00Z"/>
        </w:rPr>
      </w:pPr>
    </w:p>
    <w:p w14:paraId="0820FFAC" w14:textId="77777777" w:rsidR="00906BE9" w:rsidRDefault="00697CC9">
      <w:pPr>
        <w:numPr>
          <w:ilvl w:val="0"/>
          <w:numId w:val="3"/>
        </w:numPr>
        <w:pBdr>
          <w:top w:val="nil"/>
          <w:left w:val="nil"/>
          <w:bottom w:val="nil"/>
          <w:right w:val="nil"/>
          <w:between w:val="nil"/>
        </w:pBdr>
        <w:spacing w:line="259" w:lineRule="auto"/>
        <w:jc w:val="both"/>
        <w:rPr>
          <w:color w:val="000000"/>
        </w:rPr>
      </w:pPr>
      <w:r>
        <w:rPr>
          <w:color w:val="000000"/>
        </w:rPr>
        <w:t xml:space="preserve">An electronic component or module that </w:t>
      </w:r>
      <w:r>
        <w:t>contains</w:t>
      </w:r>
      <w:r>
        <w:rPr>
          <w:color w:val="000000"/>
        </w:rPr>
        <w:t xml:space="preserve"> magnetically sensitive elements. (EM)</w:t>
      </w:r>
    </w:p>
    <w:p w14:paraId="74FD2EF1" w14:textId="77777777" w:rsidR="00906BE9" w:rsidDel="00677EDB" w:rsidRDefault="00906BE9">
      <w:pPr>
        <w:pBdr>
          <w:top w:val="nil"/>
          <w:left w:val="nil"/>
          <w:bottom w:val="nil"/>
          <w:right w:val="nil"/>
          <w:between w:val="nil"/>
        </w:pBdr>
        <w:ind w:left="720"/>
        <w:rPr>
          <w:del w:id="259" w:author="Geethanjali A" w:date="2021-05-03T01:23:00Z"/>
          <w:color w:val="000000"/>
        </w:rPr>
      </w:pPr>
    </w:p>
    <w:p w14:paraId="2FFEBC01" w14:textId="77777777" w:rsidR="00906BE9" w:rsidRDefault="00697CC9">
      <w:pPr>
        <w:numPr>
          <w:ilvl w:val="0"/>
          <w:numId w:val="3"/>
        </w:numPr>
        <w:pBdr>
          <w:top w:val="nil"/>
          <w:left w:val="nil"/>
          <w:bottom w:val="nil"/>
          <w:right w:val="nil"/>
          <w:between w:val="nil"/>
        </w:pBdr>
        <w:spacing w:line="259" w:lineRule="auto"/>
        <w:jc w:val="both"/>
        <w:rPr>
          <w:color w:val="000000"/>
        </w:rPr>
      </w:pPr>
      <w:r>
        <w:rPr>
          <w:color w:val="000000"/>
        </w:rPr>
        <w:t>An electronic component or module operated from a regulated power source in another module. This is usually a sensor providing input to a controller. (ES)</w:t>
      </w:r>
    </w:p>
    <w:p w14:paraId="5A7F2DEE" w14:textId="77777777" w:rsidR="00906BE9" w:rsidRDefault="00906BE9">
      <w:pPr>
        <w:pBdr>
          <w:top w:val="nil"/>
          <w:left w:val="nil"/>
          <w:bottom w:val="nil"/>
          <w:right w:val="nil"/>
          <w:between w:val="nil"/>
        </w:pBdr>
        <w:ind w:left="720"/>
        <w:rPr>
          <w:color w:val="000000"/>
        </w:rPr>
      </w:pPr>
    </w:p>
    <w:p w14:paraId="5C11ECCF" w14:textId="77777777" w:rsidR="00677EDB" w:rsidRDefault="00677EDB">
      <w:pPr>
        <w:pStyle w:val="Heading2"/>
        <w:numPr>
          <w:ilvl w:val="0"/>
          <w:numId w:val="4"/>
        </w:numPr>
        <w:rPr>
          <w:ins w:id="260" w:author="Geethanjali A" w:date="2021-05-03T01:24:00Z"/>
        </w:rPr>
        <w:pPrChange w:id="261" w:author="Geethanjali A" w:date="2021-05-03T01:27:00Z">
          <w:pPr/>
        </w:pPrChange>
      </w:pPr>
      <w:ins w:id="262" w:author="Geethanjali A" w:date="2021-05-03T01:24:00Z">
        <w:r>
          <w:rPr>
            <w:color w:val="000000"/>
          </w:rPr>
          <w:t xml:space="preserve"> </w:t>
        </w:r>
      </w:ins>
      <w:bookmarkStart w:id="263" w:name="_Toc70976769"/>
      <w:ins w:id="264" w:author="Geethanjali A" w:date="2021-05-03T23:09:00Z">
        <w:r w:rsidR="00EE32B2" w:rsidRPr="00EE32B2">
          <w:rPr>
            <w:sz w:val="28"/>
            <w:szCs w:val="28"/>
          </w:rPr>
          <w:t>Standardization and Its Limitations</w:t>
        </w:r>
      </w:ins>
      <w:bookmarkEnd w:id="263"/>
    </w:p>
    <w:p w14:paraId="36B6A9E0" w14:textId="77777777" w:rsidR="00677EDB" w:rsidRDefault="00677EDB">
      <w:pPr>
        <w:rPr>
          <w:ins w:id="265" w:author="Geethanjali A" w:date="2021-05-03T01:31:00Z"/>
        </w:rPr>
      </w:pPr>
      <w:ins w:id="266" w:author="Geethanjali A" w:date="2021-05-03T01:24:00Z">
        <w:r>
          <w:t xml:space="preserve">- </w:t>
        </w:r>
      </w:ins>
      <w:ins w:id="267" w:author="Geethanjali A" w:date="2021-05-03T23:10:00Z">
        <w:r w:rsidR="003B2FED" w:rsidRPr="003B2FED">
          <w:t>The standard's test methods and technical specification were based on an international standard for EMC testing of components and vehicles that was distributed or under review for revision, and a part of the experience gained was reflected to ensure EMC performance in actual vehicles.</w:t>
        </w:r>
      </w:ins>
    </w:p>
    <w:p w14:paraId="189FC6B3" w14:textId="77777777" w:rsidR="00027AEA" w:rsidRDefault="00027AEA" w:rsidP="003B2FED">
      <w:pPr>
        <w:rPr>
          <w:ins w:id="268" w:author="Geethanjali A" w:date="2021-05-03T01:38:00Z"/>
        </w:rPr>
      </w:pPr>
      <w:ins w:id="269" w:author="Geethanjali A" w:date="2021-05-03T01:31:00Z">
        <w:r>
          <w:t xml:space="preserve">- </w:t>
        </w:r>
      </w:ins>
      <w:ins w:id="270" w:author="Geethanjali A" w:date="2021-05-03T23:12:00Z">
        <w:r w:rsidR="003B2FED">
          <w:t>The test methods and performance criteria are protected depending on the Motional components and specifications, and the restrictions are mostly focused on Europe and the United States based on Motional requirements. Aside from US and European assessments, normal limits will be considered during tests depending on the country's requirements.</w:t>
        </w:r>
      </w:ins>
    </w:p>
    <w:p w14:paraId="44969014" w14:textId="77777777" w:rsidR="003B2FED" w:rsidRDefault="00027AEA" w:rsidP="003B2FED">
      <w:pPr>
        <w:rPr>
          <w:ins w:id="271" w:author="Geethanjali A" w:date="2021-05-03T23:14:00Z"/>
        </w:rPr>
      </w:pPr>
      <w:ins w:id="272" w:author="Geethanjali A" w:date="2021-05-03T01:38:00Z">
        <w:r>
          <w:t xml:space="preserve">- </w:t>
        </w:r>
      </w:ins>
      <w:ins w:id="273" w:author="Geethanjali A" w:date="2021-05-03T23:14:00Z">
        <w:r w:rsidR="003B2FED">
          <w:t>Product suppliers and Motional Company's responsible engineering-design/distribution departments should decide the following products.</w:t>
        </w:r>
      </w:ins>
    </w:p>
    <w:p w14:paraId="5F221AF1" w14:textId="77777777" w:rsidR="003B2FED" w:rsidRDefault="003B2FED">
      <w:pPr>
        <w:pStyle w:val="ListParagraph"/>
        <w:numPr>
          <w:ilvl w:val="0"/>
          <w:numId w:val="9"/>
        </w:numPr>
        <w:rPr>
          <w:ins w:id="274" w:author="Geethanjali A" w:date="2021-05-03T23:14:00Z"/>
        </w:rPr>
        <w:pPrChange w:id="275" w:author="Geethanjali A" w:date="2021-05-03T23:15:00Z">
          <w:pPr/>
        </w:pPrChange>
      </w:pPr>
      <w:ins w:id="276" w:author="Geethanjali A" w:date="2021-05-03T23:14:00Z">
        <w:r>
          <w:t>Data for determining the DUT's feature classification (CLASS 1/2/3/4)</w:t>
        </w:r>
      </w:ins>
    </w:p>
    <w:p w14:paraId="3A707AEC" w14:textId="77777777" w:rsidR="003B2FED" w:rsidRDefault="003B2FED">
      <w:pPr>
        <w:pStyle w:val="ListParagraph"/>
        <w:numPr>
          <w:ilvl w:val="0"/>
          <w:numId w:val="9"/>
        </w:numPr>
        <w:rPr>
          <w:ins w:id="277" w:author="Geethanjali A" w:date="2021-05-03T23:14:00Z"/>
        </w:rPr>
        <w:pPrChange w:id="278" w:author="Geethanjali A" w:date="2021-05-03T23:15:00Z">
          <w:pPr/>
        </w:pPrChange>
      </w:pPr>
      <w:ins w:id="279" w:author="Geethanjali A" w:date="2021-05-03T23:14:00Z">
        <w:r>
          <w:t>Choosing EMC test products that apply to the DUT</w:t>
        </w:r>
      </w:ins>
    </w:p>
    <w:p w14:paraId="082894BE" w14:textId="77777777" w:rsidR="003B2FED" w:rsidRDefault="003B2FED">
      <w:pPr>
        <w:pStyle w:val="ListParagraph"/>
        <w:numPr>
          <w:ilvl w:val="0"/>
          <w:numId w:val="9"/>
        </w:numPr>
        <w:rPr>
          <w:ins w:id="280" w:author="Geethanjali A" w:date="2021-05-03T23:14:00Z"/>
        </w:rPr>
        <w:pPrChange w:id="281" w:author="Geethanjali A" w:date="2021-05-03T23:15:00Z">
          <w:pPr/>
        </w:pPrChange>
      </w:pPr>
      <w:ins w:id="282" w:author="Geethanjali A" w:date="2021-05-03T23:14:00Z">
        <w:r>
          <w:t>Determination of DUT test mode and definition (tolerance) of DUT regular activity status.</w:t>
        </w:r>
      </w:ins>
    </w:p>
    <w:p w14:paraId="17DEEACF" w14:textId="77777777" w:rsidR="00027AEA" w:rsidRDefault="003B2FED">
      <w:pPr>
        <w:pStyle w:val="ListParagraph"/>
        <w:numPr>
          <w:ilvl w:val="0"/>
          <w:numId w:val="9"/>
        </w:numPr>
        <w:rPr>
          <w:ins w:id="283" w:author="Geethanjali A" w:date="2021-05-03T23:15:00Z"/>
        </w:rPr>
        <w:pPrChange w:id="284" w:author="Geethanjali A" w:date="2021-05-03T23:15:00Z">
          <w:pPr/>
        </w:pPrChange>
      </w:pPr>
      <w:ins w:id="285" w:author="Geethanjali A" w:date="2021-05-03T23:14:00Z">
        <w:r>
          <w:t>Norm Of ENGINEERING</w:t>
        </w:r>
      </w:ins>
    </w:p>
    <w:p w14:paraId="5DE2BA00" w14:textId="77777777" w:rsidR="003B2FED" w:rsidRDefault="003B2FED">
      <w:pPr>
        <w:pStyle w:val="ListParagraph"/>
        <w:numPr>
          <w:ilvl w:val="0"/>
          <w:numId w:val="9"/>
        </w:numPr>
        <w:rPr>
          <w:ins w:id="286" w:author="Geethanjali A" w:date="2021-05-03T23:15:00Z"/>
        </w:rPr>
        <w:pPrChange w:id="287" w:author="Geethanjali A" w:date="2021-05-03T23:15:00Z">
          <w:pPr/>
        </w:pPrChange>
      </w:pPr>
      <w:ins w:id="288" w:author="Geethanjali A" w:date="2021-05-03T23:15:00Z">
        <w:r w:rsidRPr="003B2FED">
          <w:t xml:space="preserve">Writing an EMC Research Plan </w:t>
        </w:r>
      </w:ins>
    </w:p>
    <w:p w14:paraId="5E0671AF" w14:textId="77777777" w:rsidR="003B2FED" w:rsidRDefault="003B2FED">
      <w:pPr>
        <w:pStyle w:val="ListParagraph"/>
        <w:numPr>
          <w:ilvl w:val="0"/>
          <w:numId w:val="9"/>
        </w:numPr>
        <w:rPr>
          <w:ins w:id="289" w:author="Geethanjali A" w:date="2021-05-03T23:15:00Z"/>
        </w:rPr>
        <w:pPrChange w:id="290" w:author="Geethanjali A" w:date="2021-05-03T23:15:00Z">
          <w:pPr/>
        </w:pPrChange>
      </w:pPr>
      <w:ins w:id="291" w:author="Geethanjali A" w:date="2021-05-03T23:15:00Z">
        <w:r w:rsidRPr="003B2FED">
          <w:t>Deciding on a facility for DUT testing</w:t>
        </w:r>
      </w:ins>
    </w:p>
    <w:p w14:paraId="38441EB1" w14:textId="77777777" w:rsidR="003B2FED" w:rsidRDefault="003B2FED">
      <w:pPr>
        <w:pStyle w:val="ListParagraph"/>
        <w:numPr>
          <w:ilvl w:val="0"/>
          <w:numId w:val="9"/>
        </w:numPr>
        <w:rPr>
          <w:ins w:id="292" w:author="Geethanjali A" w:date="2021-05-03T01:27:00Z"/>
        </w:rPr>
        <w:pPrChange w:id="293" w:author="Geethanjali A" w:date="2021-05-03T23:15:00Z">
          <w:pPr/>
        </w:pPrChange>
      </w:pPr>
      <w:ins w:id="294" w:author="Geethanjali A" w:date="2021-05-03T23:15:00Z">
        <w:r w:rsidRPr="003B2FED">
          <w:t>Submitting a test report to Motional Company's EMC Test Department</w:t>
        </w:r>
      </w:ins>
    </w:p>
    <w:p w14:paraId="285A3728" w14:textId="77777777" w:rsidR="003B2FED" w:rsidRDefault="003B2FED">
      <w:pPr>
        <w:rPr>
          <w:ins w:id="295" w:author="Geethanjali A" w:date="2021-05-03T23:16:00Z"/>
        </w:rPr>
      </w:pPr>
      <w:ins w:id="296" w:author="Geethanjali A" w:date="2021-05-03T23:15:00Z">
        <w:r w:rsidRPr="003B2FED">
          <w:t>- If the contents of a different component standard conflict with the standard, the standard prevails.</w:t>
        </w:r>
      </w:ins>
    </w:p>
    <w:p w14:paraId="2802BE9E" w14:textId="77777777" w:rsidR="00677EDB" w:rsidRDefault="00677EDB">
      <w:pPr>
        <w:rPr>
          <w:ins w:id="297" w:author="Geethanjali A" w:date="2021-05-03T01:28:00Z"/>
        </w:rPr>
      </w:pPr>
      <w:ins w:id="298" w:author="Geethanjali A" w:date="2021-05-03T01:24:00Z">
        <w:r>
          <w:t xml:space="preserve">- </w:t>
        </w:r>
      </w:ins>
      <w:ins w:id="299" w:author="Geethanjali A" w:date="2021-05-04T00:11:00Z">
        <w:r w:rsidR="006A1F12" w:rsidRPr="006A1F12">
          <w:t xml:space="preserve">All electrical/electronic components and sub-systems should comply with the </w:t>
        </w:r>
      </w:ins>
      <w:ins w:id="300" w:author="Geethanjali A" w:date="2021-05-04T00:12:00Z">
        <w:r w:rsidR="006A1F12">
          <w:t xml:space="preserve">standard </w:t>
        </w:r>
      </w:ins>
      <w:ins w:id="301" w:author="Geethanjali A" w:date="2021-05-04T00:11:00Z">
        <w:r w:rsidR="006A1F12" w:rsidRPr="006A1F12">
          <w:t>requirement.</w:t>
        </w:r>
      </w:ins>
    </w:p>
    <w:p w14:paraId="0C577903" w14:textId="77777777" w:rsidR="00A26809" w:rsidRDefault="00677EDB">
      <w:pPr>
        <w:rPr>
          <w:ins w:id="302" w:author="Geethanjali A" w:date="2021-05-04T00:34:00Z"/>
        </w:rPr>
      </w:pPr>
      <w:ins w:id="303" w:author="Geethanjali A" w:date="2021-05-03T01:24:00Z">
        <w:r>
          <w:t xml:space="preserve"> - </w:t>
        </w:r>
      </w:ins>
      <w:ins w:id="304" w:author="Geethanjali A" w:date="2021-05-04T00:34:00Z">
        <w:r w:rsidR="00A26809" w:rsidRPr="00A26809">
          <w:t xml:space="preserve">The engineering-design/distribution divisions of the </w:t>
        </w:r>
      </w:ins>
      <w:ins w:id="305" w:author="Geethanjali A" w:date="2021-05-04T00:35:00Z">
        <w:r w:rsidR="00A26809">
          <w:t>Motional</w:t>
        </w:r>
      </w:ins>
      <w:ins w:id="306" w:author="Geethanjali A" w:date="2021-05-04T00:34:00Z">
        <w:r w:rsidR="00A26809" w:rsidRPr="00A26809">
          <w:t xml:space="preserve"> company, as well as product suppliers, </w:t>
        </w:r>
        <w:proofErr w:type="gramStart"/>
        <w:r w:rsidR="00A26809" w:rsidRPr="00A26809">
          <w:t>are in charge of</w:t>
        </w:r>
        <w:proofErr w:type="gramEnd"/>
        <w:r w:rsidR="00A26809" w:rsidRPr="00A26809">
          <w:t xml:space="preserve"> identifying the service output status and deciding the test mode of the DUT.</w:t>
        </w:r>
      </w:ins>
    </w:p>
    <w:p w14:paraId="12CA11C1" w14:textId="77777777" w:rsidR="00A26809" w:rsidRDefault="00677EDB">
      <w:pPr>
        <w:rPr>
          <w:ins w:id="307" w:author="Geethanjali A" w:date="2021-05-04T00:36:00Z"/>
        </w:rPr>
      </w:pPr>
      <w:ins w:id="308" w:author="Geethanjali A" w:date="2021-05-03T01:24:00Z">
        <w:r>
          <w:t xml:space="preserve"> - </w:t>
        </w:r>
      </w:ins>
      <w:ins w:id="309" w:author="Geethanjali A" w:date="2021-05-04T00:36:00Z">
        <w:r w:rsidR="00A26809" w:rsidRPr="00A26809">
          <w:t xml:space="preserve">Motional engineering-design/distribution divisions </w:t>
        </w:r>
        <w:proofErr w:type="gramStart"/>
        <w:r w:rsidR="00A26809" w:rsidRPr="00A26809">
          <w:t>are in charge of</w:t>
        </w:r>
        <w:proofErr w:type="gramEnd"/>
        <w:r w:rsidR="00A26809" w:rsidRPr="00A26809">
          <w:t xml:space="preserve"> determining if the standard's specifications are relevant.</w:t>
        </w:r>
      </w:ins>
    </w:p>
    <w:p w14:paraId="6D17CC49" w14:textId="77777777" w:rsidR="00A26809" w:rsidRDefault="00A26809" w:rsidP="00A26809">
      <w:pPr>
        <w:rPr>
          <w:ins w:id="310" w:author="Geethanjali A" w:date="2021-05-04T00:37:00Z"/>
        </w:rPr>
      </w:pPr>
      <w:ins w:id="311" w:author="Geethanjali A" w:date="2021-05-04T00:37:00Z">
        <w:r>
          <w:t>- It is the responsibility of component manufacturers to perform tests in accordance with the specifications of the specification.</w:t>
        </w:r>
      </w:ins>
    </w:p>
    <w:p w14:paraId="45050F0B" w14:textId="77777777" w:rsidR="00A26809" w:rsidRDefault="00A26809" w:rsidP="00A26809">
      <w:pPr>
        <w:rPr>
          <w:ins w:id="312" w:author="Geethanjali A" w:date="2021-05-04T00:37:00Z"/>
        </w:rPr>
      </w:pPr>
      <w:ins w:id="313" w:author="Geethanjali A" w:date="2021-05-04T00:37:00Z">
        <w:r>
          <w:t>- The final degree of satisfaction with the DUT's EMC test result should be decided by Motional Company's EMC test department.</w:t>
        </w:r>
      </w:ins>
    </w:p>
    <w:p w14:paraId="6E1F0304" w14:textId="77777777" w:rsidR="00027AEA" w:rsidRDefault="00677EDB" w:rsidP="00A26809">
      <w:pPr>
        <w:rPr>
          <w:ins w:id="314" w:author="Geethanjali A" w:date="2021-05-03T01:35:00Z"/>
        </w:rPr>
      </w:pPr>
      <w:ins w:id="315" w:author="Geethanjali A" w:date="2021-05-03T01:24:00Z">
        <w:r>
          <w:t xml:space="preserve">- </w:t>
        </w:r>
      </w:ins>
      <w:ins w:id="316" w:author="Geethanjali A" w:date="2021-05-04T00:38:00Z">
        <w:r w:rsidR="00A26809" w:rsidRPr="00A26809">
          <w:t xml:space="preserve"> The specification was written to anticipate problems, such as consumer satisfaction with performance/quality, and it will be updated to meet the vehicle's target level.</w:t>
        </w:r>
      </w:ins>
    </w:p>
    <w:p w14:paraId="36C3B17B" w14:textId="77777777" w:rsidR="00A26809" w:rsidRDefault="00677EDB">
      <w:pPr>
        <w:rPr>
          <w:ins w:id="317" w:author="Geethanjali A" w:date="2021-05-04T00:39:00Z"/>
        </w:rPr>
      </w:pPr>
      <w:ins w:id="318" w:author="Geethanjali A" w:date="2021-05-03T01:24:00Z">
        <w:r>
          <w:t xml:space="preserve"> - </w:t>
        </w:r>
      </w:ins>
      <w:ins w:id="319" w:author="Geethanjali A" w:date="2021-05-04T00:39:00Z">
        <w:r w:rsidR="00A26809" w:rsidRPr="00A26809">
          <w:t xml:space="preserve">There may be a discrepancy in test results due to the lack of an appropriate correlation coefficient for the correlation between part and in-vehicle tests, as well as measurement uncertainty. </w:t>
        </w:r>
      </w:ins>
    </w:p>
    <w:p w14:paraId="0C7C8D6F" w14:textId="77777777" w:rsidR="00027AEA" w:rsidRDefault="00A26809">
      <w:pPr>
        <w:rPr>
          <w:ins w:id="320" w:author="Geethanjali A" w:date="2021-05-03T01:35:00Z"/>
        </w:rPr>
      </w:pPr>
      <w:ins w:id="321" w:author="Geethanjali A" w:date="2021-05-04T00:39:00Z">
        <w:r w:rsidRPr="00A26809">
          <w:t xml:space="preserve">As a result, EMC tests must be carried out in real vehicles that are fitted with the entire </w:t>
        </w:r>
        <w:proofErr w:type="gramStart"/>
        <w:r w:rsidRPr="00A26809">
          <w:t>system.</w:t>
        </w:r>
      </w:ins>
      <w:ins w:id="322" w:author="Geethanjali A" w:date="2021-05-03T01:24:00Z">
        <w:r w:rsidR="00677EDB">
          <w:t>.</w:t>
        </w:r>
        <w:proofErr w:type="gramEnd"/>
        <w:r w:rsidR="00677EDB">
          <w:t xml:space="preserve"> </w:t>
        </w:r>
      </w:ins>
    </w:p>
    <w:p w14:paraId="214A9552" w14:textId="77777777" w:rsidR="00A26809" w:rsidRDefault="00A26809" w:rsidP="00A26809">
      <w:pPr>
        <w:rPr>
          <w:ins w:id="323" w:author="Geethanjali A" w:date="2021-05-04T00:40:00Z"/>
        </w:rPr>
      </w:pPr>
      <w:ins w:id="324" w:author="Geethanjali A" w:date="2021-05-04T00:40:00Z">
        <w:r>
          <w:t xml:space="preserve">- The </w:t>
        </w:r>
      </w:ins>
      <w:ins w:id="325" w:author="Geethanjali A" w:date="2021-05-04T00:41:00Z">
        <w:r>
          <w:t xml:space="preserve">typical </w:t>
        </w:r>
      </w:ins>
      <w:ins w:id="326" w:author="Geethanjali A" w:date="2021-05-04T00:40:00Z">
        <w:r>
          <w:t>vehicle test result must not be used as a substitute for the DUT test result.</w:t>
        </w:r>
      </w:ins>
    </w:p>
    <w:p w14:paraId="454F34E5" w14:textId="77777777" w:rsidR="00A26809" w:rsidRDefault="00A26809" w:rsidP="00A26809">
      <w:pPr>
        <w:rPr>
          <w:ins w:id="327" w:author="Geethanjali A" w:date="2021-05-04T00:40:00Z"/>
        </w:rPr>
      </w:pPr>
    </w:p>
    <w:p w14:paraId="0AAD0152" w14:textId="77777777" w:rsidR="00A26809" w:rsidRDefault="00A26809" w:rsidP="00A26809">
      <w:pPr>
        <w:rPr>
          <w:ins w:id="328" w:author="Geethanjali A" w:date="2021-05-04T00:40:00Z"/>
        </w:rPr>
      </w:pPr>
      <w:ins w:id="329" w:author="Geethanjali A" w:date="2021-05-04T00:40:00Z">
        <w:r>
          <w:lastRenderedPageBreak/>
          <w:t>- If the standard needs to be changed, a request should be made to Motional Company's EMC test department, and the requested item will be checked and either reflected in the next revision or immediately updated, depending on its value.</w:t>
        </w:r>
      </w:ins>
    </w:p>
    <w:p w14:paraId="2A186F3F" w14:textId="77777777" w:rsidR="00906BE9" w:rsidDel="00A26809" w:rsidRDefault="00677EDB">
      <w:pPr>
        <w:rPr>
          <w:del w:id="330" w:author="Geethanjali A" w:date="2021-05-04T00:42:00Z"/>
        </w:rPr>
        <w:pPrChange w:id="331" w:author="Geethanjali A" w:date="2021-05-03T01:42:00Z">
          <w:pPr>
            <w:pStyle w:val="Heading1"/>
            <w:numPr>
              <w:numId w:val="4"/>
            </w:numPr>
            <w:ind w:left="1290" w:hanging="1290"/>
          </w:pPr>
        </w:pPrChange>
      </w:pPr>
      <w:ins w:id="332" w:author="Geethanjali A" w:date="2021-05-03T01:24:00Z">
        <w:r>
          <w:t xml:space="preserve">- </w:t>
        </w:r>
      </w:ins>
      <w:ins w:id="333" w:author="Geethanjali A" w:date="2021-05-04T00:42:00Z">
        <w:r w:rsidR="00A26809" w:rsidRPr="00A26809">
          <w:t>Any DUT tested according to the standard must follow the standard when randomly extracting approved components from the proto and pilot production process (including the pilot production preparation phase). The related component manufacturers must be pre-qualified with appropriate samples for this purpose by developing their own reliable verification system.</w:t>
        </w:r>
      </w:ins>
    </w:p>
    <w:p w14:paraId="0670902B" w14:textId="77777777" w:rsidR="00A26809" w:rsidRDefault="00A26809" w:rsidP="00A26809">
      <w:pPr>
        <w:rPr>
          <w:ins w:id="334" w:author="Geethanjali A" w:date="2021-05-04T00:42:00Z"/>
          <w:color w:val="000000"/>
        </w:rPr>
      </w:pPr>
    </w:p>
    <w:p w14:paraId="275771A7" w14:textId="77777777" w:rsidR="00906BE9" w:rsidDel="00B11A1A" w:rsidRDefault="00906BE9" w:rsidP="00A26809">
      <w:pPr>
        <w:rPr>
          <w:del w:id="335" w:author="Geethanjali A" w:date="2021-05-03T01:41:00Z"/>
        </w:rPr>
      </w:pPr>
    </w:p>
    <w:p w14:paraId="60AFD7B4" w14:textId="77777777" w:rsidR="00906BE9" w:rsidDel="00B11A1A" w:rsidRDefault="00906BE9" w:rsidP="00A26809">
      <w:pPr>
        <w:rPr>
          <w:del w:id="336" w:author="Geethanjali A" w:date="2021-05-03T01:42:00Z"/>
        </w:rPr>
      </w:pPr>
    </w:p>
    <w:p w14:paraId="54F2EB88" w14:textId="77777777" w:rsidR="00906BE9" w:rsidDel="00B11A1A" w:rsidRDefault="00906BE9" w:rsidP="00A26809">
      <w:pPr>
        <w:rPr>
          <w:del w:id="337" w:author="Geethanjali A" w:date="2021-05-03T01:42:00Z"/>
        </w:rPr>
      </w:pPr>
    </w:p>
    <w:p w14:paraId="0642A3C4" w14:textId="77777777" w:rsidR="00B11A1A" w:rsidRDefault="00B11A1A">
      <w:pPr>
        <w:rPr>
          <w:ins w:id="338" w:author="Geethanjali A" w:date="2021-05-03T01:41:00Z"/>
        </w:rPr>
        <w:pPrChange w:id="339" w:author="Geethanjali A" w:date="2021-05-03T01:42:00Z">
          <w:pPr>
            <w:pStyle w:val="Heading1"/>
            <w:numPr>
              <w:numId w:val="4"/>
            </w:numPr>
            <w:ind w:left="1290" w:hanging="1290"/>
          </w:pPr>
        </w:pPrChange>
      </w:pPr>
    </w:p>
    <w:p w14:paraId="45914422" w14:textId="77777777" w:rsidR="00B11A1A" w:rsidRDefault="00B11A1A">
      <w:pPr>
        <w:pStyle w:val="Heading1"/>
        <w:numPr>
          <w:ilvl w:val="0"/>
          <w:numId w:val="4"/>
        </w:numPr>
        <w:rPr>
          <w:ins w:id="340" w:author="Geethanjali A" w:date="2021-05-03T01:42:00Z"/>
        </w:rPr>
      </w:pPr>
      <w:bookmarkStart w:id="341" w:name="_Toc70976770"/>
      <w:ins w:id="342" w:author="Geethanjali A" w:date="2021-05-03T01:42:00Z">
        <w:r>
          <w:t>Reference Documents</w:t>
        </w:r>
        <w:bookmarkEnd w:id="341"/>
      </w:ins>
    </w:p>
    <w:tbl>
      <w:tblPr>
        <w:tblStyle w:val="TableGrid"/>
        <w:tblW w:w="0" w:type="auto"/>
        <w:tblLook w:val="04A0" w:firstRow="1" w:lastRow="0" w:firstColumn="1" w:lastColumn="0" w:noHBand="0" w:noVBand="1"/>
        <w:tblPrChange w:id="343" w:author="Geethanjali A" w:date="2021-05-03T01:46:00Z">
          <w:tblPr>
            <w:tblStyle w:val="TableGrid"/>
            <w:tblW w:w="0" w:type="auto"/>
            <w:tblLook w:val="04A0" w:firstRow="1" w:lastRow="0" w:firstColumn="1" w:lastColumn="0" w:noHBand="0" w:noVBand="1"/>
          </w:tblPr>
        </w:tblPrChange>
      </w:tblPr>
      <w:tblGrid>
        <w:gridCol w:w="2065"/>
        <w:gridCol w:w="7542"/>
        <w:tblGridChange w:id="344">
          <w:tblGrid>
            <w:gridCol w:w="2065"/>
            <w:gridCol w:w="2738"/>
            <w:gridCol w:w="4804"/>
          </w:tblGrid>
        </w:tblGridChange>
      </w:tblGrid>
      <w:tr w:rsidR="00B11A1A" w14:paraId="21EE6D12" w14:textId="77777777" w:rsidTr="00B11A1A">
        <w:trPr>
          <w:ins w:id="345" w:author="Geethanjali A" w:date="2021-05-03T01:44:00Z"/>
        </w:trPr>
        <w:tc>
          <w:tcPr>
            <w:tcW w:w="2065" w:type="dxa"/>
            <w:tcPrChange w:id="346" w:author="Geethanjali A" w:date="2021-05-03T01:46:00Z">
              <w:tcPr>
                <w:tcW w:w="4803" w:type="dxa"/>
                <w:gridSpan w:val="2"/>
              </w:tcPr>
            </w:tcPrChange>
          </w:tcPr>
          <w:p w14:paraId="70EFB373" w14:textId="77777777" w:rsidR="00B11A1A" w:rsidRPr="00B11A1A" w:rsidRDefault="00B11A1A" w:rsidP="00B11A1A">
            <w:pPr>
              <w:rPr>
                <w:ins w:id="347" w:author="Geethanjali A" w:date="2021-05-03T01:44:00Z"/>
                <w:b/>
                <w:sz w:val="22"/>
                <w:szCs w:val="22"/>
                <w:rPrChange w:id="348" w:author="Geethanjali A" w:date="2021-05-03T01:45:00Z">
                  <w:rPr>
                    <w:ins w:id="349" w:author="Geethanjali A" w:date="2021-05-03T01:44:00Z"/>
                  </w:rPr>
                </w:rPrChange>
              </w:rPr>
            </w:pPr>
            <w:ins w:id="350" w:author="Geethanjali A" w:date="2021-05-03T01:45:00Z">
              <w:r w:rsidRPr="00B11A1A">
                <w:rPr>
                  <w:b/>
                  <w:sz w:val="22"/>
                  <w:szCs w:val="22"/>
                  <w:rPrChange w:id="351" w:author="Geethanjali A" w:date="2021-05-03T01:45:00Z">
                    <w:rPr/>
                  </w:rPrChange>
                </w:rPr>
                <w:t>Standard</w:t>
              </w:r>
            </w:ins>
          </w:p>
        </w:tc>
        <w:tc>
          <w:tcPr>
            <w:tcW w:w="7542" w:type="dxa"/>
            <w:tcPrChange w:id="352" w:author="Geethanjali A" w:date="2021-05-03T01:46:00Z">
              <w:tcPr>
                <w:tcW w:w="4804" w:type="dxa"/>
              </w:tcPr>
            </w:tcPrChange>
          </w:tcPr>
          <w:p w14:paraId="36C44095" w14:textId="77777777" w:rsidR="00B11A1A" w:rsidRPr="00B11A1A" w:rsidRDefault="00B11A1A" w:rsidP="00B11A1A">
            <w:pPr>
              <w:rPr>
                <w:ins w:id="353" w:author="Geethanjali A" w:date="2021-05-03T01:44:00Z"/>
                <w:b/>
                <w:sz w:val="22"/>
                <w:szCs w:val="22"/>
                <w:rPrChange w:id="354" w:author="Geethanjali A" w:date="2021-05-03T01:45:00Z">
                  <w:rPr>
                    <w:ins w:id="355" w:author="Geethanjali A" w:date="2021-05-03T01:44:00Z"/>
                  </w:rPr>
                </w:rPrChange>
              </w:rPr>
            </w:pPr>
            <w:ins w:id="356" w:author="Geethanjali A" w:date="2021-05-03T01:45:00Z">
              <w:r w:rsidRPr="00B11A1A">
                <w:rPr>
                  <w:b/>
                  <w:sz w:val="22"/>
                  <w:szCs w:val="22"/>
                  <w:rPrChange w:id="357" w:author="Geethanjali A" w:date="2021-05-03T01:45:00Z">
                    <w:rPr/>
                  </w:rPrChange>
                </w:rPr>
                <w:t xml:space="preserve">Description </w:t>
              </w:r>
            </w:ins>
          </w:p>
        </w:tc>
      </w:tr>
      <w:tr w:rsidR="00B11A1A" w14:paraId="61935F02" w14:textId="77777777" w:rsidTr="00313AC1">
        <w:trPr>
          <w:ins w:id="358" w:author="Geethanjali A" w:date="2021-05-03T01:44:00Z"/>
        </w:trPr>
        <w:tc>
          <w:tcPr>
            <w:tcW w:w="2065" w:type="dxa"/>
            <w:vAlign w:val="center"/>
            <w:tcPrChange w:id="359" w:author="Geethanjali A" w:date="2021-05-03T01:46:00Z">
              <w:tcPr>
                <w:tcW w:w="4803" w:type="dxa"/>
                <w:gridSpan w:val="2"/>
              </w:tcPr>
            </w:tcPrChange>
          </w:tcPr>
          <w:p w14:paraId="52DB1651" w14:textId="77777777" w:rsidR="00B11A1A" w:rsidRDefault="00B11A1A">
            <w:pPr>
              <w:spacing w:after="120"/>
              <w:rPr>
                <w:ins w:id="360" w:author="Geethanjali A" w:date="2021-05-03T01:44:00Z"/>
              </w:rPr>
              <w:pPrChange w:id="361" w:author="Geethanjali A" w:date="2021-05-03T01:48:00Z">
                <w:pPr/>
              </w:pPrChange>
            </w:pPr>
            <w:ins w:id="362" w:author="Geethanjali A" w:date="2021-05-03T01:45:00Z">
              <w:r w:rsidRPr="00B11A1A">
                <w:rPr>
                  <w:rPrChange w:id="363" w:author="Geethanjali A" w:date="2021-05-03T01:48:00Z">
                    <w:rPr>
                      <w:rFonts w:ascii="Arial" w:hAnsi="Arial" w:cs="Arial"/>
                      <w:color w:val="000000"/>
                    </w:rPr>
                  </w:rPrChange>
                </w:rPr>
                <w:t xml:space="preserve">CISPR 25:2016 </w:t>
              </w:r>
            </w:ins>
          </w:p>
        </w:tc>
        <w:tc>
          <w:tcPr>
            <w:tcW w:w="7542" w:type="dxa"/>
            <w:vAlign w:val="bottom"/>
            <w:tcPrChange w:id="364" w:author="Geethanjali A" w:date="2021-05-03T01:46:00Z">
              <w:tcPr>
                <w:tcW w:w="4804" w:type="dxa"/>
              </w:tcPr>
            </w:tcPrChange>
          </w:tcPr>
          <w:p w14:paraId="39F405E8" w14:textId="77777777" w:rsidR="00B11A1A" w:rsidRDefault="00B11A1A">
            <w:pPr>
              <w:spacing w:after="120"/>
              <w:rPr>
                <w:ins w:id="365" w:author="Geethanjali A" w:date="2021-05-03T01:44:00Z"/>
              </w:rPr>
              <w:pPrChange w:id="366" w:author="Geethanjali A" w:date="2021-05-03T01:48:00Z">
                <w:pPr/>
              </w:pPrChange>
            </w:pPr>
            <w:ins w:id="367" w:author="Geethanjali A" w:date="2021-05-03T01:46:00Z">
              <w:r w:rsidRPr="00B11A1A">
                <w:rPr>
                  <w:rPrChange w:id="368" w:author="Geethanjali A" w:date="2021-05-03T01:48:00Z">
                    <w:rPr>
                      <w:rFonts w:ascii="Arial" w:hAnsi="Arial" w:cs="Arial"/>
                    </w:rPr>
                  </w:rPrChange>
                </w:rPr>
                <w:t>Vehicles, boats and internal combustion engines - Radio disturbance characteristics - Limits and methods of measurement for the protection of on-board receivers</w:t>
              </w:r>
            </w:ins>
          </w:p>
        </w:tc>
      </w:tr>
      <w:tr w:rsidR="00B11A1A" w14:paraId="325443C3" w14:textId="77777777" w:rsidTr="00313AC1">
        <w:trPr>
          <w:ins w:id="369" w:author="Geethanjali A" w:date="2021-05-03T01:44:00Z"/>
        </w:trPr>
        <w:tc>
          <w:tcPr>
            <w:tcW w:w="2065" w:type="dxa"/>
            <w:vAlign w:val="center"/>
            <w:tcPrChange w:id="370" w:author="Geethanjali A" w:date="2021-05-03T01:46:00Z">
              <w:tcPr>
                <w:tcW w:w="4803" w:type="dxa"/>
                <w:gridSpan w:val="2"/>
              </w:tcPr>
            </w:tcPrChange>
          </w:tcPr>
          <w:p w14:paraId="6DB0C5BC" w14:textId="77777777" w:rsidR="00B11A1A" w:rsidRDefault="00B11A1A">
            <w:pPr>
              <w:spacing w:after="120"/>
              <w:rPr>
                <w:ins w:id="371" w:author="Geethanjali A" w:date="2021-05-03T01:44:00Z"/>
              </w:rPr>
              <w:pPrChange w:id="372" w:author="Geethanjali A" w:date="2021-05-03T01:48:00Z">
                <w:pPr/>
              </w:pPrChange>
            </w:pPr>
            <w:ins w:id="373" w:author="Geethanjali A" w:date="2021-05-03T01:45:00Z">
              <w:r w:rsidRPr="00B11A1A">
                <w:rPr>
                  <w:rPrChange w:id="374" w:author="Geethanjali A" w:date="2021-05-03T01:48:00Z">
                    <w:rPr>
                      <w:rFonts w:ascii="Arial" w:hAnsi="Arial" w:cs="Arial"/>
                      <w:color w:val="000000"/>
                    </w:rPr>
                  </w:rPrChange>
                </w:rPr>
                <w:t>ISO 11452-4: 2020</w:t>
              </w:r>
            </w:ins>
          </w:p>
        </w:tc>
        <w:tc>
          <w:tcPr>
            <w:tcW w:w="7542" w:type="dxa"/>
            <w:vAlign w:val="bottom"/>
            <w:tcPrChange w:id="375" w:author="Geethanjali A" w:date="2021-05-03T01:46:00Z">
              <w:tcPr>
                <w:tcW w:w="4804" w:type="dxa"/>
              </w:tcPr>
            </w:tcPrChange>
          </w:tcPr>
          <w:p w14:paraId="319EC0B9" w14:textId="77777777" w:rsidR="00B11A1A" w:rsidRDefault="00B11A1A">
            <w:pPr>
              <w:spacing w:after="120"/>
              <w:rPr>
                <w:ins w:id="376" w:author="Geethanjali A" w:date="2021-05-03T01:44:00Z"/>
              </w:rPr>
              <w:pPrChange w:id="377" w:author="Geethanjali A" w:date="2021-05-03T01:48:00Z">
                <w:pPr/>
              </w:pPrChange>
            </w:pPr>
            <w:ins w:id="378" w:author="Geethanjali A" w:date="2021-05-03T01:46:00Z">
              <w:r w:rsidRPr="00B11A1A">
                <w:rPr>
                  <w:rPrChange w:id="379" w:author="Geethanjali A" w:date="2021-05-03T01:48:00Z">
                    <w:rPr>
                      <w:rFonts w:ascii="Arial" w:hAnsi="Arial" w:cs="Arial"/>
                    </w:rPr>
                  </w:rPrChange>
                </w:rPr>
                <w:t>Road vehicles — Component test methods for electrical disturbances from narrowband radiated electromagnetic energy — Part 4: Harness excitation methods</w:t>
              </w:r>
            </w:ins>
          </w:p>
        </w:tc>
      </w:tr>
      <w:tr w:rsidR="00B11A1A" w14:paraId="14C85179" w14:textId="77777777" w:rsidTr="00313AC1">
        <w:trPr>
          <w:ins w:id="380" w:author="Geethanjali A" w:date="2021-05-03T01:44:00Z"/>
        </w:trPr>
        <w:tc>
          <w:tcPr>
            <w:tcW w:w="2065" w:type="dxa"/>
            <w:vAlign w:val="center"/>
            <w:tcPrChange w:id="381" w:author="Geethanjali A" w:date="2021-05-03T01:46:00Z">
              <w:tcPr>
                <w:tcW w:w="4803" w:type="dxa"/>
                <w:gridSpan w:val="2"/>
              </w:tcPr>
            </w:tcPrChange>
          </w:tcPr>
          <w:p w14:paraId="65B85F69" w14:textId="77777777" w:rsidR="00B11A1A" w:rsidRDefault="00B11A1A">
            <w:pPr>
              <w:spacing w:after="120"/>
              <w:rPr>
                <w:ins w:id="382" w:author="Geethanjali A" w:date="2021-05-03T01:44:00Z"/>
              </w:rPr>
              <w:pPrChange w:id="383" w:author="Geethanjali A" w:date="2021-05-03T01:48:00Z">
                <w:pPr/>
              </w:pPrChange>
            </w:pPr>
            <w:ins w:id="384" w:author="Geethanjali A" w:date="2021-05-03T01:45:00Z">
              <w:r w:rsidRPr="00B11A1A">
                <w:rPr>
                  <w:rPrChange w:id="385" w:author="Geethanjali A" w:date="2021-05-03T01:48:00Z">
                    <w:rPr>
                      <w:rFonts w:ascii="Arial" w:hAnsi="Arial" w:cs="Arial"/>
                      <w:color w:val="000000"/>
                    </w:rPr>
                  </w:rPrChange>
                </w:rPr>
                <w:t xml:space="preserve">ISO 11452 - 2:2019 </w:t>
              </w:r>
            </w:ins>
          </w:p>
        </w:tc>
        <w:tc>
          <w:tcPr>
            <w:tcW w:w="7542" w:type="dxa"/>
            <w:vAlign w:val="bottom"/>
            <w:tcPrChange w:id="386" w:author="Geethanjali A" w:date="2021-05-03T01:46:00Z">
              <w:tcPr>
                <w:tcW w:w="4804" w:type="dxa"/>
              </w:tcPr>
            </w:tcPrChange>
          </w:tcPr>
          <w:p w14:paraId="6D313B99" w14:textId="77777777" w:rsidR="00B11A1A" w:rsidRDefault="00B11A1A">
            <w:pPr>
              <w:spacing w:after="120"/>
              <w:rPr>
                <w:ins w:id="387" w:author="Geethanjali A" w:date="2021-05-03T01:44:00Z"/>
              </w:rPr>
              <w:pPrChange w:id="388" w:author="Geethanjali A" w:date="2021-05-03T01:48:00Z">
                <w:pPr/>
              </w:pPrChange>
            </w:pPr>
            <w:ins w:id="389" w:author="Geethanjali A" w:date="2021-05-03T01:46:00Z">
              <w:r w:rsidRPr="00B11A1A">
                <w:rPr>
                  <w:rPrChange w:id="390" w:author="Geethanjali A" w:date="2021-05-03T01:48:00Z">
                    <w:rPr>
                      <w:rFonts w:ascii="Arial" w:hAnsi="Arial" w:cs="Arial"/>
                    </w:rPr>
                  </w:rPrChange>
                </w:rPr>
                <w:t>Road vehicles — Component test methods for electrical disturbances from narrowband radiated electromagnetic energy — Part 2: Absorber-lined shielded enclosure</w:t>
              </w:r>
            </w:ins>
          </w:p>
        </w:tc>
      </w:tr>
      <w:tr w:rsidR="00B11A1A" w14:paraId="3A3BC4E9" w14:textId="77777777" w:rsidTr="00313AC1">
        <w:trPr>
          <w:ins w:id="391" w:author="Geethanjali A" w:date="2021-05-03T01:44:00Z"/>
        </w:trPr>
        <w:tc>
          <w:tcPr>
            <w:tcW w:w="2065" w:type="dxa"/>
            <w:vAlign w:val="bottom"/>
            <w:tcPrChange w:id="392" w:author="Geethanjali A" w:date="2021-05-03T01:46:00Z">
              <w:tcPr>
                <w:tcW w:w="4803" w:type="dxa"/>
                <w:gridSpan w:val="2"/>
              </w:tcPr>
            </w:tcPrChange>
          </w:tcPr>
          <w:p w14:paraId="63EA5038" w14:textId="77777777" w:rsidR="00B11A1A" w:rsidRDefault="00B11A1A">
            <w:pPr>
              <w:spacing w:after="120"/>
              <w:rPr>
                <w:ins w:id="393" w:author="Geethanjali A" w:date="2021-05-03T01:44:00Z"/>
              </w:rPr>
              <w:pPrChange w:id="394" w:author="Geethanjali A" w:date="2021-05-03T01:48:00Z">
                <w:pPr/>
              </w:pPrChange>
            </w:pPr>
            <w:ins w:id="395" w:author="Geethanjali A" w:date="2021-05-03T01:45:00Z">
              <w:r w:rsidRPr="00B11A1A">
                <w:rPr>
                  <w:rPrChange w:id="396" w:author="Geethanjali A" w:date="2021-05-03T01:48:00Z">
                    <w:rPr>
                      <w:rFonts w:ascii="Arial" w:hAnsi="Arial" w:cs="Arial"/>
                      <w:color w:val="000000"/>
                    </w:rPr>
                  </w:rPrChange>
                </w:rPr>
                <w:t>ISO 11452 - 8:2015</w:t>
              </w:r>
            </w:ins>
          </w:p>
        </w:tc>
        <w:tc>
          <w:tcPr>
            <w:tcW w:w="7542" w:type="dxa"/>
            <w:vAlign w:val="bottom"/>
            <w:tcPrChange w:id="397" w:author="Geethanjali A" w:date="2021-05-03T01:46:00Z">
              <w:tcPr>
                <w:tcW w:w="4804" w:type="dxa"/>
              </w:tcPr>
            </w:tcPrChange>
          </w:tcPr>
          <w:p w14:paraId="2F145634" w14:textId="77777777" w:rsidR="00B11A1A" w:rsidRDefault="00B11A1A">
            <w:pPr>
              <w:spacing w:after="120"/>
              <w:rPr>
                <w:ins w:id="398" w:author="Geethanjali A" w:date="2021-05-03T01:44:00Z"/>
              </w:rPr>
              <w:pPrChange w:id="399" w:author="Geethanjali A" w:date="2021-05-03T01:48:00Z">
                <w:pPr/>
              </w:pPrChange>
            </w:pPr>
            <w:ins w:id="400" w:author="Geethanjali A" w:date="2021-05-03T01:46:00Z">
              <w:r w:rsidRPr="00B11A1A">
                <w:rPr>
                  <w:rPrChange w:id="401" w:author="Geethanjali A" w:date="2021-05-03T01:48:00Z">
                    <w:rPr>
                      <w:rFonts w:ascii="Arial" w:hAnsi="Arial" w:cs="Arial"/>
                    </w:rPr>
                  </w:rPrChange>
                </w:rPr>
                <w:t>Road vehicles — Component test methods for electrical disturbances from narrowband radiated electromagnetic energy — Part 8: Immunity to magnetic fields</w:t>
              </w:r>
            </w:ins>
          </w:p>
        </w:tc>
      </w:tr>
      <w:tr w:rsidR="00B11A1A" w14:paraId="45F7108D" w14:textId="77777777" w:rsidTr="00313AC1">
        <w:trPr>
          <w:ins w:id="402" w:author="Geethanjali A" w:date="2021-05-03T01:44:00Z"/>
        </w:trPr>
        <w:tc>
          <w:tcPr>
            <w:tcW w:w="2065" w:type="dxa"/>
            <w:vAlign w:val="bottom"/>
            <w:tcPrChange w:id="403" w:author="Geethanjali A" w:date="2021-05-03T01:46:00Z">
              <w:tcPr>
                <w:tcW w:w="4803" w:type="dxa"/>
                <w:gridSpan w:val="2"/>
              </w:tcPr>
            </w:tcPrChange>
          </w:tcPr>
          <w:p w14:paraId="21FDE514" w14:textId="77777777" w:rsidR="00B11A1A" w:rsidRDefault="00B11A1A">
            <w:pPr>
              <w:spacing w:after="120"/>
              <w:rPr>
                <w:ins w:id="404" w:author="Geethanjali A" w:date="2021-05-03T01:44:00Z"/>
              </w:rPr>
              <w:pPrChange w:id="405" w:author="Geethanjali A" w:date="2021-05-03T01:48:00Z">
                <w:pPr/>
              </w:pPrChange>
            </w:pPr>
            <w:ins w:id="406" w:author="Geethanjali A" w:date="2021-05-03T01:45:00Z">
              <w:r w:rsidRPr="00B11A1A">
                <w:rPr>
                  <w:rPrChange w:id="407" w:author="Geethanjali A" w:date="2021-05-03T01:48:00Z">
                    <w:rPr>
                      <w:rFonts w:ascii="Arial" w:hAnsi="Arial" w:cs="Arial"/>
                      <w:color w:val="000000"/>
                    </w:rPr>
                  </w:rPrChange>
                </w:rPr>
                <w:t>ISO 11452-9:2012</w:t>
              </w:r>
            </w:ins>
          </w:p>
        </w:tc>
        <w:tc>
          <w:tcPr>
            <w:tcW w:w="7542" w:type="dxa"/>
            <w:vAlign w:val="bottom"/>
            <w:tcPrChange w:id="408" w:author="Geethanjali A" w:date="2021-05-03T01:46:00Z">
              <w:tcPr>
                <w:tcW w:w="4804" w:type="dxa"/>
              </w:tcPr>
            </w:tcPrChange>
          </w:tcPr>
          <w:p w14:paraId="244A0037" w14:textId="77777777" w:rsidR="00B11A1A" w:rsidRDefault="00B11A1A">
            <w:pPr>
              <w:spacing w:after="120"/>
              <w:rPr>
                <w:ins w:id="409" w:author="Geethanjali A" w:date="2021-05-03T01:44:00Z"/>
              </w:rPr>
              <w:pPrChange w:id="410" w:author="Geethanjali A" w:date="2021-05-03T01:48:00Z">
                <w:pPr/>
              </w:pPrChange>
            </w:pPr>
            <w:ins w:id="411" w:author="Geethanjali A" w:date="2021-05-03T01:46:00Z">
              <w:r w:rsidRPr="00B11A1A">
                <w:rPr>
                  <w:rPrChange w:id="412" w:author="Geethanjali A" w:date="2021-05-03T01:48:00Z">
                    <w:rPr>
                      <w:rFonts w:ascii="Arial" w:hAnsi="Arial" w:cs="Arial"/>
                    </w:rPr>
                  </w:rPrChange>
                </w:rPr>
                <w:t>Road vehicles — Component test methods for electrical disturbances from narrowband radiated electromagnetic energy — Part 9: Portable transmitters</w:t>
              </w:r>
            </w:ins>
          </w:p>
        </w:tc>
      </w:tr>
      <w:tr w:rsidR="00B11A1A" w14:paraId="78C85F08" w14:textId="77777777" w:rsidTr="00313AC1">
        <w:trPr>
          <w:ins w:id="413" w:author="Geethanjali A" w:date="2021-05-03T01:44:00Z"/>
        </w:trPr>
        <w:tc>
          <w:tcPr>
            <w:tcW w:w="2065" w:type="dxa"/>
            <w:vAlign w:val="bottom"/>
            <w:tcPrChange w:id="414" w:author="Geethanjali A" w:date="2021-05-03T01:46:00Z">
              <w:tcPr>
                <w:tcW w:w="4803" w:type="dxa"/>
                <w:gridSpan w:val="2"/>
              </w:tcPr>
            </w:tcPrChange>
          </w:tcPr>
          <w:p w14:paraId="3242D182" w14:textId="77777777" w:rsidR="00B11A1A" w:rsidRDefault="00B11A1A">
            <w:pPr>
              <w:spacing w:after="120"/>
              <w:rPr>
                <w:ins w:id="415" w:author="Geethanjali A" w:date="2021-05-03T01:44:00Z"/>
              </w:rPr>
              <w:pPrChange w:id="416" w:author="Geethanjali A" w:date="2021-05-03T01:48:00Z">
                <w:pPr/>
              </w:pPrChange>
            </w:pPr>
            <w:ins w:id="417" w:author="Geethanjali A" w:date="2021-05-03T01:45:00Z">
              <w:r w:rsidRPr="00B11A1A">
                <w:rPr>
                  <w:rPrChange w:id="418" w:author="Geethanjali A" w:date="2021-05-03T01:48:00Z">
                    <w:rPr>
                      <w:rFonts w:ascii="Arial" w:hAnsi="Arial" w:cs="Arial"/>
                      <w:color w:val="000000"/>
                    </w:rPr>
                  </w:rPrChange>
                </w:rPr>
                <w:t>ISO 7637-2:2011</w:t>
              </w:r>
            </w:ins>
          </w:p>
        </w:tc>
        <w:tc>
          <w:tcPr>
            <w:tcW w:w="7542" w:type="dxa"/>
            <w:vAlign w:val="bottom"/>
            <w:tcPrChange w:id="419" w:author="Geethanjali A" w:date="2021-05-03T01:46:00Z">
              <w:tcPr>
                <w:tcW w:w="4804" w:type="dxa"/>
              </w:tcPr>
            </w:tcPrChange>
          </w:tcPr>
          <w:p w14:paraId="486C2B5D" w14:textId="77777777" w:rsidR="00B11A1A" w:rsidRDefault="00B11A1A">
            <w:pPr>
              <w:spacing w:after="120"/>
              <w:rPr>
                <w:ins w:id="420" w:author="Geethanjali A" w:date="2021-05-03T01:44:00Z"/>
              </w:rPr>
              <w:pPrChange w:id="421" w:author="Geethanjali A" w:date="2021-05-03T01:48:00Z">
                <w:pPr/>
              </w:pPrChange>
            </w:pPr>
            <w:ins w:id="422" w:author="Geethanjali A" w:date="2021-05-03T01:46:00Z">
              <w:r w:rsidRPr="00B11A1A">
                <w:rPr>
                  <w:rPrChange w:id="423" w:author="Geethanjali A" w:date="2021-05-03T01:48:00Z">
                    <w:rPr>
                      <w:rFonts w:ascii="Arial" w:hAnsi="Arial" w:cs="Arial"/>
                    </w:rPr>
                  </w:rPrChange>
                </w:rPr>
                <w:t>Road vehicles — Electrical disturbances from conduction and coupling — Part 2: Electrical transient conduction along supply lines only</w:t>
              </w:r>
            </w:ins>
          </w:p>
        </w:tc>
      </w:tr>
      <w:tr w:rsidR="00B11A1A" w14:paraId="5991EC83" w14:textId="77777777" w:rsidTr="00313AC1">
        <w:trPr>
          <w:ins w:id="424" w:author="Geethanjali A" w:date="2021-05-03T01:44:00Z"/>
        </w:trPr>
        <w:tc>
          <w:tcPr>
            <w:tcW w:w="2065" w:type="dxa"/>
            <w:vAlign w:val="bottom"/>
            <w:tcPrChange w:id="425" w:author="Geethanjali A" w:date="2021-05-03T01:46:00Z">
              <w:tcPr>
                <w:tcW w:w="4803" w:type="dxa"/>
                <w:gridSpan w:val="2"/>
              </w:tcPr>
            </w:tcPrChange>
          </w:tcPr>
          <w:p w14:paraId="39F2A45A" w14:textId="77777777" w:rsidR="00B11A1A" w:rsidRDefault="00B11A1A">
            <w:pPr>
              <w:spacing w:after="120"/>
              <w:rPr>
                <w:ins w:id="426" w:author="Geethanjali A" w:date="2021-05-03T01:44:00Z"/>
              </w:rPr>
              <w:pPrChange w:id="427" w:author="Geethanjali A" w:date="2021-05-03T01:48:00Z">
                <w:pPr/>
              </w:pPrChange>
            </w:pPr>
            <w:ins w:id="428" w:author="Geethanjali A" w:date="2021-05-03T01:45:00Z">
              <w:r w:rsidRPr="00B11A1A">
                <w:rPr>
                  <w:rPrChange w:id="429" w:author="Geethanjali A" w:date="2021-05-03T01:48:00Z">
                    <w:rPr>
                      <w:rFonts w:ascii="Arial" w:hAnsi="Arial" w:cs="Arial"/>
                      <w:color w:val="000000"/>
                    </w:rPr>
                  </w:rPrChange>
                </w:rPr>
                <w:t>ISO 7637-3:2016</w:t>
              </w:r>
            </w:ins>
          </w:p>
        </w:tc>
        <w:tc>
          <w:tcPr>
            <w:tcW w:w="7542" w:type="dxa"/>
            <w:vAlign w:val="bottom"/>
            <w:tcPrChange w:id="430" w:author="Geethanjali A" w:date="2021-05-03T01:46:00Z">
              <w:tcPr>
                <w:tcW w:w="4804" w:type="dxa"/>
              </w:tcPr>
            </w:tcPrChange>
          </w:tcPr>
          <w:p w14:paraId="2C97E0A5" w14:textId="77777777" w:rsidR="00B11A1A" w:rsidRDefault="00B11A1A">
            <w:pPr>
              <w:spacing w:after="120"/>
              <w:rPr>
                <w:ins w:id="431" w:author="Geethanjali A" w:date="2021-05-03T01:44:00Z"/>
              </w:rPr>
              <w:pPrChange w:id="432" w:author="Geethanjali A" w:date="2021-05-03T01:48:00Z">
                <w:pPr/>
              </w:pPrChange>
            </w:pPr>
            <w:ins w:id="433" w:author="Geethanjali A" w:date="2021-05-03T01:46:00Z">
              <w:r w:rsidRPr="00B11A1A">
                <w:rPr>
                  <w:rPrChange w:id="434" w:author="Geethanjali A" w:date="2021-05-03T01:48:00Z">
                    <w:rPr>
                      <w:rFonts w:ascii="Arial" w:hAnsi="Arial" w:cs="Arial"/>
                    </w:rPr>
                  </w:rPrChange>
                </w:rPr>
                <w:t>Road vehicles — Electrical disturbances from conduction and coupling — Part 3: Electrical transient transmission by capacitive and inductive coupling via lines other than supply lines</w:t>
              </w:r>
            </w:ins>
          </w:p>
        </w:tc>
      </w:tr>
      <w:tr w:rsidR="00B11A1A" w14:paraId="2A68DAD7" w14:textId="77777777" w:rsidTr="00313AC1">
        <w:trPr>
          <w:ins w:id="435" w:author="Geethanjali A" w:date="2021-05-03T01:44:00Z"/>
        </w:trPr>
        <w:tc>
          <w:tcPr>
            <w:tcW w:w="2065" w:type="dxa"/>
            <w:vAlign w:val="bottom"/>
            <w:tcPrChange w:id="436" w:author="Geethanjali A" w:date="2021-05-03T01:46:00Z">
              <w:tcPr>
                <w:tcW w:w="4803" w:type="dxa"/>
                <w:gridSpan w:val="2"/>
              </w:tcPr>
            </w:tcPrChange>
          </w:tcPr>
          <w:p w14:paraId="4E2B3DDF" w14:textId="77777777" w:rsidR="00B11A1A" w:rsidRDefault="00B11A1A">
            <w:pPr>
              <w:spacing w:after="120"/>
              <w:rPr>
                <w:ins w:id="437" w:author="Geethanjali A" w:date="2021-05-03T01:44:00Z"/>
              </w:rPr>
              <w:pPrChange w:id="438" w:author="Geethanjali A" w:date="2021-05-03T01:48:00Z">
                <w:pPr/>
              </w:pPrChange>
            </w:pPr>
            <w:ins w:id="439" w:author="Geethanjali A" w:date="2021-05-03T01:45:00Z">
              <w:r w:rsidRPr="00B11A1A">
                <w:rPr>
                  <w:rPrChange w:id="440" w:author="Geethanjali A" w:date="2021-05-03T01:48:00Z">
                    <w:rPr>
                      <w:rFonts w:ascii="Arial" w:hAnsi="Arial" w:cs="Arial"/>
                      <w:color w:val="000000"/>
                    </w:rPr>
                  </w:rPrChange>
                </w:rPr>
                <w:t>EN 61000-4-2:2008,</w:t>
              </w:r>
            </w:ins>
            <w:ins w:id="441" w:author="Geethanjali A" w:date="2021-05-04T00:42:00Z">
              <w:r w:rsidR="00C42333">
                <w:br/>
              </w:r>
            </w:ins>
            <w:ins w:id="442" w:author="Geethanjali A" w:date="2021-05-03T01:45:00Z">
              <w:r w:rsidRPr="00B11A1A">
                <w:rPr>
                  <w:rPrChange w:id="443" w:author="Geethanjali A" w:date="2021-05-03T01:48:00Z">
                    <w:rPr>
                      <w:rFonts w:ascii="Arial" w:hAnsi="Arial" w:cs="Arial"/>
                      <w:color w:val="000000"/>
                    </w:rPr>
                  </w:rPrChange>
                </w:rPr>
                <w:t>ISO 10605:2008</w:t>
              </w:r>
            </w:ins>
          </w:p>
        </w:tc>
        <w:tc>
          <w:tcPr>
            <w:tcW w:w="7542" w:type="dxa"/>
            <w:vAlign w:val="bottom"/>
            <w:tcPrChange w:id="444" w:author="Geethanjali A" w:date="2021-05-03T01:46:00Z">
              <w:tcPr>
                <w:tcW w:w="4804" w:type="dxa"/>
              </w:tcPr>
            </w:tcPrChange>
          </w:tcPr>
          <w:p w14:paraId="6BF17D82" w14:textId="20168AA7" w:rsidR="00B11A1A" w:rsidRDefault="00B11A1A">
            <w:pPr>
              <w:spacing w:after="120"/>
              <w:rPr>
                <w:ins w:id="445" w:author="Geethanjali A" w:date="2021-05-03T01:44:00Z"/>
              </w:rPr>
              <w:pPrChange w:id="446" w:author="Geethanjali A" w:date="2021-05-03T01:48:00Z">
                <w:pPr/>
              </w:pPrChange>
            </w:pPr>
            <w:ins w:id="447" w:author="Geethanjali A" w:date="2021-05-03T01:46:00Z">
              <w:r w:rsidRPr="00B11A1A">
                <w:rPr>
                  <w:rPrChange w:id="448" w:author="Geethanjali A" w:date="2021-05-03T01:48:00Z">
                    <w:rPr>
                      <w:rFonts w:ascii="Arial" w:hAnsi="Arial" w:cs="Arial"/>
                    </w:rPr>
                  </w:rPrChange>
                </w:rPr>
                <w:t xml:space="preserve">Electromagnetic compatibility (EMC) - Part 4-2: Testing and measurement techniques - Electrostatic discharge immunity </w:t>
              </w:r>
              <w:del w:id="449" w:author="Pragada Venkata Apparao Santhosh" w:date="2021-05-11T11:00:00Z">
                <w:r w:rsidRPr="00B11A1A" w:rsidDel="00D94B92">
                  <w:rPr>
                    <w:rPrChange w:id="450" w:author="Geethanjali A" w:date="2021-05-03T01:48:00Z">
                      <w:rPr>
                        <w:rFonts w:ascii="Arial" w:hAnsi="Arial" w:cs="Arial"/>
                      </w:rPr>
                    </w:rPrChange>
                  </w:rPr>
                  <w:delText>test,Road</w:delText>
                </w:r>
              </w:del>
            </w:ins>
            <w:ins w:id="451" w:author="Pragada Venkata Apparao Santhosh" w:date="2021-05-11T11:00:00Z">
              <w:r w:rsidR="00D94B92" w:rsidRPr="00B11A1A">
                <w:t>test, Road</w:t>
              </w:r>
            </w:ins>
            <w:ins w:id="452" w:author="Geethanjali A" w:date="2021-05-03T01:46:00Z">
              <w:r w:rsidRPr="00B11A1A">
                <w:rPr>
                  <w:rPrChange w:id="453" w:author="Geethanjali A" w:date="2021-05-03T01:48:00Z">
                    <w:rPr>
                      <w:rFonts w:ascii="Arial" w:hAnsi="Arial" w:cs="Arial"/>
                    </w:rPr>
                  </w:rPrChange>
                </w:rPr>
                <w:t xml:space="preserve"> vehicles — Test methods for electrical disturbances from electrostatic discharge</w:t>
              </w:r>
            </w:ins>
          </w:p>
        </w:tc>
      </w:tr>
      <w:tr w:rsidR="00B11A1A" w14:paraId="5377F1AF" w14:textId="77777777" w:rsidTr="00313AC1">
        <w:trPr>
          <w:ins w:id="454" w:author="Geethanjali A" w:date="2021-05-03T01:44:00Z"/>
        </w:trPr>
        <w:tc>
          <w:tcPr>
            <w:tcW w:w="2065" w:type="dxa"/>
            <w:vAlign w:val="bottom"/>
            <w:tcPrChange w:id="455" w:author="Geethanjali A" w:date="2021-05-03T01:46:00Z">
              <w:tcPr>
                <w:tcW w:w="4803" w:type="dxa"/>
                <w:gridSpan w:val="2"/>
              </w:tcPr>
            </w:tcPrChange>
          </w:tcPr>
          <w:p w14:paraId="13A03244" w14:textId="77777777" w:rsidR="00B11A1A" w:rsidRDefault="00B11A1A">
            <w:pPr>
              <w:spacing w:after="120"/>
              <w:rPr>
                <w:ins w:id="456" w:author="Geethanjali A" w:date="2021-05-03T01:44:00Z"/>
              </w:rPr>
              <w:pPrChange w:id="457" w:author="Geethanjali A" w:date="2021-05-03T01:48:00Z">
                <w:pPr/>
              </w:pPrChange>
            </w:pPr>
            <w:ins w:id="458" w:author="Geethanjali A" w:date="2021-05-03T01:45:00Z">
              <w:r w:rsidRPr="00B11A1A">
                <w:rPr>
                  <w:rPrChange w:id="459" w:author="Geethanjali A" w:date="2021-05-03T01:48:00Z">
                    <w:rPr>
                      <w:rFonts w:ascii="Arial" w:hAnsi="Arial" w:cs="Arial"/>
                      <w:color w:val="000000"/>
                    </w:rPr>
                  </w:rPrChange>
                </w:rPr>
                <w:t>ISO 7637-1:</w:t>
              </w:r>
              <w:r w:rsidRPr="00B11A1A">
                <w:rPr>
                  <w:rPrChange w:id="460" w:author="Geethanjali A" w:date="2021-05-03T01:48:00Z">
                    <w:rPr>
                      <w:rFonts w:ascii="Arial" w:hAnsi="Arial" w:cs="Arial"/>
                      <w:color w:val="000000"/>
                    </w:rPr>
                  </w:rPrChange>
                </w:rPr>
                <w:br/>
                <w:t>2015</w:t>
              </w:r>
            </w:ins>
          </w:p>
        </w:tc>
        <w:tc>
          <w:tcPr>
            <w:tcW w:w="7542" w:type="dxa"/>
            <w:vAlign w:val="bottom"/>
            <w:tcPrChange w:id="461" w:author="Geethanjali A" w:date="2021-05-03T01:46:00Z">
              <w:tcPr>
                <w:tcW w:w="4804" w:type="dxa"/>
              </w:tcPr>
            </w:tcPrChange>
          </w:tcPr>
          <w:p w14:paraId="03B50B1C" w14:textId="77777777" w:rsidR="00B11A1A" w:rsidRDefault="00B11A1A">
            <w:pPr>
              <w:spacing w:after="120"/>
              <w:rPr>
                <w:ins w:id="462" w:author="Geethanjali A" w:date="2021-05-03T01:44:00Z"/>
              </w:rPr>
              <w:pPrChange w:id="463" w:author="Geethanjali A" w:date="2021-05-03T01:48:00Z">
                <w:pPr/>
              </w:pPrChange>
            </w:pPr>
            <w:ins w:id="464" w:author="Geethanjali A" w:date="2021-05-03T01:46:00Z">
              <w:r w:rsidRPr="00B11A1A">
                <w:rPr>
                  <w:rPrChange w:id="465" w:author="Geethanjali A" w:date="2021-05-03T01:48:00Z">
                    <w:rPr>
                      <w:rFonts w:ascii="Arial" w:hAnsi="Arial" w:cs="Arial"/>
                    </w:rPr>
                  </w:rPrChange>
                </w:rPr>
                <w:t>Road vehicles — Electrical disturbances from conduction and coupling — Part 1: Definitions and general considerations</w:t>
              </w:r>
            </w:ins>
          </w:p>
        </w:tc>
      </w:tr>
      <w:tr w:rsidR="00B11A1A" w14:paraId="1CD6E620" w14:textId="77777777" w:rsidTr="00313AC1">
        <w:trPr>
          <w:ins w:id="466" w:author="Geethanjali A" w:date="2021-05-03T01:44:00Z"/>
        </w:trPr>
        <w:tc>
          <w:tcPr>
            <w:tcW w:w="2065" w:type="dxa"/>
            <w:vAlign w:val="bottom"/>
            <w:tcPrChange w:id="467" w:author="Geethanjali A" w:date="2021-05-03T01:46:00Z">
              <w:tcPr>
                <w:tcW w:w="4803" w:type="dxa"/>
                <w:gridSpan w:val="2"/>
              </w:tcPr>
            </w:tcPrChange>
          </w:tcPr>
          <w:p w14:paraId="3B7FAF79" w14:textId="77777777" w:rsidR="00B11A1A" w:rsidRDefault="00B11A1A">
            <w:pPr>
              <w:spacing w:after="120"/>
              <w:rPr>
                <w:ins w:id="468" w:author="Geethanjali A" w:date="2021-05-03T01:44:00Z"/>
              </w:rPr>
              <w:pPrChange w:id="469" w:author="Geethanjali A" w:date="2021-05-03T01:48:00Z">
                <w:pPr/>
              </w:pPrChange>
            </w:pPr>
            <w:ins w:id="470" w:author="Geethanjali A" w:date="2021-05-03T01:45:00Z">
              <w:r w:rsidRPr="00B11A1A">
                <w:rPr>
                  <w:rPrChange w:id="471" w:author="Geethanjali A" w:date="2021-05-03T01:48:00Z">
                    <w:rPr>
                      <w:rFonts w:ascii="Arial" w:hAnsi="Arial" w:cs="Arial"/>
                      <w:color w:val="000000"/>
                    </w:rPr>
                  </w:rPrChange>
                </w:rPr>
                <w:t>ISO 11452-1: 2015</w:t>
              </w:r>
            </w:ins>
          </w:p>
        </w:tc>
        <w:tc>
          <w:tcPr>
            <w:tcW w:w="7542" w:type="dxa"/>
            <w:vAlign w:val="bottom"/>
            <w:tcPrChange w:id="472" w:author="Geethanjali A" w:date="2021-05-03T01:46:00Z">
              <w:tcPr>
                <w:tcW w:w="4804" w:type="dxa"/>
              </w:tcPr>
            </w:tcPrChange>
          </w:tcPr>
          <w:p w14:paraId="2C7B9A30" w14:textId="77777777" w:rsidR="00B11A1A" w:rsidRDefault="00B11A1A">
            <w:pPr>
              <w:spacing w:after="120"/>
              <w:rPr>
                <w:ins w:id="473" w:author="Geethanjali A" w:date="2021-05-03T01:44:00Z"/>
              </w:rPr>
              <w:pPrChange w:id="474" w:author="Geethanjali A" w:date="2021-05-03T01:48:00Z">
                <w:pPr/>
              </w:pPrChange>
            </w:pPr>
            <w:ins w:id="475" w:author="Geethanjali A" w:date="2021-05-03T01:46:00Z">
              <w:r w:rsidRPr="00B11A1A">
                <w:rPr>
                  <w:rPrChange w:id="476" w:author="Geethanjali A" w:date="2021-05-03T01:48:00Z">
                    <w:rPr>
                      <w:rFonts w:ascii="Arial" w:hAnsi="Arial" w:cs="Arial"/>
                    </w:rPr>
                  </w:rPrChange>
                </w:rPr>
                <w:t>Road vehicles — Component test methods for electrical disturbances from narrowband radiated electromagnetic energy — Part 1: General principles and terminology</w:t>
              </w:r>
            </w:ins>
          </w:p>
        </w:tc>
      </w:tr>
      <w:tr w:rsidR="00CA6748" w14:paraId="76A7D754" w14:textId="77777777" w:rsidTr="00627B3A">
        <w:trPr>
          <w:ins w:id="477" w:author="Geethanjali A" w:date="2021-05-04T00:42:00Z"/>
        </w:trPr>
        <w:tc>
          <w:tcPr>
            <w:tcW w:w="2065" w:type="dxa"/>
            <w:tcPrChange w:id="478" w:author="Geethanjali A" w:date="2021-05-04T00:44:00Z">
              <w:tcPr>
                <w:tcW w:w="2065" w:type="dxa"/>
                <w:vAlign w:val="bottom"/>
              </w:tcPr>
            </w:tcPrChange>
          </w:tcPr>
          <w:p w14:paraId="7B47266C" w14:textId="77777777" w:rsidR="00CA6748" w:rsidRPr="00B11A1A" w:rsidRDefault="00CA6748">
            <w:pPr>
              <w:spacing w:after="120"/>
              <w:rPr>
                <w:ins w:id="479" w:author="Geethanjali A" w:date="2021-05-04T00:42:00Z"/>
              </w:rPr>
              <w:pPrChange w:id="480" w:author="Geethanjali A" w:date="2021-05-04T00:44:00Z">
                <w:pPr/>
              </w:pPrChange>
            </w:pPr>
            <w:ins w:id="481" w:author="Geethanjali A" w:date="2021-05-04T00:44:00Z">
              <w:r w:rsidRPr="00470A96">
                <w:t>IEC 61000-3-2:2018</w:t>
              </w:r>
            </w:ins>
          </w:p>
        </w:tc>
        <w:tc>
          <w:tcPr>
            <w:tcW w:w="7542" w:type="dxa"/>
            <w:vAlign w:val="bottom"/>
            <w:tcPrChange w:id="482" w:author="Geethanjali A" w:date="2021-05-04T00:44:00Z">
              <w:tcPr>
                <w:tcW w:w="7542" w:type="dxa"/>
                <w:gridSpan w:val="2"/>
                <w:vAlign w:val="bottom"/>
              </w:tcPr>
            </w:tcPrChange>
          </w:tcPr>
          <w:p w14:paraId="739A0467" w14:textId="77777777" w:rsidR="00CA6748" w:rsidRPr="00B11A1A" w:rsidRDefault="00CA6748">
            <w:pPr>
              <w:spacing w:after="120"/>
              <w:rPr>
                <w:ins w:id="483" w:author="Geethanjali A" w:date="2021-05-04T00:42:00Z"/>
              </w:rPr>
              <w:pPrChange w:id="484" w:author="Geethanjali A" w:date="2021-05-04T00:44:00Z">
                <w:pPr/>
              </w:pPrChange>
            </w:pPr>
            <w:ins w:id="485" w:author="Geethanjali A" w:date="2021-05-04T00:44:00Z">
              <w:r w:rsidRPr="00CA6748">
                <w:rPr>
                  <w:rPrChange w:id="486" w:author="Geethanjali A" w:date="2021-05-04T00:44:00Z">
                    <w:rPr>
                      <w:rFonts w:ascii="Arial" w:hAnsi="Arial" w:cs="Arial"/>
                      <w:color w:val="000000"/>
                    </w:rPr>
                  </w:rPrChange>
                </w:rPr>
                <w:t>Electromagnetic compatibility (EMC) – Part 3-2: Limits – Limits for harmonic current emissions (equipment input current ≤ 16 A per phase)</w:t>
              </w:r>
            </w:ins>
          </w:p>
        </w:tc>
      </w:tr>
      <w:tr w:rsidR="00CA6748" w14:paraId="32BBCE37" w14:textId="77777777" w:rsidTr="00627B3A">
        <w:trPr>
          <w:ins w:id="487" w:author="Geethanjali A" w:date="2021-05-04T00:42:00Z"/>
        </w:trPr>
        <w:tc>
          <w:tcPr>
            <w:tcW w:w="2065" w:type="dxa"/>
            <w:tcPrChange w:id="488" w:author="Geethanjali A" w:date="2021-05-04T00:44:00Z">
              <w:tcPr>
                <w:tcW w:w="2065" w:type="dxa"/>
                <w:vAlign w:val="bottom"/>
              </w:tcPr>
            </w:tcPrChange>
          </w:tcPr>
          <w:p w14:paraId="1FFCB1B8" w14:textId="77777777" w:rsidR="00CA6748" w:rsidRPr="00B11A1A" w:rsidRDefault="00CA6748">
            <w:pPr>
              <w:spacing w:after="120"/>
              <w:rPr>
                <w:ins w:id="489" w:author="Geethanjali A" w:date="2021-05-04T00:42:00Z"/>
              </w:rPr>
              <w:pPrChange w:id="490" w:author="Geethanjali A" w:date="2021-05-04T00:44:00Z">
                <w:pPr/>
              </w:pPrChange>
            </w:pPr>
            <w:ins w:id="491" w:author="Geethanjali A" w:date="2021-05-04T00:44:00Z">
              <w:r w:rsidRPr="00470A96">
                <w:t>IEC 61000-3-3:2013/AMD2:2021</w:t>
              </w:r>
            </w:ins>
          </w:p>
        </w:tc>
        <w:tc>
          <w:tcPr>
            <w:tcW w:w="7542" w:type="dxa"/>
            <w:vAlign w:val="bottom"/>
            <w:tcPrChange w:id="492" w:author="Geethanjali A" w:date="2021-05-04T00:44:00Z">
              <w:tcPr>
                <w:tcW w:w="7542" w:type="dxa"/>
                <w:gridSpan w:val="2"/>
                <w:vAlign w:val="bottom"/>
              </w:tcPr>
            </w:tcPrChange>
          </w:tcPr>
          <w:p w14:paraId="3C3AB197" w14:textId="77777777" w:rsidR="00CA6748" w:rsidRPr="00B11A1A" w:rsidRDefault="00CA6748">
            <w:pPr>
              <w:spacing w:after="120"/>
              <w:rPr>
                <w:ins w:id="493" w:author="Geethanjali A" w:date="2021-05-04T00:42:00Z"/>
              </w:rPr>
              <w:pPrChange w:id="494" w:author="Geethanjali A" w:date="2021-05-04T00:44:00Z">
                <w:pPr/>
              </w:pPrChange>
            </w:pPr>
            <w:ins w:id="495" w:author="Geethanjali A" w:date="2021-05-04T00:44:00Z">
              <w:r w:rsidRPr="00CA6748">
                <w:rPr>
                  <w:rPrChange w:id="496" w:author="Geethanjali A" w:date="2021-05-04T00:44:00Z">
                    <w:rPr>
                      <w:rFonts w:ascii="Arial" w:hAnsi="Arial" w:cs="Arial"/>
                      <w:color w:val="000000"/>
                    </w:rPr>
                  </w:rPrChange>
                </w:rPr>
                <w:t>Electromagnetic compatibility (EMC) – Part 3-3: Limits – Limitation of voltage changes, voltage fluctuations and flicker in public low-voltage supply systems, for equipment with rated current ≤ 16 A per phase and not subject to conditional connection</w:t>
              </w:r>
            </w:ins>
          </w:p>
        </w:tc>
      </w:tr>
      <w:tr w:rsidR="00CA6748" w14:paraId="168073B8" w14:textId="77777777" w:rsidTr="00627B3A">
        <w:trPr>
          <w:ins w:id="497" w:author="Geethanjali A" w:date="2021-05-04T00:42:00Z"/>
        </w:trPr>
        <w:tc>
          <w:tcPr>
            <w:tcW w:w="2065" w:type="dxa"/>
            <w:tcPrChange w:id="498" w:author="Geethanjali A" w:date="2021-05-04T00:44:00Z">
              <w:tcPr>
                <w:tcW w:w="2065" w:type="dxa"/>
                <w:vAlign w:val="bottom"/>
              </w:tcPr>
            </w:tcPrChange>
          </w:tcPr>
          <w:p w14:paraId="69E2DE15" w14:textId="77777777" w:rsidR="00CA6748" w:rsidRPr="00B11A1A" w:rsidRDefault="00CA6748">
            <w:pPr>
              <w:spacing w:after="120"/>
              <w:rPr>
                <w:ins w:id="499" w:author="Geethanjali A" w:date="2021-05-04T00:42:00Z"/>
              </w:rPr>
              <w:pPrChange w:id="500" w:author="Geethanjali A" w:date="2021-05-04T00:44:00Z">
                <w:pPr/>
              </w:pPrChange>
            </w:pPr>
            <w:ins w:id="501" w:author="Geethanjali A" w:date="2021-05-04T00:44:00Z">
              <w:r w:rsidRPr="00470A96">
                <w:t>IEC 61000-3-4:1998</w:t>
              </w:r>
            </w:ins>
          </w:p>
        </w:tc>
        <w:tc>
          <w:tcPr>
            <w:tcW w:w="7542" w:type="dxa"/>
            <w:vAlign w:val="bottom"/>
            <w:tcPrChange w:id="502" w:author="Geethanjali A" w:date="2021-05-04T00:44:00Z">
              <w:tcPr>
                <w:tcW w:w="7542" w:type="dxa"/>
                <w:gridSpan w:val="2"/>
                <w:vAlign w:val="bottom"/>
              </w:tcPr>
            </w:tcPrChange>
          </w:tcPr>
          <w:p w14:paraId="3F6EBE1F" w14:textId="77777777" w:rsidR="00CA6748" w:rsidRPr="00B11A1A" w:rsidRDefault="00CA6748">
            <w:pPr>
              <w:spacing w:after="120"/>
              <w:rPr>
                <w:ins w:id="503" w:author="Geethanjali A" w:date="2021-05-04T00:42:00Z"/>
              </w:rPr>
              <w:pPrChange w:id="504" w:author="Geethanjali A" w:date="2021-05-04T00:44:00Z">
                <w:pPr/>
              </w:pPrChange>
            </w:pPr>
            <w:ins w:id="505" w:author="Geethanjali A" w:date="2021-05-04T00:44:00Z">
              <w:r w:rsidRPr="00CA6748">
                <w:rPr>
                  <w:rPrChange w:id="506" w:author="Geethanjali A" w:date="2021-05-04T00:44:00Z">
                    <w:rPr>
                      <w:rFonts w:ascii="Arial" w:hAnsi="Arial" w:cs="Arial"/>
                      <w:color w:val="000000"/>
                    </w:rPr>
                  </w:rPrChange>
                </w:rPr>
                <w:t>Electromagnetic compatibility (EMC) - Part 3-4: Limits - Limitation of emission of harmonic currents in low-voltage power supply systems for equipment with rated current greater than 16 A</w:t>
              </w:r>
            </w:ins>
          </w:p>
        </w:tc>
      </w:tr>
      <w:tr w:rsidR="00CA6748" w14:paraId="1DF17612" w14:textId="77777777" w:rsidTr="00627B3A">
        <w:trPr>
          <w:ins w:id="507" w:author="Geethanjali A" w:date="2021-05-04T00:42:00Z"/>
        </w:trPr>
        <w:tc>
          <w:tcPr>
            <w:tcW w:w="2065" w:type="dxa"/>
            <w:tcPrChange w:id="508" w:author="Geethanjali A" w:date="2021-05-04T00:44:00Z">
              <w:tcPr>
                <w:tcW w:w="2065" w:type="dxa"/>
                <w:vAlign w:val="bottom"/>
              </w:tcPr>
            </w:tcPrChange>
          </w:tcPr>
          <w:p w14:paraId="58E4261F" w14:textId="77777777" w:rsidR="00CA6748" w:rsidRPr="00B11A1A" w:rsidRDefault="00CA6748">
            <w:pPr>
              <w:spacing w:after="120"/>
              <w:rPr>
                <w:ins w:id="509" w:author="Geethanjali A" w:date="2021-05-04T00:42:00Z"/>
              </w:rPr>
              <w:pPrChange w:id="510" w:author="Geethanjali A" w:date="2021-05-04T00:44:00Z">
                <w:pPr/>
              </w:pPrChange>
            </w:pPr>
            <w:ins w:id="511" w:author="Geethanjali A" w:date="2021-05-04T00:44:00Z">
              <w:r w:rsidRPr="00470A96">
                <w:t>IEC 61000-3-5:2009</w:t>
              </w:r>
            </w:ins>
          </w:p>
        </w:tc>
        <w:tc>
          <w:tcPr>
            <w:tcW w:w="7542" w:type="dxa"/>
            <w:vAlign w:val="bottom"/>
            <w:tcPrChange w:id="512" w:author="Geethanjali A" w:date="2021-05-04T00:44:00Z">
              <w:tcPr>
                <w:tcW w:w="7542" w:type="dxa"/>
                <w:gridSpan w:val="2"/>
                <w:vAlign w:val="bottom"/>
              </w:tcPr>
            </w:tcPrChange>
          </w:tcPr>
          <w:p w14:paraId="439749A7" w14:textId="77777777" w:rsidR="00CA6748" w:rsidRPr="00B11A1A" w:rsidRDefault="00CA6748">
            <w:pPr>
              <w:spacing w:after="120"/>
              <w:rPr>
                <w:ins w:id="513" w:author="Geethanjali A" w:date="2021-05-04T00:42:00Z"/>
              </w:rPr>
              <w:pPrChange w:id="514" w:author="Geethanjali A" w:date="2021-05-04T00:44:00Z">
                <w:pPr/>
              </w:pPrChange>
            </w:pPr>
            <w:ins w:id="515" w:author="Geethanjali A" w:date="2021-05-04T00:44:00Z">
              <w:r w:rsidRPr="00CA6748">
                <w:rPr>
                  <w:rPrChange w:id="516" w:author="Geethanjali A" w:date="2021-05-04T00:44:00Z">
                    <w:rPr>
                      <w:rFonts w:ascii="Arial" w:hAnsi="Arial" w:cs="Arial"/>
                      <w:color w:val="000000"/>
                    </w:rPr>
                  </w:rPrChange>
                </w:rPr>
                <w:t>Electromagnetic compatibility (EMC) – Part 3-5: Limits – Limitation of voltage fluctuations and flicker in low-voltage power supply systems for equipment with rated current greater than 75 A</w:t>
              </w:r>
            </w:ins>
          </w:p>
        </w:tc>
      </w:tr>
      <w:tr w:rsidR="00CA6748" w14:paraId="1E3903F4" w14:textId="77777777" w:rsidTr="00627B3A">
        <w:trPr>
          <w:ins w:id="517" w:author="Geethanjali A" w:date="2021-05-04T00:42:00Z"/>
        </w:trPr>
        <w:tc>
          <w:tcPr>
            <w:tcW w:w="2065" w:type="dxa"/>
            <w:tcPrChange w:id="518" w:author="Geethanjali A" w:date="2021-05-04T00:44:00Z">
              <w:tcPr>
                <w:tcW w:w="2065" w:type="dxa"/>
                <w:vAlign w:val="bottom"/>
              </w:tcPr>
            </w:tcPrChange>
          </w:tcPr>
          <w:p w14:paraId="534B4151" w14:textId="77777777" w:rsidR="00CA6748" w:rsidRPr="00B11A1A" w:rsidRDefault="00CA6748">
            <w:pPr>
              <w:spacing w:after="120"/>
              <w:rPr>
                <w:ins w:id="519" w:author="Geethanjali A" w:date="2021-05-04T00:42:00Z"/>
              </w:rPr>
              <w:pPrChange w:id="520" w:author="Geethanjali A" w:date="2021-05-04T00:44:00Z">
                <w:pPr/>
              </w:pPrChange>
            </w:pPr>
            <w:ins w:id="521" w:author="Geethanjali A" w:date="2021-05-04T00:44:00Z">
              <w:r w:rsidRPr="00470A96">
                <w:lastRenderedPageBreak/>
                <w:t>IEC 61000-3-11:2017</w:t>
              </w:r>
            </w:ins>
          </w:p>
        </w:tc>
        <w:tc>
          <w:tcPr>
            <w:tcW w:w="7542" w:type="dxa"/>
            <w:vAlign w:val="bottom"/>
            <w:tcPrChange w:id="522" w:author="Geethanjali A" w:date="2021-05-04T00:44:00Z">
              <w:tcPr>
                <w:tcW w:w="7542" w:type="dxa"/>
                <w:gridSpan w:val="2"/>
                <w:vAlign w:val="bottom"/>
              </w:tcPr>
            </w:tcPrChange>
          </w:tcPr>
          <w:p w14:paraId="0915A3C9" w14:textId="77777777" w:rsidR="00CA6748" w:rsidRPr="00B11A1A" w:rsidRDefault="00CA6748">
            <w:pPr>
              <w:spacing w:after="120"/>
              <w:rPr>
                <w:ins w:id="523" w:author="Geethanjali A" w:date="2021-05-04T00:42:00Z"/>
              </w:rPr>
              <w:pPrChange w:id="524" w:author="Geethanjali A" w:date="2021-05-04T00:44:00Z">
                <w:pPr/>
              </w:pPrChange>
            </w:pPr>
            <w:ins w:id="525" w:author="Geethanjali A" w:date="2021-05-04T00:44:00Z">
              <w:r w:rsidRPr="00CA6748">
                <w:rPr>
                  <w:rPrChange w:id="526" w:author="Geethanjali A" w:date="2021-05-04T00:44:00Z">
                    <w:rPr>
                      <w:rFonts w:ascii="Arial" w:hAnsi="Arial" w:cs="Arial"/>
                      <w:color w:val="000000"/>
                    </w:rPr>
                  </w:rPrChange>
                </w:rPr>
                <w:t>Electromagnetic compatibility (EMC) - Part 3-11: Limits - Limitation of voltage changes, voltage fluctuations and flicker in public low-voltage supply systems - Equipment with rated current ≤ 75 A and subject to conditional connection</w:t>
              </w:r>
            </w:ins>
          </w:p>
        </w:tc>
      </w:tr>
      <w:tr w:rsidR="00CA6748" w14:paraId="50537413" w14:textId="77777777" w:rsidTr="00627B3A">
        <w:trPr>
          <w:ins w:id="527" w:author="Geethanjali A" w:date="2021-05-04T00:42:00Z"/>
        </w:trPr>
        <w:tc>
          <w:tcPr>
            <w:tcW w:w="2065" w:type="dxa"/>
            <w:tcPrChange w:id="528" w:author="Geethanjali A" w:date="2021-05-04T00:44:00Z">
              <w:tcPr>
                <w:tcW w:w="2065" w:type="dxa"/>
                <w:vAlign w:val="bottom"/>
              </w:tcPr>
            </w:tcPrChange>
          </w:tcPr>
          <w:p w14:paraId="0C596862" w14:textId="77777777" w:rsidR="00CA6748" w:rsidRPr="00B11A1A" w:rsidRDefault="00CA6748">
            <w:pPr>
              <w:spacing w:after="120"/>
              <w:rPr>
                <w:ins w:id="529" w:author="Geethanjali A" w:date="2021-05-04T00:42:00Z"/>
              </w:rPr>
              <w:pPrChange w:id="530" w:author="Geethanjali A" w:date="2021-05-04T00:45:00Z">
                <w:pPr/>
              </w:pPrChange>
            </w:pPr>
            <w:ins w:id="531" w:author="Geethanjali A" w:date="2021-05-04T00:44:00Z">
              <w:r w:rsidRPr="00470A96">
                <w:t>IEC 61000-3-12:2011</w:t>
              </w:r>
            </w:ins>
          </w:p>
        </w:tc>
        <w:tc>
          <w:tcPr>
            <w:tcW w:w="7542" w:type="dxa"/>
            <w:vAlign w:val="bottom"/>
            <w:tcPrChange w:id="532" w:author="Geethanjali A" w:date="2021-05-04T00:44:00Z">
              <w:tcPr>
                <w:tcW w:w="7542" w:type="dxa"/>
                <w:gridSpan w:val="2"/>
                <w:vAlign w:val="bottom"/>
              </w:tcPr>
            </w:tcPrChange>
          </w:tcPr>
          <w:p w14:paraId="5D0628AE" w14:textId="77777777" w:rsidR="00CA6748" w:rsidRPr="00B11A1A" w:rsidRDefault="00CA6748">
            <w:pPr>
              <w:spacing w:after="120"/>
              <w:rPr>
                <w:ins w:id="533" w:author="Geethanjali A" w:date="2021-05-04T00:42:00Z"/>
              </w:rPr>
              <w:pPrChange w:id="534" w:author="Geethanjali A" w:date="2021-05-04T00:45:00Z">
                <w:pPr/>
              </w:pPrChange>
            </w:pPr>
            <w:ins w:id="535" w:author="Geethanjali A" w:date="2021-05-04T00:44:00Z">
              <w:r w:rsidRPr="00CA6748">
                <w:rPr>
                  <w:rPrChange w:id="536" w:author="Geethanjali A" w:date="2021-05-04T00:45:00Z">
                    <w:rPr>
                      <w:rFonts w:ascii="Arial" w:hAnsi="Arial" w:cs="Arial"/>
                      <w:color w:val="000000"/>
                    </w:rPr>
                  </w:rPrChange>
                </w:rPr>
                <w:t>Electromagnetic compatibility (EMC) - Part 3-12: Limits - Limits for harmonic currents produced by equipment connected to public low-voltage systems with input current &gt;16 A and ≤ 75 A per phase</w:t>
              </w:r>
            </w:ins>
          </w:p>
        </w:tc>
      </w:tr>
    </w:tbl>
    <w:p w14:paraId="2C98E714" w14:textId="77777777" w:rsidR="00B11A1A" w:rsidRDefault="00B11A1A">
      <w:pPr>
        <w:rPr>
          <w:ins w:id="537" w:author="Geethanjali A" w:date="2021-05-03T01:42:00Z"/>
        </w:rPr>
        <w:pPrChange w:id="538" w:author="Geethanjali A" w:date="2021-05-03T01:42:00Z">
          <w:pPr>
            <w:pStyle w:val="Heading1"/>
            <w:numPr>
              <w:numId w:val="4"/>
            </w:numPr>
            <w:ind w:left="1290" w:hanging="1290"/>
          </w:pPr>
        </w:pPrChange>
      </w:pPr>
    </w:p>
    <w:p w14:paraId="00E5AC82" w14:textId="77777777" w:rsidR="00B11A1A" w:rsidRPr="00B11A1A" w:rsidRDefault="00B11A1A">
      <w:pPr>
        <w:rPr>
          <w:ins w:id="539" w:author="Geethanjali A" w:date="2021-05-03T01:42:00Z"/>
          <w:rPrChange w:id="540" w:author="Geethanjali A" w:date="2021-05-03T01:42:00Z">
            <w:rPr>
              <w:ins w:id="541" w:author="Geethanjali A" w:date="2021-05-03T01:42:00Z"/>
            </w:rPr>
          </w:rPrChange>
        </w:rPr>
        <w:pPrChange w:id="542" w:author="Geethanjali A" w:date="2021-05-03T01:42:00Z">
          <w:pPr>
            <w:pStyle w:val="Heading1"/>
            <w:numPr>
              <w:numId w:val="4"/>
            </w:numPr>
            <w:ind w:left="1290" w:hanging="1290"/>
          </w:pPr>
        </w:pPrChange>
      </w:pPr>
    </w:p>
    <w:p w14:paraId="06179A39" w14:textId="77777777" w:rsidR="00605118" w:rsidRDefault="00605118">
      <w:pPr>
        <w:pStyle w:val="Heading1"/>
        <w:numPr>
          <w:ilvl w:val="0"/>
          <w:numId w:val="4"/>
        </w:numPr>
        <w:rPr>
          <w:ins w:id="543" w:author="Geethanjali A" w:date="2021-05-03T01:51:00Z"/>
        </w:rPr>
      </w:pPr>
      <w:bookmarkStart w:id="544" w:name="_Toc70976771"/>
      <w:ins w:id="545" w:author="Geethanjali A" w:date="2021-05-03T01:51:00Z">
        <w:r>
          <w:t>Abbreviations</w:t>
        </w:r>
        <w:bookmarkEnd w:id="544"/>
      </w:ins>
    </w:p>
    <w:p w14:paraId="52842984" w14:textId="77777777" w:rsidR="00605118" w:rsidRPr="003B2FED" w:rsidRDefault="00605118">
      <w:pPr>
        <w:pStyle w:val="ListParagraph"/>
        <w:numPr>
          <w:ilvl w:val="0"/>
          <w:numId w:val="7"/>
        </w:numPr>
        <w:rPr>
          <w:ins w:id="546" w:author="Geethanjali A" w:date="2021-05-03T01:52:00Z"/>
          <w:rPrChange w:id="547" w:author="Geethanjali A" w:date="2021-05-03T23:17:00Z">
            <w:rPr>
              <w:ins w:id="548" w:author="Geethanjali A" w:date="2021-05-03T01:52:00Z"/>
            </w:rPr>
          </w:rPrChange>
        </w:rPr>
        <w:pPrChange w:id="549" w:author="Geethanjali A" w:date="2021-05-03T01:52:00Z">
          <w:pPr>
            <w:pStyle w:val="Heading1"/>
            <w:numPr>
              <w:numId w:val="4"/>
            </w:numPr>
            <w:ind w:left="1290" w:hanging="1290"/>
          </w:pPr>
        </w:pPrChange>
      </w:pPr>
      <w:ins w:id="550" w:author="Geethanjali A" w:date="2021-05-03T01:52:00Z">
        <w:r w:rsidRPr="003B2FED">
          <w:rPr>
            <w:rPrChange w:id="551" w:author="Geethanjali A" w:date="2021-05-03T23:17:00Z">
              <w:rPr/>
            </w:rPrChange>
          </w:rPr>
          <w:t xml:space="preserve">Absorber-Lined Shielded Enclosure: </w:t>
        </w:r>
      </w:ins>
      <w:ins w:id="552" w:author="Geethanjali A" w:date="2021-05-03T23:16:00Z">
        <w:r w:rsidR="003B2FED" w:rsidRPr="003B2FED">
          <w:rPr>
            <w:rPrChange w:id="553" w:author="Geethanjali A" w:date="2021-05-03T23:17:00Z">
              <w:rPr/>
            </w:rPrChange>
          </w:rPr>
          <w:t>ALSE</w:t>
        </w:r>
      </w:ins>
    </w:p>
    <w:p w14:paraId="333983C1" w14:textId="77777777" w:rsidR="00605118" w:rsidRPr="003B2FED" w:rsidRDefault="00605118">
      <w:pPr>
        <w:pStyle w:val="ListParagraph"/>
        <w:rPr>
          <w:ins w:id="554" w:author="Geethanjali A" w:date="2021-05-03T01:52:00Z"/>
          <w:rPrChange w:id="555" w:author="Geethanjali A" w:date="2021-05-03T23:17:00Z">
            <w:rPr>
              <w:ins w:id="556" w:author="Geethanjali A" w:date="2021-05-03T01:52:00Z"/>
            </w:rPr>
          </w:rPrChange>
        </w:rPr>
        <w:pPrChange w:id="557" w:author="Geethanjali A" w:date="2021-05-03T01:52:00Z">
          <w:pPr>
            <w:pStyle w:val="Heading1"/>
            <w:numPr>
              <w:numId w:val="4"/>
            </w:numPr>
            <w:ind w:left="1290" w:hanging="1290"/>
          </w:pPr>
        </w:pPrChange>
      </w:pPr>
    </w:p>
    <w:p w14:paraId="408052B0" w14:textId="77777777" w:rsidR="00605118" w:rsidRPr="003B2FED" w:rsidRDefault="00605118">
      <w:pPr>
        <w:pStyle w:val="ListParagraph"/>
        <w:numPr>
          <w:ilvl w:val="0"/>
          <w:numId w:val="7"/>
        </w:numPr>
        <w:rPr>
          <w:ins w:id="558" w:author="Geethanjali A" w:date="2021-05-03T01:52:00Z"/>
          <w:rPrChange w:id="559" w:author="Geethanjali A" w:date="2021-05-03T23:17:00Z">
            <w:rPr>
              <w:ins w:id="560" w:author="Geethanjali A" w:date="2021-05-03T01:52:00Z"/>
            </w:rPr>
          </w:rPrChange>
        </w:rPr>
        <w:pPrChange w:id="561" w:author="Geethanjali A" w:date="2021-05-03T01:52:00Z">
          <w:pPr>
            <w:pStyle w:val="Heading1"/>
            <w:numPr>
              <w:numId w:val="4"/>
            </w:numPr>
            <w:ind w:left="1290" w:hanging="1290"/>
          </w:pPr>
        </w:pPrChange>
      </w:pPr>
      <w:ins w:id="562" w:author="Geethanjali A" w:date="2021-05-03T01:52:00Z">
        <w:r w:rsidRPr="003B2FED">
          <w:rPr>
            <w:rPrChange w:id="563" w:author="Geethanjali A" w:date="2021-05-03T23:17:00Z">
              <w:rPr/>
            </w:rPrChange>
          </w:rPr>
          <w:t xml:space="preserve">Bulk Current Injection: </w:t>
        </w:r>
      </w:ins>
      <w:ins w:id="564" w:author="Geethanjali A" w:date="2021-05-03T23:16:00Z">
        <w:r w:rsidR="003B2FED" w:rsidRPr="003B2FED">
          <w:rPr>
            <w:rPrChange w:id="565" w:author="Geethanjali A" w:date="2021-05-03T23:17:00Z">
              <w:rPr/>
            </w:rPrChange>
          </w:rPr>
          <w:t>BCI</w:t>
        </w:r>
      </w:ins>
    </w:p>
    <w:p w14:paraId="15F10008" w14:textId="77777777" w:rsidR="00605118" w:rsidRPr="003B2FED" w:rsidRDefault="00605118">
      <w:pPr>
        <w:pStyle w:val="ListParagraph"/>
        <w:rPr>
          <w:ins w:id="566" w:author="Geethanjali A" w:date="2021-05-03T01:53:00Z"/>
          <w:rPrChange w:id="567" w:author="Geethanjali A" w:date="2021-05-03T23:17:00Z">
            <w:rPr>
              <w:ins w:id="568" w:author="Geethanjali A" w:date="2021-05-03T01:53:00Z"/>
            </w:rPr>
          </w:rPrChange>
        </w:rPr>
        <w:pPrChange w:id="569" w:author="Geethanjali A" w:date="2021-05-03T01:52:00Z">
          <w:pPr>
            <w:pStyle w:val="Heading1"/>
            <w:numPr>
              <w:numId w:val="4"/>
            </w:numPr>
            <w:ind w:left="1290" w:hanging="1290"/>
          </w:pPr>
        </w:pPrChange>
      </w:pPr>
    </w:p>
    <w:p w14:paraId="599B016E" w14:textId="77777777" w:rsidR="00605118" w:rsidRPr="003B2FED" w:rsidRDefault="00605118">
      <w:pPr>
        <w:pStyle w:val="ListParagraph"/>
        <w:numPr>
          <w:ilvl w:val="0"/>
          <w:numId w:val="7"/>
        </w:numPr>
        <w:rPr>
          <w:ins w:id="570" w:author="Geethanjali A" w:date="2021-05-03T01:53:00Z"/>
          <w:rPrChange w:id="571" w:author="Geethanjali A" w:date="2021-05-03T23:17:00Z">
            <w:rPr>
              <w:ins w:id="572" w:author="Geethanjali A" w:date="2021-05-03T01:53:00Z"/>
            </w:rPr>
          </w:rPrChange>
        </w:rPr>
        <w:pPrChange w:id="573" w:author="Geethanjali A" w:date="2021-05-03T01:53:00Z">
          <w:pPr>
            <w:pStyle w:val="Heading1"/>
            <w:numPr>
              <w:numId w:val="4"/>
            </w:numPr>
            <w:ind w:left="1290" w:hanging="1290"/>
          </w:pPr>
        </w:pPrChange>
      </w:pPr>
      <w:ins w:id="574" w:author="Geethanjali A" w:date="2021-05-03T01:53:00Z">
        <w:r w:rsidRPr="003B2FED">
          <w:rPr>
            <w:rPrChange w:id="575" w:author="Geethanjali A" w:date="2021-05-03T23:17:00Z">
              <w:rPr/>
            </w:rPrChange>
          </w:rPr>
          <w:t>Current Injection Probe:</w:t>
        </w:r>
      </w:ins>
      <w:ins w:id="576" w:author="Geethanjali A" w:date="2021-05-03T23:17:00Z">
        <w:r w:rsidR="003B2FED" w:rsidRPr="003B2FED">
          <w:rPr>
            <w:rPrChange w:id="577" w:author="Geethanjali A" w:date="2021-05-03T23:17:00Z">
              <w:rPr/>
            </w:rPrChange>
          </w:rPr>
          <w:t xml:space="preserve"> CIP</w:t>
        </w:r>
      </w:ins>
    </w:p>
    <w:p w14:paraId="2A92C097" w14:textId="77777777" w:rsidR="00605118" w:rsidRPr="003B2FED" w:rsidRDefault="00605118">
      <w:pPr>
        <w:pStyle w:val="ListParagraph"/>
        <w:rPr>
          <w:ins w:id="578" w:author="Geethanjali A" w:date="2021-05-03T01:54:00Z"/>
          <w:rPrChange w:id="579" w:author="Geethanjali A" w:date="2021-05-03T23:17:00Z">
            <w:rPr>
              <w:ins w:id="580" w:author="Geethanjali A" w:date="2021-05-03T01:54:00Z"/>
            </w:rPr>
          </w:rPrChange>
        </w:rPr>
        <w:pPrChange w:id="581" w:author="Geethanjali A" w:date="2021-05-03T01:54:00Z">
          <w:pPr>
            <w:pStyle w:val="Heading1"/>
            <w:numPr>
              <w:numId w:val="4"/>
            </w:numPr>
            <w:ind w:left="1290" w:hanging="1290"/>
          </w:pPr>
        </w:pPrChange>
      </w:pPr>
    </w:p>
    <w:p w14:paraId="5AF31C59" w14:textId="77777777" w:rsidR="003B2FED" w:rsidRDefault="00605118">
      <w:pPr>
        <w:pStyle w:val="ListParagraph"/>
        <w:numPr>
          <w:ilvl w:val="0"/>
          <w:numId w:val="7"/>
        </w:numPr>
        <w:rPr>
          <w:ins w:id="582" w:author="Geethanjali A" w:date="2021-05-03T23:18:00Z"/>
        </w:rPr>
        <w:pPrChange w:id="583" w:author="Geethanjali A" w:date="2021-05-03T23:17:00Z">
          <w:pPr>
            <w:pStyle w:val="Heading1"/>
            <w:numPr>
              <w:numId w:val="4"/>
            </w:numPr>
            <w:ind w:left="1290" w:hanging="1290"/>
          </w:pPr>
        </w:pPrChange>
      </w:pPr>
      <w:ins w:id="584" w:author="Geethanjali A" w:date="2021-05-03T01:53:00Z">
        <w:r w:rsidRPr="003B2FED">
          <w:rPr>
            <w:rPrChange w:id="585" w:author="Geethanjali A" w:date="2021-05-03T23:17:00Z">
              <w:rPr/>
            </w:rPrChange>
          </w:rPr>
          <w:t>Current Measuring(Monitoring) Probe</w:t>
        </w:r>
      </w:ins>
      <w:ins w:id="586" w:author="Geethanjali A" w:date="2021-05-03T01:54:00Z">
        <w:r w:rsidRPr="003B2FED">
          <w:rPr>
            <w:rPrChange w:id="587" w:author="Geethanjali A" w:date="2021-05-03T23:17:00Z">
              <w:rPr>
                <w:b w:val="0"/>
              </w:rPr>
            </w:rPrChange>
          </w:rPr>
          <w:t>:</w:t>
        </w:r>
      </w:ins>
      <w:ins w:id="588" w:author="Geethanjali A" w:date="2021-05-03T23:17:00Z">
        <w:r w:rsidR="003B2FED" w:rsidRPr="003B2FED">
          <w:rPr>
            <w:rPrChange w:id="589" w:author="Geethanjali A" w:date="2021-05-03T23:17:00Z">
              <w:rPr>
                <w:b w:val="0"/>
              </w:rPr>
            </w:rPrChange>
          </w:rPr>
          <w:t xml:space="preserve"> CMP</w:t>
        </w:r>
      </w:ins>
    </w:p>
    <w:p w14:paraId="3B9364B7" w14:textId="77777777" w:rsidR="003B2FED" w:rsidRDefault="003B2FED">
      <w:pPr>
        <w:pStyle w:val="ListParagraph"/>
        <w:rPr>
          <w:ins w:id="590" w:author="Geethanjali A" w:date="2021-05-03T23:18:00Z"/>
        </w:rPr>
        <w:pPrChange w:id="591" w:author="Geethanjali A" w:date="2021-05-03T23:18:00Z">
          <w:pPr>
            <w:pStyle w:val="ListParagraph"/>
            <w:numPr>
              <w:numId w:val="7"/>
            </w:numPr>
            <w:ind w:hanging="360"/>
          </w:pPr>
        </w:pPrChange>
      </w:pPr>
    </w:p>
    <w:p w14:paraId="208B86EA" w14:textId="77777777" w:rsidR="003B2FED" w:rsidRPr="003B2FED" w:rsidRDefault="00605118">
      <w:pPr>
        <w:pStyle w:val="ListParagraph"/>
        <w:numPr>
          <w:ilvl w:val="0"/>
          <w:numId w:val="7"/>
        </w:numPr>
        <w:rPr>
          <w:ins w:id="592" w:author="Geethanjali A" w:date="2021-05-03T23:18:00Z"/>
          <w:rPrChange w:id="593" w:author="Geethanjali A" w:date="2021-05-03T23:18:00Z">
            <w:rPr>
              <w:ins w:id="594" w:author="Geethanjali A" w:date="2021-05-03T23:18:00Z"/>
            </w:rPr>
          </w:rPrChange>
        </w:rPr>
        <w:pPrChange w:id="595" w:author="Geethanjali A" w:date="2021-05-03T23:18:00Z">
          <w:pPr>
            <w:pStyle w:val="Heading1"/>
            <w:numPr>
              <w:numId w:val="4"/>
            </w:numPr>
            <w:ind w:left="1290" w:hanging="1290"/>
          </w:pPr>
        </w:pPrChange>
      </w:pPr>
      <w:ins w:id="596" w:author="Geethanjali A" w:date="2021-05-03T01:53:00Z">
        <w:r>
          <w:t xml:space="preserve"> </w:t>
        </w:r>
        <w:r w:rsidRPr="003B2FED">
          <w:rPr>
            <w:rPrChange w:id="597" w:author="Geethanjali A" w:date="2021-05-03T23:18:00Z">
              <w:rPr/>
            </w:rPrChange>
          </w:rPr>
          <w:t xml:space="preserve">Device Under Test: </w:t>
        </w:r>
        <w:r w:rsidRPr="003B2FED">
          <w:rPr>
            <w:rPrChange w:id="598" w:author="Geethanjali A" w:date="2021-05-03T23:18:00Z">
              <w:rPr>
                <w:b w:val="0"/>
              </w:rPr>
            </w:rPrChange>
          </w:rPr>
          <w:t xml:space="preserve">DUT </w:t>
        </w:r>
      </w:ins>
    </w:p>
    <w:p w14:paraId="23C38EF5" w14:textId="77777777" w:rsidR="003B2FED" w:rsidRPr="003B2FED" w:rsidRDefault="003B2FED">
      <w:pPr>
        <w:rPr>
          <w:ins w:id="599" w:author="Geethanjali A" w:date="2021-05-03T01:55:00Z"/>
          <w:rPrChange w:id="600" w:author="Geethanjali A" w:date="2021-05-03T23:18:00Z">
            <w:rPr>
              <w:ins w:id="601" w:author="Geethanjali A" w:date="2021-05-03T01:55:00Z"/>
            </w:rPr>
          </w:rPrChange>
        </w:rPr>
        <w:pPrChange w:id="602" w:author="Geethanjali A" w:date="2021-05-03T23:18:00Z">
          <w:pPr>
            <w:pStyle w:val="Heading1"/>
            <w:numPr>
              <w:numId w:val="4"/>
            </w:numPr>
            <w:ind w:left="1290" w:hanging="1290"/>
          </w:pPr>
        </w:pPrChange>
      </w:pPr>
    </w:p>
    <w:p w14:paraId="20501F94" w14:textId="77777777" w:rsidR="00605118" w:rsidRPr="003B2FED" w:rsidRDefault="00605118">
      <w:pPr>
        <w:pStyle w:val="ListParagraph"/>
        <w:numPr>
          <w:ilvl w:val="0"/>
          <w:numId w:val="7"/>
        </w:numPr>
        <w:rPr>
          <w:ins w:id="603" w:author="Geethanjali A" w:date="2021-05-03T01:55:00Z"/>
          <w:rPrChange w:id="604" w:author="Geethanjali A" w:date="2021-05-03T23:18:00Z">
            <w:rPr>
              <w:ins w:id="605" w:author="Geethanjali A" w:date="2021-05-03T01:55:00Z"/>
            </w:rPr>
          </w:rPrChange>
        </w:rPr>
        <w:pPrChange w:id="606" w:author="Geethanjali A" w:date="2021-05-03T01:55:00Z">
          <w:pPr>
            <w:pStyle w:val="Heading1"/>
            <w:numPr>
              <w:numId w:val="4"/>
            </w:numPr>
            <w:ind w:left="1290" w:hanging="1290"/>
          </w:pPr>
        </w:pPrChange>
      </w:pPr>
      <w:ins w:id="607" w:author="Geethanjali A" w:date="2021-05-03T01:55:00Z">
        <w:r w:rsidRPr="003B2FED">
          <w:rPr>
            <w:rPrChange w:id="608" w:author="Geethanjali A" w:date="2021-05-03T23:18:00Z">
              <w:rPr/>
            </w:rPrChange>
          </w:rPr>
          <w:t xml:space="preserve">Electromagnetic Compatibility: </w:t>
        </w:r>
      </w:ins>
      <w:ins w:id="609" w:author="Geethanjali A" w:date="2021-05-03T23:18:00Z">
        <w:r w:rsidR="003B2FED" w:rsidRPr="003B2FED">
          <w:rPr>
            <w:rPrChange w:id="610" w:author="Geethanjali A" w:date="2021-05-03T23:18:00Z">
              <w:rPr/>
            </w:rPrChange>
          </w:rPr>
          <w:t>EMC</w:t>
        </w:r>
      </w:ins>
    </w:p>
    <w:p w14:paraId="3CD82AB0" w14:textId="77777777" w:rsidR="00605118" w:rsidRDefault="00605118">
      <w:pPr>
        <w:pStyle w:val="ListParagraph"/>
        <w:rPr>
          <w:ins w:id="611" w:author="Geethanjali A" w:date="2021-05-03T01:55:00Z"/>
        </w:rPr>
        <w:pPrChange w:id="612" w:author="Geethanjali A" w:date="2021-05-03T01:54:00Z">
          <w:pPr>
            <w:pStyle w:val="Heading1"/>
            <w:numPr>
              <w:numId w:val="4"/>
            </w:numPr>
            <w:ind w:left="1290" w:hanging="1290"/>
          </w:pPr>
        </w:pPrChange>
      </w:pPr>
    </w:p>
    <w:p w14:paraId="4BEA6513" w14:textId="77777777" w:rsidR="00605118" w:rsidRDefault="00605118">
      <w:pPr>
        <w:pStyle w:val="ListParagraph"/>
        <w:numPr>
          <w:ilvl w:val="0"/>
          <w:numId w:val="7"/>
        </w:numPr>
        <w:rPr>
          <w:ins w:id="613" w:author="Geethanjali A" w:date="2021-05-03T01:55:00Z"/>
        </w:rPr>
        <w:pPrChange w:id="614" w:author="Geethanjali A" w:date="2021-05-03T01:54:00Z">
          <w:pPr>
            <w:pStyle w:val="Heading1"/>
            <w:numPr>
              <w:numId w:val="4"/>
            </w:numPr>
            <w:ind w:left="1290" w:hanging="1290"/>
          </w:pPr>
        </w:pPrChange>
      </w:pPr>
      <w:ins w:id="615" w:author="Geethanjali A" w:date="2021-05-03T01:55:00Z">
        <w:r w:rsidRPr="00E85E68">
          <w:rPr>
            <w:rPrChange w:id="616" w:author="Pragada Venkata Apparao Santhosh" w:date="2021-05-11T11:21:00Z">
              <w:rPr/>
            </w:rPrChange>
          </w:rPr>
          <w:t>Electrostatic Discharge</w:t>
        </w:r>
        <w:r w:rsidRPr="003B2FED">
          <w:rPr>
            <w:b/>
            <w:rPrChange w:id="617" w:author="Geethanjali A" w:date="2021-05-03T23:18:00Z">
              <w:rPr/>
            </w:rPrChange>
          </w:rPr>
          <w:t>:</w:t>
        </w:r>
        <w:r w:rsidR="003B2FED">
          <w:t xml:space="preserve"> ESD </w:t>
        </w:r>
      </w:ins>
    </w:p>
    <w:p w14:paraId="7A345A26" w14:textId="77777777" w:rsidR="003B2FED" w:rsidRDefault="003B2FED">
      <w:pPr>
        <w:pStyle w:val="ListParagraph"/>
        <w:rPr>
          <w:ins w:id="618" w:author="Geethanjali A" w:date="2021-05-03T01:56:00Z"/>
        </w:rPr>
        <w:pPrChange w:id="619" w:author="Geethanjali A" w:date="2021-05-03T23:18:00Z">
          <w:pPr>
            <w:pStyle w:val="Heading1"/>
            <w:numPr>
              <w:numId w:val="4"/>
            </w:numPr>
            <w:ind w:left="1290" w:hanging="1290"/>
          </w:pPr>
        </w:pPrChange>
      </w:pPr>
    </w:p>
    <w:p w14:paraId="45735240" w14:textId="77777777" w:rsidR="00605118" w:rsidRDefault="00605118">
      <w:pPr>
        <w:rPr>
          <w:ins w:id="620" w:author="Geethanjali A" w:date="2021-05-03T01:51:00Z"/>
        </w:rPr>
        <w:pPrChange w:id="621" w:author="Geethanjali A" w:date="2021-05-03T01:51:00Z">
          <w:pPr>
            <w:pStyle w:val="Heading1"/>
            <w:numPr>
              <w:numId w:val="4"/>
            </w:numPr>
            <w:ind w:left="1290" w:hanging="1290"/>
          </w:pPr>
        </w:pPrChange>
      </w:pPr>
    </w:p>
    <w:p w14:paraId="74273132" w14:textId="77777777" w:rsidR="00605118" w:rsidRPr="00605118" w:rsidRDefault="00605118">
      <w:pPr>
        <w:rPr>
          <w:ins w:id="622" w:author="Geethanjali A" w:date="2021-05-03T01:51:00Z"/>
          <w:rPrChange w:id="623" w:author="Geethanjali A" w:date="2021-05-03T01:51:00Z">
            <w:rPr>
              <w:ins w:id="624" w:author="Geethanjali A" w:date="2021-05-03T01:51:00Z"/>
            </w:rPr>
          </w:rPrChange>
        </w:rPr>
        <w:pPrChange w:id="625" w:author="Geethanjali A" w:date="2021-05-03T01:51:00Z">
          <w:pPr>
            <w:pStyle w:val="Heading1"/>
            <w:numPr>
              <w:numId w:val="4"/>
            </w:numPr>
            <w:ind w:left="1290" w:hanging="1290"/>
          </w:pPr>
        </w:pPrChange>
      </w:pPr>
    </w:p>
    <w:p w14:paraId="1E97441A" w14:textId="77777777" w:rsidR="00906BE9" w:rsidRDefault="00697CC9">
      <w:pPr>
        <w:pStyle w:val="Heading1"/>
        <w:numPr>
          <w:ilvl w:val="0"/>
          <w:numId w:val="4"/>
        </w:numPr>
      </w:pPr>
      <w:bookmarkStart w:id="626" w:name="_Toc70976772"/>
      <w:r>
        <w:t>Operating modes based</w:t>
      </w:r>
      <w:bookmarkEnd w:id="626"/>
      <w:r>
        <w:t xml:space="preserve"> </w:t>
      </w:r>
    </w:p>
    <w:p w14:paraId="2C1C5384" w14:textId="72D938C0" w:rsidR="00906BE9" w:rsidRDefault="007B4B5D">
      <w:ins w:id="627" w:author="Geethanjali A" w:date="2021-05-04T22:34:00Z">
        <w:r>
          <w:br/>
        </w:r>
        <w:r w:rsidRPr="007B4B5D">
          <w:rPr>
            <w:highlight w:val="yellow"/>
            <w:rPrChange w:id="628" w:author="Geethanjali A" w:date="2021-05-04T22:35:00Z">
              <w:rPr/>
            </w:rPrChange>
          </w:rPr>
          <w:t xml:space="preserve">Need to be defined on component level for </w:t>
        </w:r>
      </w:ins>
      <w:ins w:id="629" w:author="Pragada Venkata Apparao Santhosh" w:date="2021-05-11T11:22:00Z">
        <w:r w:rsidR="00E85E68">
          <w:rPr>
            <w:highlight w:val="yellow"/>
          </w:rPr>
          <w:t>EMC</w:t>
        </w:r>
      </w:ins>
      <w:ins w:id="630" w:author="Geethanjali A" w:date="2021-05-04T22:34:00Z">
        <w:del w:id="631" w:author="Pragada Venkata Apparao Santhosh" w:date="2021-05-11T11:22:00Z">
          <w:r w:rsidRPr="007B4B5D" w:rsidDel="00E85E68">
            <w:rPr>
              <w:highlight w:val="yellow"/>
              <w:rPrChange w:id="632" w:author="Geethanjali A" w:date="2021-05-04T22:35:00Z">
                <w:rPr/>
              </w:rPrChange>
            </w:rPr>
            <w:delText>emc</w:delText>
          </w:r>
        </w:del>
        <w:r w:rsidRPr="007B4B5D">
          <w:rPr>
            <w:highlight w:val="yellow"/>
            <w:rPrChange w:id="633" w:author="Geethanjali A" w:date="2021-05-04T22:35:00Z">
              <w:rPr/>
            </w:rPrChange>
          </w:rPr>
          <w:t xml:space="preserve"> requirements</w:t>
        </w:r>
      </w:ins>
    </w:p>
    <w:p w14:paraId="55BCC006" w14:textId="77777777" w:rsidR="00906BE9" w:rsidDel="00B072B6" w:rsidRDefault="00697CC9">
      <w:pPr>
        <w:pStyle w:val="Heading2"/>
        <w:numPr>
          <w:ilvl w:val="1"/>
          <w:numId w:val="4"/>
        </w:numPr>
        <w:rPr>
          <w:del w:id="634" w:author="Geethanjali A" w:date="2021-05-04T22:34:00Z"/>
        </w:rPr>
      </w:pPr>
      <w:bookmarkStart w:id="635" w:name="_Toc70976773"/>
      <w:del w:id="636" w:author="Geethanjali A" w:date="2021-05-04T22:34:00Z">
        <w:r w:rsidDel="00B072B6">
          <w:delText>Operating mode 1</w:delText>
        </w:r>
        <w:bookmarkEnd w:id="635"/>
      </w:del>
    </w:p>
    <w:p w14:paraId="451F948D" w14:textId="77777777" w:rsidR="00906BE9" w:rsidDel="00B072B6" w:rsidRDefault="00697CC9">
      <w:pPr>
        <w:rPr>
          <w:del w:id="637" w:author="Geethanjali A" w:date="2021-05-04T22:34:00Z"/>
        </w:rPr>
      </w:pPr>
      <w:del w:id="638" w:author="Geethanjali A" w:date="2021-05-04T22:34:00Z">
        <w:r w:rsidDel="00B072B6">
          <w:delText>No voltage is applied to the DUT</w:delText>
        </w:r>
      </w:del>
    </w:p>
    <w:p w14:paraId="6792AE0D" w14:textId="77777777" w:rsidR="00906BE9" w:rsidDel="00B072B6" w:rsidRDefault="00697CC9">
      <w:pPr>
        <w:rPr>
          <w:del w:id="639" w:author="Geethanjali A" w:date="2021-05-04T22:34:00Z"/>
        </w:rPr>
      </w:pPr>
      <w:del w:id="640" w:author="Geethanjali A" w:date="2021-05-04T22:34:00Z">
        <w:r w:rsidDel="00B072B6">
          <w:rPr>
            <w:rFonts w:ascii="Cambria Math" w:eastAsia="Cambria Math" w:hAnsi="Cambria Math" w:cs="Cambria Math"/>
          </w:rPr>
          <w:delText>⎯</w:delText>
        </w:r>
        <w:r w:rsidDel="00B072B6">
          <w:delText xml:space="preserve"> Operating mode 1.1: not connected to wiring harness. </w:delText>
        </w:r>
      </w:del>
    </w:p>
    <w:p w14:paraId="012C17D8" w14:textId="77777777" w:rsidR="00906BE9" w:rsidDel="00B072B6" w:rsidRDefault="00697CC9">
      <w:pPr>
        <w:rPr>
          <w:del w:id="641" w:author="Geethanjali A" w:date="2021-05-04T22:34:00Z"/>
        </w:rPr>
      </w:pPr>
      <w:del w:id="642" w:author="Geethanjali A" w:date="2021-05-04T22:34:00Z">
        <w:r w:rsidDel="00B072B6">
          <w:rPr>
            <w:rFonts w:ascii="Cambria Math" w:eastAsia="Cambria Math" w:hAnsi="Cambria Math" w:cs="Cambria Math"/>
          </w:rPr>
          <w:delText>⎯</w:delText>
        </w:r>
        <w:r w:rsidDel="00B072B6">
          <w:delText xml:space="preserve"> Operating mode 1.2: connected to wiring harness simulating vehicle installation.</w:delText>
        </w:r>
      </w:del>
    </w:p>
    <w:p w14:paraId="139B7B42" w14:textId="77777777" w:rsidR="00906BE9" w:rsidDel="00B072B6" w:rsidRDefault="00906BE9">
      <w:pPr>
        <w:rPr>
          <w:del w:id="643" w:author="Geethanjali A" w:date="2021-05-04T22:34:00Z"/>
        </w:rPr>
      </w:pPr>
    </w:p>
    <w:p w14:paraId="4ED458E3" w14:textId="77777777" w:rsidR="00906BE9" w:rsidDel="00B072B6" w:rsidRDefault="00697CC9">
      <w:pPr>
        <w:pStyle w:val="Heading2"/>
        <w:numPr>
          <w:ilvl w:val="1"/>
          <w:numId w:val="4"/>
        </w:numPr>
        <w:rPr>
          <w:del w:id="644" w:author="Geethanjali A" w:date="2021-05-04T22:34:00Z"/>
        </w:rPr>
      </w:pPr>
      <w:bookmarkStart w:id="645" w:name="_Toc70976774"/>
      <w:del w:id="646" w:author="Geethanjali A" w:date="2021-05-04T22:34:00Z">
        <w:r w:rsidDel="00B072B6">
          <w:delText>Operating mode 2</w:delText>
        </w:r>
        <w:bookmarkEnd w:id="645"/>
      </w:del>
    </w:p>
    <w:p w14:paraId="4362CD80" w14:textId="77777777" w:rsidR="00906BE9" w:rsidDel="00B072B6" w:rsidRDefault="00697CC9">
      <w:pPr>
        <w:rPr>
          <w:del w:id="647" w:author="Geethanjali A" w:date="2021-05-04T22:34:00Z"/>
        </w:rPr>
      </w:pPr>
      <w:del w:id="648" w:author="Geethanjali A" w:date="2021-05-04T22:34:00Z">
        <w:r w:rsidDel="00B072B6">
          <w:delText xml:space="preserve">The DUT is electrically operated with test voltage, UB, as in a vehicle with shut-off engine and with all electrical connections made. </w:delText>
        </w:r>
      </w:del>
    </w:p>
    <w:p w14:paraId="40727F2B" w14:textId="77777777" w:rsidR="00906BE9" w:rsidDel="00B072B6" w:rsidRDefault="00697CC9">
      <w:pPr>
        <w:rPr>
          <w:del w:id="649" w:author="Geethanjali A" w:date="2021-05-04T22:34:00Z"/>
        </w:rPr>
      </w:pPr>
      <w:del w:id="650" w:author="Geethanjali A" w:date="2021-05-04T22:34:00Z">
        <w:r w:rsidDel="00B072B6">
          <w:rPr>
            <w:rFonts w:ascii="Cambria Math" w:eastAsia="Cambria Math" w:hAnsi="Cambria Math" w:cs="Cambria Math"/>
          </w:rPr>
          <w:delText>⎯</w:delText>
        </w:r>
        <w:r w:rsidDel="00B072B6">
          <w:delText xml:space="preserve"> Operating mode 2.1: system/component functions are not activated (e.g. sleep mode). </w:delText>
        </w:r>
      </w:del>
    </w:p>
    <w:p w14:paraId="03855C08" w14:textId="77777777" w:rsidR="00906BE9" w:rsidDel="00B072B6" w:rsidRDefault="00697CC9">
      <w:pPr>
        <w:rPr>
          <w:del w:id="651" w:author="Geethanjali A" w:date="2021-05-04T22:34:00Z"/>
        </w:rPr>
      </w:pPr>
      <w:del w:id="652" w:author="Geethanjali A" w:date="2021-05-04T22:34:00Z">
        <w:r w:rsidDel="00B072B6">
          <w:rPr>
            <w:rFonts w:ascii="Cambria Math" w:eastAsia="Cambria Math" w:hAnsi="Cambria Math" w:cs="Cambria Math"/>
          </w:rPr>
          <w:delText>⎯</w:delText>
        </w:r>
        <w:r w:rsidDel="00B072B6">
          <w:delText xml:space="preserve"> Operating mode 2.2: systems/components with electric operation and control in typical operating mode.</w:delText>
        </w:r>
      </w:del>
    </w:p>
    <w:p w14:paraId="2E28565B" w14:textId="77777777" w:rsidR="00906BE9" w:rsidDel="00B072B6" w:rsidRDefault="00906BE9">
      <w:pPr>
        <w:rPr>
          <w:del w:id="653" w:author="Geethanjali A" w:date="2021-05-04T22:34:00Z"/>
        </w:rPr>
      </w:pPr>
    </w:p>
    <w:p w14:paraId="5C85A46B" w14:textId="77777777" w:rsidR="00906BE9" w:rsidDel="00B072B6" w:rsidRDefault="00697CC9">
      <w:pPr>
        <w:pStyle w:val="Heading2"/>
        <w:numPr>
          <w:ilvl w:val="1"/>
          <w:numId w:val="4"/>
        </w:numPr>
        <w:rPr>
          <w:del w:id="654" w:author="Geethanjali A" w:date="2021-05-04T22:34:00Z"/>
        </w:rPr>
      </w:pPr>
      <w:bookmarkStart w:id="655" w:name="_Toc70976775"/>
      <w:del w:id="656" w:author="Geethanjali A" w:date="2021-05-04T22:34:00Z">
        <w:r w:rsidDel="00B072B6">
          <w:delText>Operating mode 3</w:delText>
        </w:r>
        <w:bookmarkEnd w:id="655"/>
      </w:del>
    </w:p>
    <w:p w14:paraId="0E018207" w14:textId="77777777" w:rsidR="00906BE9" w:rsidDel="00B072B6" w:rsidRDefault="00697CC9">
      <w:pPr>
        <w:rPr>
          <w:del w:id="657" w:author="Geethanjali A" w:date="2021-05-04T22:34:00Z"/>
        </w:rPr>
      </w:pPr>
      <w:del w:id="658" w:author="Geethanjali A" w:date="2021-05-04T22:34:00Z">
        <w:r w:rsidDel="00B072B6">
          <w:delText xml:space="preserve">The DUT is electrically operated with test voltage, UA, with all electrical connections made. </w:delText>
        </w:r>
      </w:del>
    </w:p>
    <w:p w14:paraId="6AE60242" w14:textId="77777777" w:rsidR="00906BE9" w:rsidDel="00B072B6" w:rsidRDefault="00697CC9">
      <w:pPr>
        <w:rPr>
          <w:del w:id="659" w:author="Geethanjali A" w:date="2021-05-04T22:34:00Z"/>
        </w:rPr>
      </w:pPr>
      <w:del w:id="660" w:author="Geethanjali A" w:date="2021-05-04T22:34:00Z">
        <w:r w:rsidDel="00B072B6">
          <w:rPr>
            <w:rFonts w:ascii="Cambria Math" w:eastAsia="Cambria Math" w:hAnsi="Cambria Math" w:cs="Cambria Math"/>
          </w:rPr>
          <w:delText>⎯</w:delText>
        </w:r>
        <w:r w:rsidDel="00B072B6">
          <w:delText xml:space="preserve"> Operating mode 3.1: system/component functions are not activated. </w:delText>
        </w:r>
      </w:del>
    </w:p>
    <w:p w14:paraId="14F19544" w14:textId="77777777" w:rsidR="00906BE9" w:rsidDel="00B072B6" w:rsidRDefault="00697CC9">
      <w:pPr>
        <w:rPr>
          <w:del w:id="661" w:author="Geethanjali A" w:date="2021-05-04T22:34:00Z"/>
        </w:rPr>
      </w:pPr>
      <w:del w:id="662" w:author="Geethanjali A" w:date="2021-05-04T22:34:00Z">
        <w:r w:rsidDel="00B072B6">
          <w:rPr>
            <w:rFonts w:ascii="Cambria Math" w:eastAsia="Cambria Math" w:hAnsi="Cambria Math" w:cs="Cambria Math"/>
          </w:rPr>
          <w:delText>⎯</w:delText>
        </w:r>
        <w:r w:rsidDel="00B072B6">
          <w:delText xml:space="preserve"> Operating mode 3.2: systems/components with electric operation and control in typical operating mode.</w:delText>
        </w:r>
      </w:del>
    </w:p>
    <w:p w14:paraId="12F80BC7" w14:textId="77777777" w:rsidR="00605118" w:rsidRDefault="00605118">
      <w:pPr>
        <w:rPr>
          <w:ins w:id="663" w:author="Geethanjali A" w:date="2021-05-03T01:56:00Z"/>
        </w:rPr>
      </w:pPr>
    </w:p>
    <w:p w14:paraId="50E87C00" w14:textId="77777777" w:rsidR="00906BE9" w:rsidDel="00B11A1A" w:rsidRDefault="00697CC9">
      <w:pPr>
        <w:rPr>
          <w:del w:id="664" w:author="Geethanjali A" w:date="2021-05-03T01:47:00Z"/>
        </w:rPr>
      </w:pPr>
      <w:del w:id="665" w:author="Geethanjali A" w:date="2021-05-03T01:47:00Z">
        <w:r w:rsidDel="00B11A1A">
          <w:br w:type="page"/>
        </w:r>
      </w:del>
    </w:p>
    <w:p w14:paraId="01E9FA60" w14:textId="77777777" w:rsidR="00906BE9" w:rsidRDefault="00906BE9"/>
    <w:p w14:paraId="0836D759" w14:textId="77777777" w:rsidR="00906BE9" w:rsidRDefault="00697CC9">
      <w:pPr>
        <w:pStyle w:val="Heading1"/>
        <w:numPr>
          <w:ilvl w:val="0"/>
          <w:numId w:val="4"/>
        </w:numPr>
      </w:pPr>
      <w:bookmarkStart w:id="666" w:name="_Toc70976776"/>
      <w:r>
        <w:t>Functional Performance Status Classification (FPSC)</w:t>
      </w:r>
      <w:bookmarkEnd w:id="666"/>
    </w:p>
    <w:p w14:paraId="3AF013BA" w14:textId="77777777" w:rsidR="00906BE9" w:rsidRDefault="00906BE9"/>
    <w:p w14:paraId="27319F5A" w14:textId="77777777" w:rsidR="00906BE9" w:rsidRPr="007B4B5D" w:rsidDel="007B4B5D" w:rsidRDefault="00697CC9">
      <w:pPr>
        <w:pStyle w:val="Heading2"/>
        <w:numPr>
          <w:ilvl w:val="1"/>
          <w:numId w:val="4"/>
        </w:numPr>
        <w:rPr>
          <w:del w:id="667" w:author="Geethanjali A" w:date="2021-05-04T22:35:00Z"/>
          <w:highlight w:val="yellow"/>
          <w:rPrChange w:id="668" w:author="Geethanjali A" w:date="2021-05-04T22:35:00Z">
            <w:rPr>
              <w:del w:id="669" w:author="Geethanjali A" w:date="2021-05-04T22:35:00Z"/>
            </w:rPr>
          </w:rPrChange>
        </w:rPr>
      </w:pPr>
      <w:bookmarkStart w:id="670" w:name="_Toc70976777"/>
      <w:del w:id="671" w:author="Geethanjali A" w:date="2021-05-04T22:35:00Z">
        <w:r w:rsidRPr="007B4B5D" w:rsidDel="007B4B5D">
          <w:rPr>
            <w:highlight w:val="yellow"/>
            <w:rPrChange w:id="672" w:author="Geethanjali A" w:date="2021-05-04T22:35:00Z">
              <w:rPr/>
            </w:rPrChange>
          </w:rPr>
          <w:delText>Functional Performance Status</w:delText>
        </w:r>
        <w:bookmarkEnd w:id="670"/>
      </w:del>
    </w:p>
    <w:p w14:paraId="35BB139E" w14:textId="77777777" w:rsidR="00906BE9" w:rsidRPr="007B4B5D" w:rsidDel="007B4B5D" w:rsidRDefault="00697CC9">
      <w:pPr>
        <w:rPr>
          <w:del w:id="673" w:author="Geethanjali A" w:date="2021-05-04T22:35:00Z"/>
          <w:highlight w:val="yellow"/>
          <w:rPrChange w:id="674" w:author="Geethanjali A" w:date="2021-05-04T22:35:00Z">
            <w:rPr>
              <w:del w:id="675" w:author="Geethanjali A" w:date="2021-05-04T22:35:00Z"/>
            </w:rPr>
          </w:rPrChange>
        </w:rPr>
      </w:pPr>
      <w:del w:id="676" w:author="Geethanjali A" w:date="2021-05-04T22:35:00Z">
        <w:r w:rsidRPr="007B4B5D" w:rsidDel="007B4B5D">
          <w:rPr>
            <w:highlight w:val="yellow"/>
            <w:rPrChange w:id="677" w:author="Geethanjali A" w:date="2021-05-04T22:35:00Z">
              <w:rPr/>
            </w:rPrChange>
          </w:rPr>
          <w:delText>This element defines the expected performance objectives for the function of the Device Under Test (DUT) subjected to the test condition. The following four Functional Performance Status are adopted from ISO11452-1.</w:delText>
        </w:r>
      </w:del>
    </w:p>
    <w:p w14:paraId="64EC58A8" w14:textId="77777777" w:rsidR="00906BE9" w:rsidRPr="007B4B5D" w:rsidDel="007B4B5D" w:rsidRDefault="00906BE9">
      <w:pPr>
        <w:pStyle w:val="Heading2"/>
        <w:ind w:left="720"/>
        <w:rPr>
          <w:del w:id="678" w:author="Geethanjali A" w:date="2021-05-04T22:35:00Z"/>
          <w:highlight w:val="yellow"/>
          <w:rPrChange w:id="679" w:author="Geethanjali A" w:date="2021-05-04T22:35:00Z">
            <w:rPr>
              <w:del w:id="680" w:author="Geethanjali A" w:date="2021-05-04T22:35:00Z"/>
            </w:rPr>
          </w:rPrChange>
        </w:rPr>
      </w:pPr>
    </w:p>
    <w:p w14:paraId="5A121114" w14:textId="77777777" w:rsidR="00906BE9" w:rsidRPr="007B4B5D" w:rsidDel="007B4B5D" w:rsidRDefault="00697CC9">
      <w:pPr>
        <w:pStyle w:val="Heading2"/>
        <w:numPr>
          <w:ilvl w:val="2"/>
          <w:numId w:val="4"/>
        </w:numPr>
        <w:rPr>
          <w:del w:id="681" w:author="Geethanjali A" w:date="2021-05-04T22:35:00Z"/>
          <w:highlight w:val="yellow"/>
          <w:rPrChange w:id="682" w:author="Geethanjali A" w:date="2021-05-04T22:35:00Z">
            <w:rPr>
              <w:del w:id="683" w:author="Geethanjali A" w:date="2021-05-04T22:35:00Z"/>
            </w:rPr>
          </w:rPrChange>
        </w:rPr>
      </w:pPr>
      <w:bookmarkStart w:id="684" w:name="_Toc70976778"/>
      <w:del w:id="685" w:author="Geethanjali A" w:date="2021-05-04T22:35:00Z">
        <w:r w:rsidRPr="007B4B5D" w:rsidDel="007B4B5D">
          <w:rPr>
            <w:highlight w:val="yellow"/>
            <w:rPrChange w:id="686" w:author="Geethanjali A" w:date="2021-05-04T22:35:00Z">
              <w:rPr/>
            </w:rPrChange>
          </w:rPr>
          <w:delText>Status I</w:delText>
        </w:r>
        <w:bookmarkEnd w:id="684"/>
      </w:del>
    </w:p>
    <w:p w14:paraId="02260343" w14:textId="77777777" w:rsidR="00906BE9" w:rsidRPr="007B4B5D" w:rsidDel="007B4B5D" w:rsidRDefault="00697CC9">
      <w:pPr>
        <w:rPr>
          <w:del w:id="687" w:author="Geethanjali A" w:date="2021-05-04T22:35:00Z"/>
          <w:highlight w:val="yellow"/>
          <w:rPrChange w:id="688" w:author="Geethanjali A" w:date="2021-05-04T22:35:00Z">
            <w:rPr>
              <w:del w:id="689" w:author="Geethanjali A" w:date="2021-05-04T22:35:00Z"/>
            </w:rPr>
          </w:rPrChange>
        </w:rPr>
      </w:pPr>
      <w:del w:id="690" w:author="Geethanjali A" w:date="2021-05-04T22:35:00Z">
        <w:r w:rsidRPr="007B4B5D" w:rsidDel="007B4B5D">
          <w:rPr>
            <w:highlight w:val="yellow"/>
            <w:rPrChange w:id="691" w:author="Geethanjali A" w:date="2021-05-04T22:35:00Z">
              <w:rPr/>
            </w:rPrChange>
          </w:rPr>
          <w:delText>The function performs as designed during and after the test.</w:delText>
        </w:r>
      </w:del>
    </w:p>
    <w:p w14:paraId="0757D066" w14:textId="77777777" w:rsidR="00906BE9" w:rsidRPr="007B4B5D" w:rsidDel="007B4B5D" w:rsidRDefault="00906BE9">
      <w:pPr>
        <w:rPr>
          <w:del w:id="692" w:author="Geethanjali A" w:date="2021-05-04T22:35:00Z"/>
          <w:highlight w:val="yellow"/>
          <w:rPrChange w:id="693" w:author="Geethanjali A" w:date="2021-05-04T22:35:00Z">
            <w:rPr>
              <w:del w:id="694" w:author="Geethanjali A" w:date="2021-05-04T22:35:00Z"/>
            </w:rPr>
          </w:rPrChange>
        </w:rPr>
      </w:pPr>
    </w:p>
    <w:p w14:paraId="4EE28F3B" w14:textId="77777777" w:rsidR="00906BE9" w:rsidRPr="007B4B5D" w:rsidDel="007B4B5D" w:rsidRDefault="00697CC9">
      <w:pPr>
        <w:pStyle w:val="Heading2"/>
        <w:numPr>
          <w:ilvl w:val="2"/>
          <w:numId w:val="4"/>
        </w:numPr>
        <w:rPr>
          <w:del w:id="695" w:author="Geethanjali A" w:date="2021-05-04T22:35:00Z"/>
          <w:highlight w:val="yellow"/>
          <w:rPrChange w:id="696" w:author="Geethanjali A" w:date="2021-05-04T22:35:00Z">
            <w:rPr>
              <w:del w:id="697" w:author="Geethanjali A" w:date="2021-05-04T22:35:00Z"/>
            </w:rPr>
          </w:rPrChange>
        </w:rPr>
      </w:pPr>
      <w:bookmarkStart w:id="698" w:name="_Toc70976779"/>
      <w:del w:id="699" w:author="Geethanjali A" w:date="2021-05-04T22:35:00Z">
        <w:r w:rsidRPr="007B4B5D" w:rsidDel="007B4B5D">
          <w:rPr>
            <w:highlight w:val="yellow"/>
            <w:rPrChange w:id="700" w:author="Geethanjali A" w:date="2021-05-04T22:35:00Z">
              <w:rPr/>
            </w:rPrChange>
          </w:rPr>
          <w:delText>Status II</w:delText>
        </w:r>
        <w:bookmarkEnd w:id="698"/>
      </w:del>
    </w:p>
    <w:p w14:paraId="649DA16A" w14:textId="77777777" w:rsidR="00906BE9" w:rsidRPr="007B4B5D" w:rsidDel="007B4B5D" w:rsidRDefault="00697CC9">
      <w:pPr>
        <w:rPr>
          <w:del w:id="701" w:author="Geethanjali A" w:date="2021-05-04T22:35:00Z"/>
          <w:highlight w:val="yellow"/>
          <w:rPrChange w:id="702" w:author="Geethanjali A" w:date="2021-05-04T22:35:00Z">
            <w:rPr>
              <w:del w:id="703" w:author="Geethanjali A" w:date="2021-05-04T22:35:00Z"/>
            </w:rPr>
          </w:rPrChange>
        </w:rPr>
      </w:pPr>
      <w:del w:id="704" w:author="Geethanjali A" w:date="2021-05-04T22:35:00Z">
        <w:r w:rsidRPr="007B4B5D" w:rsidDel="007B4B5D">
          <w:rPr>
            <w:highlight w:val="yellow"/>
            <w:rPrChange w:id="705" w:author="Geethanjali A" w:date="2021-05-04T22:35:00Z">
              <w:rPr/>
            </w:rPrChange>
          </w:rPr>
          <w:delText>The function does not perform as designed during the test but returns automatically to normal operation after the test.</w:delText>
        </w:r>
      </w:del>
    </w:p>
    <w:p w14:paraId="0E464C02" w14:textId="77777777" w:rsidR="00906BE9" w:rsidRPr="007B4B5D" w:rsidDel="007B4B5D" w:rsidRDefault="00906BE9">
      <w:pPr>
        <w:rPr>
          <w:del w:id="706" w:author="Geethanjali A" w:date="2021-05-04T22:35:00Z"/>
          <w:highlight w:val="yellow"/>
          <w:rPrChange w:id="707" w:author="Geethanjali A" w:date="2021-05-04T22:35:00Z">
            <w:rPr>
              <w:del w:id="708" w:author="Geethanjali A" w:date="2021-05-04T22:35:00Z"/>
            </w:rPr>
          </w:rPrChange>
        </w:rPr>
      </w:pPr>
    </w:p>
    <w:p w14:paraId="39DE9CCD" w14:textId="77777777" w:rsidR="00906BE9" w:rsidRPr="007B4B5D" w:rsidDel="007B4B5D" w:rsidRDefault="00697CC9">
      <w:pPr>
        <w:pStyle w:val="Heading2"/>
        <w:numPr>
          <w:ilvl w:val="2"/>
          <w:numId w:val="4"/>
        </w:numPr>
        <w:rPr>
          <w:del w:id="709" w:author="Geethanjali A" w:date="2021-05-04T22:35:00Z"/>
          <w:highlight w:val="yellow"/>
          <w:rPrChange w:id="710" w:author="Geethanjali A" w:date="2021-05-04T22:35:00Z">
            <w:rPr>
              <w:del w:id="711" w:author="Geethanjali A" w:date="2021-05-04T22:35:00Z"/>
            </w:rPr>
          </w:rPrChange>
        </w:rPr>
      </w:pPr>
      <w:bookmarkStart w:id="712" w:name="_Toc70976780"/>
      <w:del w:id="713" w:author="Geethanjali A" w:date="2021-05-04T22:35:00Z">
        <w:r w:rsidRPr="007B4B5D" w:rsidDel="007B4B5D">
          <w:rPr>
            <w:highlight w:val="yellow"/>
            <w:rPrChange w:id="714" w:author="Geethanjali A" w:date="2021-05-04T22:35:00Z">
              <w:rPr/>
            </w:rPrChange>
          </w:rPr>
          <w:delText>Status III</w:delText>
        </w:r>
        <w:bookmarkEnd w:id="712"/>
      </w:del>
    </w:p>
    <w:p w14:paraId="2C324788" w14:textId="77777777" w:rsidR="00906BE9" w:rsidRPr="007B4B5D" w:rsidDel="007B4B5D" w:rsidRDefault="00697CC9">
      <w:pPr>
        <w:rPr>
          <w:del w:id="715" w:author="Geethanjali A" w:date="2021-05-04T22:35:00Z"/>
          <w:highlight w:val="yellow"/>
          <w:rPrChange w:id="716" w:author="Geethanjali A" w:date="2021-05-04T22:35:00Z">
            <w:rPr>
              <w:del w:id="717" w:author="Geethanjali A" w:date="2021-05-04T22:35:00Z"/>
            </w:rPr>
          </w:rPrChange>
        </w:rPr>
      </w:pPr>
      <w:del w:id="718" w:author="Geethanjali A" w:date="2021-05-04T22:35:00Z">
        <w:r w:rsidRPr="007B4B5D" w:rsidDel="007B4B5D">
          <w:rPr>
            <w:highlight w:val="yellow"/>
            <w:rPrChange w:id="719" w:author="Geethanjali A" w:date="2021-05-04T22:35:00Z">
              <w:rPr/>
            </w:rPrChange>
          </w:rPr>
          <w:delText>The function does not perform as designed during the test and does not return to normal operation without a simple driver/passenger intervention such as turning off/on the DUT or cycling the ignition switch after the disturbance is removed.</w:delText>
        </w:r>
      </w:del>
    </w:p>
    <w:p w14:paraId="1FEEE4D4" w14:textId="77777777" w:rsidR="00906BE9" w:rsidRPr="007B4B5D" w:rsidDel="007B4B5D" w:rsidRDefault="00906BE9">
      <w:pPr>
        <w:rPr>
          <w:del w:id="720" w:author="Geethanjali A" w:date="2021-05-04T22:35:00Z"/>
          <w:highlight w:val="yellow"/>
          <w:rPrChange w:id="721" w:author="Geethanjali A" w:date="2021-05-04T22:35:00Z">
            <w:rPr>
              <w:del w:id="722" w:author="Geethanjali A" w:date="2021-05-04T22:35:00Z"/>
            </w:rPr>
          </w:rPrChange>
        </w:rPr>
      </w:pPr>
    </w:p>
    <w:p w14:paraId="2ACD6A3D" w14:textId="77777777" w:rsidR="00906BE9" w:rsidRPr="007B4B5D" w:rsidDel="007B4B5D" w:rsidRDefault="00697CC9">
      <w:pPr>
        <w:pStyle w:val="Heading2"/>
        <w:numPr>
          <w:ilvl w:val="2"/>
          <w:numId w:val="4"/>
        </w:numPr>
        <w:rPr>
          <w:del w:id="723" w:author="Geethanjali A" w:date="2021-05-04T22:35:00Z"/>
          <w:highlight w:val="yellow"/>
          <w:rPrChange w:id="724" w:author="Geethanjali A" w:date="2021-05-04T22:35:00Z">
            <w:rPr>
              <w:del w:id="725" w:author="Geethanjali A" w:date="2021-05-04T22:35:00Z"/>
            </w:rPr>
          </w:rPrChange>
        </w:rPr>
      </w:pPr>
      <w:bookmarkStart w:id="726" w:name="_Toc70976781"/>
      <w:del w:id="727" w:author="Geethanjali A" w:date="2021-05-04T22:35:00Z">
        <w:r w:rsidRPr="007B4B5D" w:rsidDel="007B4B5D">
          <w:rPr>
            <w:highlight w:val="yellow"/>
            <w:rPrChange w:id="728" w:author="Geethanjali A" w:date="2021-05-04T22:35:00Z">
              <w:rPr/>
            </w:rPrChange>
          </w:rPr>
          <w:delText>Status IV</w:delText>
        </w:r>
        <w:bookmarkEnd w:id="726"/>
      </w:del>
    </w:p>
    <w:p w14:paraId="25717C1B" w14:textId="77777777" w:rsidR="00906BE9" w:rsidRPr="007B4B5D" w:rsidDel="007B4B5D" w:rsidRDefault="00697CC9">
      <w:pPr>
        <w:rPr>
          <w:del w:id="729" w:author="Geethanjali A" w:date="2021-05-04T22:35:00Z"/>
          <w:highlight w:val="yellow"/>
          <w:rPrChange w:id="730" w:author="Geethanjali A" w:date="2021-05-04T22:35:00Z">
            <w:rPr>
              <w:del w:id="731" w:author="Geethanjali A" w:date="2021-05-04T22:35:00Z"/>
            </w:rPr>
          </w:rPrChange>
        </w:rPr>
      </w:pPr>
      <w:del w:id="732" w:author="Geethanjali A" w:date="2021-05-04T22:35:00Z">
        <w:r w:rsidRPr="007B4B5D" w:rsidDel="007B4B5D">
          <w:rPr>
            <w:highlight w:val="yellow"/>
            <w:rPrChange w:id="733" w:author="Geethanjali A" w:date="2021-05-04T22:35:00Z">
              <w:rPr/>
            </w:rPrChange>
          </w:rPr>
          <w:delText>The function does not perform as designed during and after level of essential signal parameters. The test severity level is the stress level applied to the DUT for any given test method. The test severity levels should be determined by the vehicle manufacturer and supplier depending on the required operational characteristics of the function.</w:delText>
        </w:r>
      </w:del>
    </w:p>
    <w:p w14:paraId="0DB2D866" w14:textId="77777777" w:rsidR="00906BE9" w:rsidRPr="007B4B5D" w:rsidDel="00605118" w:rsidRDefault="00906BE9">
      <w:pPr>
        <w:rPr>
          <w:del w:id="734" w:author="Geethanjali A" w:date="2021-05-03T01:56:00Z"/>
          <w:highlight w:val="yellow"/>
          <w:rPrChange w:id="735" w:author="Geethanjali A" w:date="2021-05-04T22:35:00Z">
            <w:rPr>
              <w:del w:id="736" w:author="Geethanjali A" w:date="2021-05-03T01:56:00Z"/>
            </w:rPr>
          </w:rPrChange>
        </w:rPr>
      </w:pPr>
    </w:p>
    <w:p w14:paraId="21248A90" w14:textId="77777777" w:rsidR="00906BE9" w:rsidRPr="007B4B5D" w:rsidDel="007B4B5D" w:rsidRDefault="00906BE9">
      <w:pPr>
        <w:rPr>
          <w:del w:id="737" w:author="Geethanjali A" w:date="2021-05-04T22:35:00Z"/>
          <w:highlight w:val="yellow"/>
          <w:rPrChange w:id="738" w:author="Geethanjali A" w:date="2021-05-04T22:35:00Z">
            <w:rPr>
              <w:del w:id="739" w:author="Geethanjali A" w:date="2021-05-04T22:35:00Z"/>
            </w:rPr>
          </w:rPrChange>
        </w:rPr>
      </w:pPr>
    </w:p>
    <w:p w14:paraId="11E4710F" w14:textId="77777777" w:rsidR="00906BE9" w:rsidRPr="007B4B5D" w:rsidDel="007B4B5D" w:rsidRDefault="00697CC9">
      <w:pPr>
        <w:pStyle w:val="Heading2"/>
        <w:numPr>
          <w:ilvl w:val="1"/>
          <w:numId w:val="4"/>
        </w:numPr>
        <w:rPr>
          <w:del w:id="740" w:author="Geethanjali A" w:date="2021-05-04T22:35:00Z"/>
          <w:highlight w:val="yellow"/>
          <w:rPrChange w:id="741" w:author="Geethanjali A" w:date="2021-05-04T22:35:00Z">
            <w:rPr>
              <w:del w:id="742" w:author="Geethanjali A" w:date="2021-05-04T22:35:00Z"/>
            </w:rPr>
          </w:rPrChange>
        </w:rPr>
      </w:pPr>
      <w:bookmarkStart w:id="743" w:name="_Toc70976782"/>
      <w:del w:id="744" w:author="Geethanjali A" w:date="2021-05-04T22:35:00Z">
        <w:r w:rsidRPr="007B4B5D" w:rsidDel="007B4B5D">
          <w:rPr>
            <w:highlight w:val="yellow"/>
            <w:rPrChange w:id="745" w:author="Geethanjali A" w:date="2021-05-04T22:35:00Z">
              <w:rPr/>
            </w:rPrChange>
          </w:rPr>
          <w:delText>Test Severity Level</w:delText>
        </w:r>
        <w:bookmarkEnd w:id="743"/>
      </w:del>
    </w:p>
    <w:p w14:paraId="03D20F84" w14:textId="77777777" w:rsidR="00605118" w:rsidRPr="007B4B5D" w:rsidDel="007B4B5D" w:rsidRDefault="00697CC9">
      <w:pPr>
        <w:rPr>
          <w:del w:id="746" w:author="Geethanjali A" w:date="2021-05-04T22:35:00Z"/>
          <w:highlight w:val="yellow"/>
          <w:rPrChange w:id="747" w:author="Geethanjali A" w:date="2021-05-04T22:35:00Z">
            <w:rPr>
              <w:del w:id="748" w:author="Geethanjali A" w:date="2021-05-04T22:35:00Z"/>
            </w:rPr>
          </w:rPrChange>
        </w:rPr>
      </w:pPr>
      <w:del w:id="749" w:author="Geethanjali A" w:date="2021-05-04T22:35:00Z">
        <w:r w:rsidRPr="007B4B5D" w:rsidDel="007B4B5D">
          <w:rPr>
            <w:highlight w:val="yellow"/>
            <w:rPrChange w:id="750" w:author="Geethanjali A" w:date="2021-05-04T22:35:00Z">
              <w:rPr/>
            </w:rPrChange>
          </w:rPr>
          <w:delText>This element defines the specification of test severity level of essential signal parameters. The test severity level is the stress level applied to the device under rest for any given test method. The test severity levels should be determined by the vehicle manufacturer and supplier depending on the required operational characteristics of the function.</w:delText>
        </w:r>
      </w:del>
    </w:p>
    <w:p w14:paraId="2CA9DDDF" w14:textId="77777777" w:rsidR="00906BE9" w:rsidRPr="007B4B5D" w:rsidDel="00B11A1A" w:rsidRDefault="00906BE9">
      <w:pPr>
        <w:rPr>
          <w:del w:id="751" w:author="Geethanjali A" w:date="2021-05-03T01:47:00Z"/>
          <w:highlight w:val="yellow"/>
          <w:rPrChange w:id="752" w:author="Geethanjali A" w:date="2021-05-04T22:35:00Z">
            <w:rPr>
              <w:del w:id="753" w:author="Geethanjali A" w:date="2021-05-03T01:47:00Z"/>
            </w:rPr>
          </w:rPrChange>
        </w:rPr>
      </w:pPr>
      <w:bookmarkStart w:id="754" w:name="_Toc70899916"/>
      <w:bookmarkStart w:id="755" w:name="_Toc70976737"/>
      <w:bookmarkStart w:id="756" w:name="_Toc70976783"/>
      <w:bookmarkEnd w:id="754"/>
      <w:bookmarkEnd w:id="755"/>
      <w:bookmarkEnd w:id="756"/>
    </w:p>
    <w:p w14:paraId="0BB18038" w14:textId="77777777" w:rsidR="00906BE9" w:rsidRPr="007B4B5D" w:rsidDel="00B11A1A" w:rsidRDefault="00697CC9">
      <w:pPr>
        <w:rPr>
          <w:del w:id="757" w:author="Geethanjali A" w:date="2021-05-03T01:47:00Z"/>
          <w:b/>
          <w:sz w:val="22"/>
          <w:szCs w:val="22"/>
          <w:highlight w:val="yellow"/>
          <w:rPrChange w:id="758" w:author="Geethanjali A" w:date="2021-05-04T22:35:00Z">
            <w:rPr>
              <w:del w:id="759" w:author="Geethanjali A" w:date="2021-05-03T01:47:00Z"/>
              <w:b/>
              <w:sz w:val="22"/>
              <w:szCs w:val="22"/>
            </w:rPr>
          </w:rPrChange>
        </w:rPr>
      </w:pPr>
      <w:del w:id="760" w:author="Geethanjali A" w:date="2021-05-03T01:47:00Z">
        <w:r w:rsidRPr="007B4B5D" w:rsidDel="00B11A1A">
          <w:rPr>
            <w:highlight w:val="yellow"/>
            <w:rPrChange w:id="761" w:author="Geethanjali A" w:date="2021-05-04T22:35:00Z">
              <w:rPr/>
            </w:rPrChange>
          </w:rPr>
          <w:br w:type="page"/>
        </w:r>
      </w:del>
    </w:p>
    <w:p w14:paraId="33908D68" w14:textId="77777777" w:rsidR="00906BE9" w:rsidRPr="007B4B5D" w:rsidDel="00B11A1A" w:rsidRDefault="00906BE9">
      <w:pPr>
        <w:rPr>
          <w:del w:id="762" w:author="Geethanjali A" w:date="2021-05-03T01:47:00Z"/>
          <w:highlight w:val="yellow"/>
          <w:rPrChange w:id="763" w:author="Geethanjali A" w:date="2021-05-04T22:35:00Z">
            <w:rPr>
              <w:del w:id="764" w:author="Geethanjali A" w:date="2021-05-03T01:47:00Z"/>
            </w:rPr>
          </w:rPrChange>
        </w:rPr>
        <w:pPrChange w:id="765" w:author="Geethanjali A" w:date="2021-05-03T01:47:00Z">
          <w:pPr>
            <w:pStyle w:val="Heading3"/>
          </w:pPr>
        </w:pPrChange>
      </w:pPr>
      <w:bookmarkStart w:id="766" w:name="_Toc70899917"/>
      <w:bookmarkStart w:id="767" w:name="_Toc70976738"/>
      <w:bookmarkStart w:id="768" w:name="_Toc70976784"/>
      <w:bookmarkEnd w:id="766"/>
      <w:bookmarkEnd w:id="767"/>
      <w:bookmarkEnd w:id="768"/>
    </w:p>
    <w:p w14:paraId="4B8D96F0" w14:textId="77777777" w:rsidR="00906BE9" w:rsidRPr="007B4B5D" w:rsidDel="007B4B5D" w:rsidRDefault="00697CC9">
      <w:pPr>
        <w:pStyle w:val="Heading2"/>
        <w:numPr>
          <w:ilvl w:val="1"/>
          <w:numId w:val="4"/>
        </w:numPr>
        <w:rPr>
          <w:del w:id="769" w:author="Geethanjali A" w:date="2021-05-04T22:35:00Z"/>
          <w:highlight w:val="yellow"/>
          <w:rPrChange w:id="770" w:author="Geethanjali A" w:date="2021-05-04T22:35:00Z">
            <w:rPr>
              <w:del w:id="771" w:author="Geethanjali A" w:date="2021-05-04T22:35:00Z"/>
            </w:rPr>
          </w:rPrChange>
        </w:rPr>
      </w:pPr>
      <w:bookmarkStart w:id="772" w:name="_Toc70976785"/>
      <w:del w:id="773" w:author="Geethanjali A" w:date="2021-05-04T22:35:00Z">
        <w:r w:rsidRPr="007B4B5D" w:rsidDel="007B4B5D">
          <w:rPr>
            <w:highlight w:val="yellow"/>
            <w:rPrChange w:id="774" w:author="Geethanjali A" w:date="2021-05-04T22:35:00Z">
              <w:rPr/>
            </w:rPrChange>
          </w:rPr>
          <w:delText>FPSC approach</w:delText>
        </w:r>
        <w:bookmarkEnd w:id="772"/>
      </w:del>
    </w:p>
    <w:p w14:paraId="11E44BF5" w14:textId="77777777" w:rsidR="00906BE9" w:rsidRPr="007B4B5D" w:rsidDel="007B4B5D" w:rsidRDefault="00697CC9">
      <w:pPr>
        <w:rPr>
          <w:del w:id="775" w:author="Geethanjali A" w:date="2021-05-04T22:35:00Z"/>
          <w:highlight w:val="yellow"/>
          <w:rPrChange w:id="776" w:author="Geethanjali A" w:date="2021-05-04T22:35:00Z">
            <w:rPr>
              <w:del w:id="777" w:author="Geethanjali A" w:date="2021-05-04T22:35:00Z"/>
            </w:rPr>
          </w:rPrChange>
        </w:rPr>
      </w:pPr>
      <w:del w:id="778" w:author="Geethanjali A" w:date="2021-05-04T22:35:00Z">
        <w:r w:rsidRPr="007B4B5D" w:rsidDel="007B4B5D">
          <w:rPr>
            <w:highlight w:val="yellow"/>
            <w:rPrChange w:id="779" w:author="Geethanjali A" w:date="2021-05-04T22:35:00Z">
              <w:rPr/>
            </w:rPrChange>
          </w:rPr>
          <w:delText>A DUT can include one or several functions.</w:delText>
        </w:r>
      </w:del>
    </w:p>
    <w:p w14:paraId="7E42B684" w14:textId="77777777" w:rsidR="00906BE9" w:rsidRPr="007B4B5D" w:rsidDel="007B4B5D" w:rsidRDefault="00697CC9">
      <w:pPr>
        <w:rPr>
          <w:del w:id="780" w:author="Geethanjali A" w:date="2021-05-04T22:35:00Z"/>
          <w:highlight w:val="yellow"/>
          <w:rPrChange w:id="781" w:author="Geethanjali A" w:date="2021-05-04T22:35:00Z">
            <w:rPr>
              <w:del w:id="782" w:author="Geethanjali A" w:date="2021-05-04T22:35:00Z"/>
            </w:rPr>
          </w:rPrChange>
        </w:rPr>
      </w:pPr>
      <w:del w:id="783" w:author="Geethanjali A" w:date="2021-05-04T22:35:00Z">
        <w:r w:rsidRPr="007B4B5D" w:rsidDel="007B4B5D">
          <w:rPr>
            <w:highlight w:val="yellow"/>
            <w:rPrChange w:id="784" w:author="Geethanjali A" w:date="2021-05-04T22:35:00Z">
              <w:rPr/>
            </w:rPrChange>
          </w:rPr>
          <w:delText>Each function can have one or several operating modes.</w:delText>
        </w:r>
      </w:del>
    </w:p>
    <w:p w14:paraId="6060CEDA" w14:textId="77777777" w:rsidR="00906BE9" w:rsidRPr="007B4B5D" w:rsidDel="007B4B5D" w:rsidRDefault="00697CC9">
      <w:pPr>
        <w:rPr>
          <w:del w:id="785" w:author="Geethanjali A" w:date="2021-05-04T22:35:00Z"/>
          <w:highlight w:val="yellow"/>
          <w:rPrChange w:id="786" w:author="Geethanjali A" w:date="2021-05-04T22:35:00Z">
            <w:rPr>
              <w:del w:id="787" w:author="Geethanjali A" w:date="2021-05-04T22:35:00Z"/>
            </w:rPr>
          </w:rPrChange>
        </w:rPr>
      </w:pPr>
      <w:del w:id="788" w:author="Geethanjali A" w:date="2021-05-04T22:35:00Z">
        <w:r w:rsidRPr="007B4B5D" w:rsidDel="007B4B5D">
          <w:rPr>
            <w:highlight w:val="yellow"/>
            <w:rPrChange w:id="789" w:author="Geethanjali A" w:date="2021-05-04T22:35:00Z">
              <w:rPr/>
            </w:rPrChange>
          </w:rPr>
          <w:delText>An operating mode can have several statuses.</w:delText>
        </w:r>
      </w:del>
    </w:p>
    <w:p w14:paraId="7CEC666C" w14:textId="77777777" w:rsidR="00906BE9" w:rsidRPr="007B4B5D" w:rsidDel="007B4B5D" w:rsidRDefault="00697CC9">
      <w:pPr>
        <w:rPr>
          <w:del w:id="790" w:author="Geethanjali A" w:date="2021-05-04T22:35:00Z"/>
          <w:highlight w:val="yellow"/>
          <w:rPrChange w:id="791" w:author="Geethanjali A" w:date="2021-05-04T22:35:00Z">
            <w:rPr>
              <w:del w:id="792" w:author="Geethanjali A" w:date="2021-05-04T22:35:00Z"/>
            </w:rPr>
          </w:rPrChange>
        </w:rPr>
      </w:pPr>
      <w:del w:id="793" w:author="Geethanjali A" w:date="2021-05-04T22:35:00Z">
        <w:r w:rsidRPr="007B4B5D" w:rsidDel="007B4B5D">
          <w:rPr>
            <w:highlight w:val="yellow"/>
            <w:rPrChange w:id="794" w:author="Geethanjali A" w:date="2021-05-04T22:35:00Z">
              <w:rPr/>
            </w:rPrChange>
          </w:rPr>
          <w:delText>FPSC is applicable to each individual function.</w:delText>
        </w:r>
      </w:del>
    </w:p>
    <w:p w14:paraId="14222649" w14:textId="77777777" w:rsidR="00906BE9" w:rsidRPr="007B4B5D" w:rsidDel="007B4B5D" w:rsidRDefault="00697CC9">
      <w:pPr>
        <w:rPr>
          <w:del w:id="795" w:author="Geethanjali A" w:date="2021-05-04T22:35:00Z"/>
          <w:highlight w:val="yellow"/>
          <w:rPrChange w:id="796" w:author="Geethanjali A" w:date="2021-05-04T22:35:00Z">
            <w:rPr>
              <w:del w:id="797" w:author="Geethanjali A" w:date="2021-05-04T22:35:00Z"/>
            </w:rPr>
          </w:rPrChange>
        </w:rPr>
      </w:pPr>
      <w:del w:id="798" w:author="Geethanjali A" w:date="2021-05-04T22:35:00Z">
        <w:r w:rsidRPr="007B4B5D" w:rsidDel="007B4B5D">
          <w:rPr>
            <w:highlight w:val="yellow"/>
            <w:rPrChange w:id="799" w:author="Geethanjali A" w:date="2021-05-04T22:35:00Z">
              <w:rPr/>
            </w:rPrChange>
          </w:rPr>
          <w:delText>An illustration of FPSC below demonstrating the relationship between the test signal severity levels and their corresponding function performance status classification.</w:delText>
        </w:r>
      </w:del>
    </w:p>
    <w:p w14:paraId="7D238B78" w14:textId="77777777" w:rsidR="00906BE9" w:rsidRPr="007B4B5D" w:rsidDel="007B4B5D" w:rsidRDefault="00906BE9">
      <w:pPr>
        <w:rPr>
          <w:del w:id="800" w:author="Geethanjali A" w:date="2021-05-04T22:35:00Z"/>
          <w:highlight w:val="yellow"/>
          <w:rPrChange w:id="801" w:author="Geethanjali A" w:date="2021-05-04T22:35:00Z">
            <w:rPr>
              <w:del w:id="802" w:author="Geethanjali A" w:date="2021-05-04T22:35:00Z"/>
            </w:rPr>
          </w:rPrChange>
        </w:rPr>
      </w:pPr>
    </w:p>
    <w:tbl>
      <w:tblPr>
        <w:tblStyle w:val="a0"/>
        <w:tblW w:w="4660" w:type="dxa"/>
        <w:tblLayout w:type="fixed"/>
        <w:tblLook w:val="0400" w:firstRow="0" w:lastRow="0" w:firstColumn="0" w:lastColumn="0" w:noHBand="0" w:noVBand="1"/>
      </w:tblPr>
      <w:tblGrid>
        <w:gridCol w:w="1800"/>
        <w:gridCol w:w="2860"/>
      </w:tblGrid>
      <w:tr w:rsidR="00906BE9" w:rsidRPr="007B4B5D" w:rsidDel="007B4B5D" w14:paraId="437AF243" w14:textId="77777777">
        <w:trPr>
          <w:trHeight w:val="300"/>
          <w:del w:id="803" w:author="Geethanjali A" w:date="2021-05-04T22:35:00Z"/>
        </w:trPr>
        <w:tc>
          <w:tcPr>
            <w:tcW w:w="1800" w:type="dxa"/>
            <w:tcBorders>
              <w:top w:val="single" w:sz="8" w:space="0" w:color="000000"/>
              <w:left w:val="single" w:sz="8" w:space="0" w:color="000000"/>
              <w:bottom w:val="single" w:sz="8" w:space="0" w:color="000000"/>
              <w:right w:val="nil"/>
            </w:tcBorders>
            <w:shd w:val="clear" w:color="auto" w:fill="auto"/>
          </w:tcPr>
          <w:p w14:paraId="57AA6956" w14:textId="77777777" w:rsidR="00906BE9" w:rsidRPr="007B4B5D" w:rsidDel="007B4B5D" w:rsidRDefault="00697CC9">
            <w:pPr>
              <w:spacing w:after="0"/>
              <w:rPr>
                <w:del w:id="804" w:author="Geethanjali A" w:date="2021-05-04T22:35:00Z"/>
                <w:rFonts w:ascii="Calibri" w:eastAsia="Calibri" w:hAnsi="Calibri" w:cs="Calibri"/>
                <w:b/>
                <w:color w:val="000000"/>
                <w:highlight w:val="yellow"/>
                <w:rPrChange w:id="805" w:author="Geethanjali A" w:date="2021-05-04T22:35:00Z">
                  <w:rPr>
                    <w:del w:id="806" w:author="Geethanjali A" w:date="2021-05-04T22:35:00Z"/>
                    <w:rFonts w:ascii="Calibri" w:eastAsia="Calibri" w:hAnsi="Calibri" w:cs="Calibri"/>
                    <w:b/>
                    <w:color w:val="000000"/>
                  </w:rPr>
                </w:rPrChange>
              </w:rPr>
            </w:pPr>
            <w:del w:id="807" w:author="Geethanjali A" w:date="2021-05-04T22:35:00Z">
              <w:r w:rsidRPr="007B4B5D" w:rsidDel="007B4B5D">
                <w:rPr>
                  <w:rFonts w:ascii="Calibri" w:eastAsia="Calibri" w:hAnsi="Calibri" w:cs="Calibri"/>
                  <w:b/>
                  <w:color w:val="000000"/>
                  <w:highlight w:val="yellow"/>
                  <w:rPrChange w:id="808" w:author="Geethanjali A" w:date="2021-05-04T22:35:00Z">
                    <w:rPr>
                      <w:rFonts w:ascii="Calibri" w:eastAsia="Calibri" w:hAnsi="Calibri" w:cs="Calibri"/>
                      <w:b/>
                      <w:color w:val="000000"/>
                    </w:rPr>
                  </w:rPrChange>
                </w:rPr>
                <w:delText>Test Severity levels</w:delText>
              </w:r>
            </w:del>
          </w:p>
        </w:tc>
        <w:tc>
          <w:tcPr>
            <w:tcW w:w="2860" w:type="dxa"/>
            <w:tcBorders>
              <w:top w:val="single" w:sz="8" w:space="0" w:color="000000"/>
              <w:left w:val="single" w:sz="8" w:space="0" w:color="000000"/>
              <w:bottom w:val="single" w:sz="8" w:space="0" w:color="000000"/>
              <w:right w:val="single" w:sz="8" w:space="0" w:color="000000"/>
            </w:tcBorders>
            <w:shd w:val="clear" w:color="auto" w:fill="auto"/>
          </w:tcPr>
          <w:p w14:paraId="3F97F410" w14:textId="77777777" w:rsidR="00906BE9" w:rsidRPr="007B4B5D" w:rsidDel="007B4B5D" w:rsidRDefault="00697CC9">
            <w:pPr>
              <w:spacing w:after="0"/>
              <w:rPr>
                <w:del w:id="809" w:author="Geethanjali A" w:date="2021-05-04T22:35:00Z"/>
                <w:rFonts w:ascii="Calibri" w:eastAsia="Calibri" w:hAnsi="Calibri" w:cs="Calibri"/>
                <w:b/>
                <w:color w:val="000000"/>
                <w:highlight w:val="yellow"/>
                <w:rPrChange w:id="810" w:author="Geethanjali A" w:date="2021-05-04T22:35:00Z">
                  <w:rPr>
                    <w:del w:id="811" w:author="Geethanjali A" w:date="2021-05-04T22:35:00Z"/>
                    <w:rFonts w:ascii="Calibri" w:eastAsia="Calibri" w:hAnsi="Calibri" w:cs="Calibri"/>
                    <w:b/>
                    <w:color w:val="000000"/>
                  </w:rPr>
                </w:rPrChange>
              </w:rPr>
            </w:pPr>
            <w:del w:id="812" w:author="Geethanjali A" w:date="2021-05-04T22:35:00Z">
              <w:r w:rsidRPr="007B4B5D" w:rsidDel="007B4B5D">
                <w:rPr>
                  <w:rFonts w:ascii="Calibri" w:eastAsia="Calibri" w:hAnsi="Calibri" w:cs="Calibri"/>
                  <w:b/>
                  <w:color w:val="000000"/>
                  <w:highlight w:val="yellow"/>
                  <w:rPrChange w:id="813" w:author="Geethanjali A" w:date="2021-05-04T22:35:00Z">
                    <w:rPr>
                      <w:rFonts w:ascii="Calibri" w:eastAsia="Calibri" w:hAnsi="Calibri" w:cs="Calibri"/>
                      <w:b/>
                      <w:color w:val="000000"/>
                    </w:rPr>
                  </w:rPrChange>
                </w:rPr>
                <w:delText>Function Performance Status</w:delText>
              </w:r>
            </w:del>
          </w:p>
        </w:tc>
      </w:tr>
      <w:tr w:rsidR="00906BE9" w:rsidRPr="007B4B5D" w:rsidDel="007B4B5D" w14:paraId="23343D67" w14:textId="77777777">
        <w:trPr>
          <w:trHeight w:val="828"/>
          <w:del w:id="814" w:author="Geethanjali A" w:date="2021-05-04T22:35:00Z"/>
        </w:trPr>
        <w:tc>
          <w:tcPr>
            <w:tcW w:w="1800" w:type="dxa"/>
            <w:tcBorders>
              <w:top w:val="nil"/>
              <w:left w:val="single" w:sz="8" w:space="0" w:color="000000"/>
              <w:bottom w:val="single" w:sz="4" w:space="0" w:color="000000"/>
              <w:right w:val="nil"/>
            </w:tcBorders>
            <w:shd w:val="clear" w:color="auto" w:fill="auto"/>
          </w:tcPr>
          <w:p w14:paraId="5EACD61F" w14:textId="77777777" w:rsidR="00906BE9" w:rsidRPr="007B4B5D" w:rsidDel="007B4B5D" w:rsidRDefault="00697CC9">
            <w:pPr>
              <w:spacing w:after="0"/>
              <w:jc w:val="center"/>
              <w:rPr>
                <w:del w:id="815" w:author="Geethanjali A" w:date="2021-05-04T22:35:00Z"/>
                <w:rFonts w:ascii="Calibri" w:eastAsia="Calibri" w:hAnsi="Calibri" w:cs="Calibri"/>
                <w:color w:val="000000"/>
                <w:highlight w:val="yellow"/>
                <w:rPrChange w:id="816" w:author="Geethanjali A" w:date="2021-05-04T22:35:00Z">
                  <w:rPr>
                    <w:del w:id="817" w:author="Geethanjali A" w:date="2021-05-04T22:35:00Z"/>
                    <w:rFonts w:ascii="Calibri" w:eastAsia="Calibri" w:hAnsi="Calibri" w:cs="Calibri"/>
                    <w:color w:val="000000"/>
                  </w:rPr>
                </w:rPrChange>
              </w:rPr>
            </w:pPr>
            <w:del w:id="818" w:author="Geethanjali A" w:date="2021-05-04T22:35:00Z">
              <w:r w:rsidRPr="007B4B5D" w:rsidDel="007B4B5D">
                <w:rPr>
                  <w:rFonts w:ascii="Calibri" w:eastAsia="Calibri" w:hAnsi="Calibri" w:cs="Calibri"/>
                  <w:color w:val="000000"/>
                  <w:highlight w:val="yellow"/>
                  <w:rPrChange w:id="819" w:author="Geethanjali A" w:date="2021-05-04T22:35:00Z">
                    <w:rPr>
                      <w:rFonts w:ascii="Calibri" w:eastAsia="Calibri" w:hAnsi="Calibri" w:cs="Calibri"/>
                      <w:color w:val="000000"/>
                    </w:rPr>
                  </w:rPrChange>
                </w:rPr>
                <w:delText>L4</w:delText>
              </w:r>
            </w:del>
          </w:p>
        </w:tc>
        <w:tc>
          <w:tcPr>
            <w:tcW w:w="2860" w:type="dxa"/>
            <w:tcBorders>
              <w:top w:val="nil"/>
              <w:left w:val="single" w:sz="8" w:space="0" w:color="000000"/>
              <w:bottom w:val="single" w:sz="4" w:space="0" w:color="000000"/>
              <w:right w:val="single" w:sz="8" w:space="0" w:color="000000"/>
            </w:tcBorders>
            <w:shd w:val="clear" w:color="auto" w:fill="auto"/>
          </w:tcPr>
          <w:p w14:paraId="279F3EAD" w14:textId="77777777" w:rsidR="00906BE9" w:rsidRPr="007B4B5D" w:rsidDel="007B4B5D" w:rsidRDefault="00697CC9">
            <w:pPr>
              <w:spacing w:after="0"/>
              <w:rPr>
                <w:del w:id="820" w:author="Geethanjali A" w:date="2021-05-04T22:35:00Z"/>
                <w:rFonts w:ascii="Calibri" w:eastAsia="Calibri" w:hAnsi="Calibri" w:cs="Calibri"/>
                <w:color w:val="000000"/>
                <w:highlight w:val="yellow"/>
                <w:rPrChange w:id="821" w:author="Geethanjali A" w:date="2021-05-04T22:35:00Z">
                  <w:rPr>
                    <w:del w:id="822" w:author="Geethanjali A" w:date="2021-05-04T22:35:00Z"/>
                    <w:rFonts w:ascii="Calibri" w:eastAsia="Calibri" w:hAnsi="Calibri" w:cs="Calibri"/>
                    <w:color w:val="000000"/>
                  </w:rPr>
                </w:rPrChange>
              </w:rPr>
            </w:pPr>
            <w:del w:id="823" w:author="Geethanjali A" w:date="2021-05-04T22:35:00Z">
              <w:r w:rsidRPr="007B4B5D" w:rsidDel="007B4B5D">
                <w:rPr>
                  <w:rFonts w:ascii="Calibri" w:eastAsia="Calibri" w:hAnsi="Calibri" w:cs="Calibri"/>
                  <w:color w:val="000000"/>
                  <w:highlight w:val="yellow"/>
                  <w:rPrChange w:id="824" w:author="Geethanjali A" w:date="2021-05-04T22:35:00Z">
                    <w:rPr>
                      <w:rFonts w:ascii="Calibri" w:eastAsia="Calibri" w:hAnsi="Calibri" w:cs="Calibri"/>
                      <w:color w:val="000000"/>
                    </w:rPr>
                  </w:rPrChange>
                </w:rPr>
                <w:delText>Unexpected event#4</w:delText>
              </w:r>
              <w:r w:rsidRPr="007B4B5D" w:rsidDel="007B4B5D">
                <w:rPr>
                  <w:rFonts w:ascii="Calibri" w:eastAsia="Calibri" w:hAnsi="Calibri" w:cs="Calibri"/>
                  <w:color w:val="000000"/>
                  <w:highlight w:val="yellow"/>
                  <w:rPrChange w:id="825" w:author="Geethanjali A" w:date="2021-05-04T22:35:00Z">
                    <w:rPr>
                      <w:rFonts w:ascii="Calibri" w:eastAsia="Calibri" w:hAnsi="Calibri" w:cs="Calibri"/>
                      <w:color w:val="000000"/>
                    </w:rPr>
                  </w:rPrChange>
                </w:rPr>
                <w:br/>
                <w:delText>(Status IV, Status I, II &amp; III allow)</w:delText>
              </w:r>
            </w:del>
          </w:p>
        </w:tc>
      </w:tr>
      <w:tr w:rsidR="00906BE9" w:rsidRPr="007B4B5D" w:rsidDel="007B4B5D" w14:paraId="365C51AD" w14:textId="77777777">
        <w:trPr>
          <w:trHeight w:val="552"/>
          <w:del w:id="826" w:author="Geethanjali A" w:date="2021-05-04T22:35:00Z"/>
        </w:trPr>
        <w:tc>
          <w:tcPr>
            <w:tcW w:w="1800" w:type="dxa"/>
            <w:tcBorders>
              <w:top w:val="nil"/>
              <w:left w:val="single" w:sz="8" w:space="0" w:color="000000"/>
              <w:bottom w:val="single" w:sz="4" w:space="0" w:color="000000"/>
              <w:right w:val="nil"/>
            </w:tcBorders>
            <w:shd w:val="clear" w:color="auto" w:fill="auto"/>
          </w:tcPr>
          <w:p w14:paraId="262467FE" w14:textId="77777777" w:rsidR="00906BE9" w:rsidRPr="007B4B5D" w:rsidDel="007B4B5D" w:rsidRDefault="00697CC9">
            <w:pPr>
              <w:spacing w:after="0"/>
              <w:jc w:val="center"/>
              <w:rPr>
                <w:del w:id="827" w:author="Geethanjali A" w:date="2021-05-04T22:35:00Z"/>
                <w:rFonts w:ascii="Calibri" w:eastAsia="Calibri" w:hAnsi="Calibri" w:cs="Calibri"/>
                <w:color w:val="000000"/>
                <w:highlight w:val="yellow"/>
                <w:rPrChange w:id="828" w:author="Geethanjali A" w:date="2021-05-04T22:35:00Z">
                  <w:rPr>
                    <w:del w:id="829" w:author="Geethanjali A" w:date="2021-05-04T22:35:00Z"/>
                    <w:rFonts w:ascii="Calibri" w:eastAsia="Calibri" w:hAnsi="Calibri" w:cs="Calibri"/>
                    <w:color w:val="000000"/>
                  </w:rPr>
                </w:rPrChange>
              </w:rPr>
            </w:pPr>
            <w:del w:id="830" w:author="Geethanjali A" w:date="2021-05-04T22:35:00Z">
              <w:r w:rsidRPr="007B4B5D" w:rsidDel="007B4B5D">
                <w:rPr>
                  <w:rFonts w:ascii="Calibri" w:eastAsia="Calibri" w:hAnsi="Calibri" w:cs="Calibri"/>
                  <w:color w:val="000000"/>
                  <w:highlight w:val="yellow"/>
                  <w:rPrChange w:id="831" w:author="Geethanjali A" w:date="2021-05-04T22:35:00Z">
                    <w:rPr>
                      <w:rFonts w:ascii="Calibri" w:eastAsia="Calibri" w:hAnsi="Calibri" w:cs="Calibri"/>
                      <w:color w:val="000000"/>
                    </w:rPr>
                  </w:rPrChange>
                </w:rPr>
                <w:delText>L3</w:delText>
              </w:r>
            </w:del>
          </w:p>
        </w:tc>
        <w:tc>
          <w:tcPr>
            <w:tcW w:w="2860" w:type="dxa"/>
            <w:tcBorders>
              <w:top w:val="nil"/>
              <w:left w:val="single" w:sz="8" w:space="0" w:color="000000"/>
              <w:bottom w:val="single" w:sz="4" w:space="0" w:color="000000"/>
              <w:right w:val="single" w:sz="8" w:space="0" w:color="000000"/>
            </w:tcBorders>
            <w:shd w:val="clear" w:color="auto" w:fill="auto"/>
          </w:tcPr>
          <w:p w14:paraId="5DB6515D" w14:textId="77777777" w:rsidR="00906BE9" w:rsidRPr="007B4B5D" w:rsidDel="007B4B5D" w:rsidRDefault="00697CC9">
            <w:pPr>
              <w:spacing w:after="0"/>
              <w:rPr>
                <w:del w:id="832" w:author="Geethanjali A" w:date="2021-05-04T22:35:00Z"/>
                <w:rFonts w:ascii="Calibri" w:eastAsia="Calibri" w:hAnsi="Calibri" w:cs="Calibri"/>
                <w:color w:val="000000"/>
                <w:highlight w:val="yellow"/>
                <w:rPrChange w:id="833" w:author="Geethanjali A" w:date="2021-05-04T22:35:00Z">
                  <w:rPr>
                    <w:del w:id="834" w:author="Geethanjali A" w:date="2021-05-04T22:35:00Z"/>
                    <w:rFonts w:ascii="Calibri" w:eastAsia="Calibri" w:hAnsi="Calibri" w:cs="Calibri"/>
                    <w:color w:val="000000"/>
                  </w:rPr>
                </w:rPrChange>
              </w:rPr>
            </w:pPr>
            <w:del w:id="835" w:author="Geethanjali A" w:date="2021-05-04T22:35:00Z">
              <w:r w:rsidRPr="007B4B5D" w:rsidDel="007B4B5D">
                <w:rPr>
                  <w:rFonts w:ascii="Calibri" w:eastAsia="Calibri" w:hAnsi="Calibri" w:cs="Calibri"/>
                  <w:color w:val="000000"/>
                  <w:highlight w:val="yellow"/>
                  <w:rPrChange w:id="836" w:author="Geethanjali A" w:date="2021-05-04T22:35:00Z">
                    <w:rPr>
                      <w:rFonts w:ascii="Calibri" w:eastAsia="Calibri" w:hAnsi="Calibri" w:cs="Calibri"/>
                      <w:color w:val="000000"/>
                    </w:rPr>
                  </w:rPrChange>
                </w:rPr>
                <w:delText>Unexpected event#3</w:delText>
              </w:r>
              <w:r w:rsidRPr="007B4B5D" w:rsidDel="007B4B5D">
                <w:rPr>
                  <w:rFonts w:ascii="Calibri" w:eastAsia="Calibri" w:hAnsi="Calibri" w:cs="Calibri"/>
                  <w:color w:val="000000"/>
                  <w:highlight w:val="yellow"/>
                  <w:rPrChange w:id="837" w:author="Geethanjali A" w:date="2021-05-04T22:35:00Z">
                    <w:rPr>
                      <w:rFonts w:ascii="Calibri" w:eastAsia="Calibri" w:hAnsi="Calibri" w:cs="Calibri"/>
                      <w:color w:val="000000"/>
                    </w:rPr>
                  </w:rPrChange>
                </w:rPr>
                <w:br/>
                <w:delText>(Status III, Status I &amp; II allow)</w:delText>
              </w:r>
            </w:del>
          </w:p>
        </w:tc>
      </w:tr>
      <w:tr w:rsidR="00906BE9" w:rsidRPr="007B4B5D" w:rsidDel="007B4B5D" w14:paraId="1D2465ED" w14:textId="77777777">
        <w:trPr>
          <w:trHeight w:val="552"/>
          <w:del w:id="838" w:author="Geethanjali A" w:date="2021-05-04T22:35:00Z"/>
        </w:trPr>
        <w:tc>
          <w:tcPr>
            <w:tcW w:w="1800" w:type="dxa"/>
            <w:tcBorders>
              <w:top w:val="nil"/>
              <w:left w:val="single" w:sz="8" w:space="0" w:color="000000"/>
              <w:bottom w:val="single" w:sz="4" w:space="0" w:color="000000"/>
              <w:right w:val="nil"/>
            </w:tcBorders>
            <w:shd w:val="clear" w:color="auto" w:fill="auto"/>
          </w:tcPr>
          <w:p w14:paraId="0EB61B1D" w14:textId="77777777" w:rsidR="00906BE9" w:rsidRPr="007B4B5D" w:rsidDel="007B4B5D" w:rsidRDefault="00697CC9">
            <w:pPr>
              <w:spacing w:after="0"/>
              <w:jc w:val="center"/>
              <w:rPr>
                <w:del w:id="839" w:author="Geethanjali A" w:date="2021-05-04T22:35:00Z"/>
                <w:rFonts w:ascii="Calibri" w:eastAsia="Calibri" w:hAnsi="Calibri" w:cs="Calibri"/>
                <w:color w:val="000000"/>
                <w:highlight w:val="yellow"/>
                <w:rPrChange w:id="840" w:author="Geethanjali A" w:date="2021-05-04T22:35:00Z">
                  <w:rPr>
                    <w:del w:id="841" w:author="Geethanjali A" w:date="2021-05-04T22:35:00Z"/>
                    <w:rFonts w:ascii="Calibri" w:eastAsia="Calibri" w:hAnsi="Calibri" w:cs="Calibri"/>
                    <w:color w:val="000000"/>
                  </w:rPr>
                </w:rPrChange>
              </w:rPr>
            </w:pPr>
            <w:del w:id="842" w:author="Geethanjali A" w:date="2021-05-04T22:35:00Z">
              <w:r w:rsidRPr="007B4B5D" w:rsidDel="007B4B5D">
                <w:rPr>
                  <w:rFonts w:ascii="Calibri" w:eastAsia="Calibri" w:hAnsi="Calibri" w:cs="Calibri"/>
                  <w:color w:val="000000"/>
                  <w:highlight w:val="yellow"/>
                  <w:rPrChange w:id="843" w:author="Geethanjali A" w:date="2021-05-04T22:35:00Z">
                    <w:rPr>
                      <w:rFonts w:ascii="Calibri" w:eastAsia="Calibri" w:hAnsi="Calibri" w:cs="Calibri"/>
                      <w:color w:val="000000"/>
                    </w:rPr>
                  </w:rPrChange>
                </w:rPr>
                <w:delText>L2</w:delText>
              </w:r>
            </w:del>
          </w:p>
        </w:tc>
        <w:tc>
          <w:tcPr>
            <w:tcW w:w="2860" w:type="dxa"/>
            <w:tcBorders>
              <w:top w:val="nil"/>
              <w:left w:val="single" w:sz="8" w:space="0" w:color="000000"/>
              <w:bottom w:val="single" w:sz="4" w:space="0" w:color="000000"/>
              <w:right w:val="single" w:sz="8" w:space="0" w:color="000000"/>
            </w:tcBorders>
            <w:shd w:val="clear" w:color="auto" w:fill="auto"/>
          </w:tcPr>
          <w:p w14:paraId="7B3AE306" w14:textId="77777777" w:rsidR="00906BE9" w:rsidRPr="007B4B5D" w:rsidDel="007B4B5D" w:rsidRDefault="00697CC9">
            <w:pPr>
              <w:spacing w:after="0"/>
              <w:rPr>
                <w:del w:id="844" w:author="Geethanjali A" w:date="2021-05-04T22:35:00Z"/>
                <w:rFonts w:ascii="Calibri" w:eastAsia="Calibri" w:hAnsi="Calibri" w:cs="Calibri"/>
                <w:color w:val="000000"/>
                <w:highlight w:val="yellow"/>
                <w:rPrChange w:id="845" w:author="Geethanjali A" w:date="2021-05-04T22:35:00Z">
                  <w:rPr>
                    <w:del w:id="846" w:author="Geethanjali A" w:date="2021-05-04T22:35:00Z"/>
                    <w:rFonts w:ascii="Calibri" w:eastAsia="Calibri" w:hAnsi="Calibri" w:cs="Calibri"/>
                    <w:color w:val="000000"/>
                  </w:rPr>
                </w:rPrChange>
              </w:rPr>
            </w:pPr>
            <w:del w:id="847" w:author="Geethanjali A" w:date="2021-05-04T22:35:00Z">
              <w:r w:rsidRPr="007B4B5D" w:rsidDel="007B4B5D">
                <w:rPr>
                  <w:rFonts w:ascii="Calibri" w:eastAsia="Calibri" w:hAnsi="Calibri" w:cs="Calibri"/>
                  <w:color w:val="000000"/>
                  <w:highlight w:val="yellow"/>
                  <w:rPrChange w:id="848" w:author="Geethanjali A" w:date="2021-05-04T22:35:00Z">
                    <w:rPr>
                      <w:rFonts w:ascii="Calibri" w:eastAsia="Calibri" w:hAnsi="Calibri" w:cs="Calibri"/>
                      <w:color w:val="000000"/>
                    </w:rPr>
                  </w:rPrChange>
                </w:rPr>
                <w:delText>Unexpected event#2</w:delText>
              </w:r>
              <w:r w:rsidRPr="007B4B5D" w:rsidDel="007B4B5D">
                <w:rPr>
                  <w:rFonts w:ascii="Calibri" w:eastAsia="Calibri" w:hAnsi="Calibri" w:cs="Calibri"/>
                  <w:color w:val="000000"/>
                  <w:highlight w:val="yellow"/>
                  <w:rPrChange w:id="849" w:author="Geethanjali A" w:date="2021-05-04T22:35:00Z">
                    <w:rPr>
                      <w:rFonts w:ascii="Calibri" w:eastAsia="Calibri" w:hAnsi="Calibri" w:cs="Calibri"/>
                      <w:color w:val="000000"/>
                    </w:rPr>
                  </w:rPrChange>
                </w:rPr>
                <w:br/>
                <w:delText>(Status II, Status I allow)</w:delText>
              </w:r>
            </w:del>
          </w:p>
        </w:tc>
      </w:tr>
      <w:tr w:rsidR="00906BE9" w:rsidRPr="007B4B5D" w:rsidDel="007B4B5D" w14:paraId="46DFBF85" w14:textId="77777777">
        <w:trPr>
          <w:trHeight w:val="564"/>
          <w:del w:id="850" w:author="Geethanjali A" w:date="2021-05-04T22:35:00Z"/>
        </w:trPr>
        <w:tc>
          <w:tcPr>
            <w:tcW w:w="1800" w:type="dxa"/>
            <w:tcBorders>
              <w:top w:val="nil"/>
              <w:left w:val="single" w:sz="8" w:space="0" w:color="000000"/>
              <w:bottom w:val="single" w:sz="8" w:space="0" w:color="000000"/>
              <w:right w:val="nil"/>
            </w:tcBorders>
            <w:shd w:val="clear" w:color="auto" w:fill="auto"/>
          </w:tcPr>
          <w:p w14:paraId="1866FB9C" w14:textId="77777777" w:rsidR="00906BE9" w:rsidRPr="007B4B5D" w:rsidDel="007B4B5D" w:rsidRDefault="00697CC9">
            <w:pPr>
              <w:spacing w:after="0"/>
              <w:jc w:val="center"/>
              <w:rPr>
                <w:del w:id="851" w:author="Geethanjali A" w:date="2021-05-04T22:35:00Z"/>
                <w:rFonts w:ascii="Calibri" w:eastAsia="Calibri" w:hAnsi="Calibri" w:cs="Calibri"/>
                <w:color w:val="000000"/>
                <w:highlight w:val="yellow"/>
                <w:rPrChange w:id="852" w:author="Geethanjali A" w:date="2021-05-04T22:35:00Z">
                  <w:rPr>
                    <w:del w:id="853" w:author="Geethanjali A" w:date="2021-05-04T22:35:00Z"/>
                    <w:rFonts w:ascii="Calibri" w:eastAsia="Calibri" w:hAnsi="Calibri" w:cs="Calibri"/>
                    <w:color w:val="000000"/>
                  </w:rPr>
                </w:rPrChange>
              </w:rPr>
            </w:pPr>
            <w:del w:id="854" w:author="Geethanjali A" w:date="2021-05-04T22:35:00Z">
              <w:r w:rsidRPr="007B4B5D" w:rsidDel="007B4B5D">
                <w:rPr>
                  <w:rFonts w:ascii="Calibri" w:eastAsia="Calibri" w:hAnsi="Calibri" w:cs="Calibri"/>
                  <w:color w:val="000000"/>
                  <w:highlight w:val="yellow"/>
                  <w:rPrChange w:id="855" w:author="Geethanjali A" w:date="2021-05-04T22:35:00Z">
                    <w:rPr>
                      <w:rFonts w:ascii="Calibri" w:eastAsia="Calibri" w:hAnsi="Calibri" w:cs="Calibri"/>
                      <w:color w:val="000000"/>
                    </w:rPr>
                  </w:rPrChange>
                </w:rPr>
                <w:delText>L1</w:delText>
              </w:r>
            </w:del>
          </w:p>
        </w:tc>
        <w:tc>
          <w:tcPr>
            <w:tcW w:w="2860" w:type="dxa"/>
            <w:tcBorders>
              <w:top w:val="nil"/>
              <w:left w:val="single" w:sz="8" w:space="0" w:color="000000"/>
              <w:bottom w:val="single" w:sz="8" w:space="0" w:color="000000"/>
              <w:right w:val="single" w:sz="8" w:space="0" w:color="000000"/>
            </w:tcBorders>
            <w:shd w:val="clear" w:color="auto" w:fill="auto"/>
          </w:tcPr>
          <w:p w14:paraId="41CF403A" w14:textId="77777777" w:rsidR="00906BE9" w:rsidRPr="007B4B5D" w:rsidDel="007B4B5D" w:rsidRDefault="00697CC9">
            <w:pPr>
              <w:spacing w:after="0"/>
              <w:rPr>
                <w:del w:id="856" w:author="Geethanjali A" w:date="2021-05-04T22:35:00Z"/>
                <w:rFonts w:ascii="Calibri" w:eastAsia="Calibri" w:hAnsi="Calibri" w:cs="Calibri"/>
                <w:color w:val="000000"/>
                <w:highlight w:val="yellow"/>
                <w:rPrChange w:id="857" w:author="Geethanjali A" w:date="2021-05-04T22:35:00Z">
                  <w:rPr>
                    <w:del w:id="858" w:author="Geethanjali A" w:date="2021-05-04T22:35:00Z"/>
                    <w:rFonts w:ascii="Calibri" w:eastAsia="Calibri" w:hAnsi="Calibri" w:cs="Calibri"/>
                    <w:color w:val="000000"/>
                  </w:rPr>
                </w:rPrChange>
              </w:rPr>
            </w:pPr>
            <w:del w:id="859" w:author="Geethanjali A" w:date="2021-05-04T22:35:00Z">
              <w:r w:rsidRPr="007B4B5D" w:rsidDel="007B4B5D">
                <w:rPr>
                  <w:rFonts w:ascii="Calibri" w:eastAsia="Calibri" w:hAnsi="Calibri" w:cs="Calibri"/>
                  <w:color w:val="000000"/>
                  <w:highlight w:val="yellow"/>
                  <w:rPrChange w:id="860" w:author="Geethanjali A" w:date="2021-05-04T22:35:00Z">
                    <w:rPr>
                      <w:rFonts w:ascii="Calibri" w:eastAsia="Calibri" w:hAnsi="Calibri" w:cs="Calibri"/>
                      <w:color w:val="000000"/>
                    </w:rPr>
                  </w:rPrChange>
                </w:rPr>
                <w:delText>Nominal event#1</w:delText>
              </w:r>
              <w:r w:rsidRPr="007B4B5D" w:rsidDel="007B4B5D">
                <w:rPr>
                  <w:rFonts w:ascii="Calibri" w:eastAsia="Calibri" w:hAnsi="Calibri" w:cs="Calibri"/>
                  <w:color w:val="000000"/>
                  <w:highlight w:val="yellow"/>
                  <w:rPrChange w:id="861" w:author="Geethanjali A" w:date="2021-05-04T22:35:00Z">
                    <w:rPr>
                      <w:rFonts w:ascii="Calibri" w:eastAsia="Calibri" w:hAnsi="Calibri" w:cs="Calibri"/>
                      <w:color w:val="000000"/>
                    </w:rPr>
                  </w:rPrChange>
                </w:rPr>
                <w:br/>
                <w:delText>(Status I)</w:delText>
              </w:r>
            </w:del>
          </w:p>
        </w:tc>
      </w:tr>
    </w:tbl>
    <w:p w14:paraId="10C331FA" w14:textId="4D374899" w:rsidR="007B4B5D" w:rsidRDefault="007B4B5D" w:rsidP="007B4B5D">
      <w:pPr>
        <w:rPr>
          <w:ins w:id="862" w:author="Geethanjali A" w:date="2021-05-04T22:35:00Z"/>
        </w:rPr>
      </w:pPr>
      <w:ins w:id="863" w:author="Geethanjali A" w:date="2021-05-04T22:35:00Z">
        <w:r w:rsidRPr="007B4B5D">
          <w:rPr>
            <w:highlight w:val="yellow"/>
            <w:rPrChange w:id="864" w:author="Geethanjali A" w:date="2021-05-04T22:35:00Z">
              <w:rPr/>
            </w:rPrChange>
          </w:rPr>
          <w:t xml:space="preserve">Need to be defined on component level for </w:t>
        </w:r>
      </w:ins>
      <w:ins w:id="865" w:author="Pragada Venkata Apparao Santhosh" w:date="2021-05-11T11:22:00Z">
        <w:r w:rsidR="00F04987">
          <w:rPr>
            <w:highlight w:val="yellow"/>
          </w:rPr>
          <w:t>EMC</w:t>
        </w:r>
      </w:ins>
      <w:ins w:id="866" w:author="Geethanjali A" w:date="2021-05-04T22:35:00Z">
        <w:del w:id="867" w:author="Pragada Venkata Apparao Santhosh" w:date="2021-05-11T11:22:00Z">
          <w:r w:rsidRPr="007B4B5D" w:rsidDel="00F04987">
            <w:rPr>
              <w:highlight w:val="yellow"/>
              <w:rPrChange w:id="868" w:author="Geethanjali A" w:date="2021-05-04T22:35:00Z">
                <w:rPr/>
              </w:rPrChange>
            </w:rPr>
            <w:delText>emc</w:delText>
          </w:r>
        </w:del>
        <w:r w:rsidRPr="007B4B5D">
          <w:rPr>
            <w:highlight w:val="yellow"/>
            <w:rPrChange w:id="869" w:author="Geethanjali A" w:date="2021-05-04T22:35:00Z">
              <w:rPr/>
            </w:rPrChange>
          </w:rPr>
          <w:t xml:space="preserve"> requirements</w:t>
        </w:r>
      </w:ins>
    </w:p>
    <w:p w14:paraId="2B610370" w14:textId="77777777" w:rsidR="00906BE9" w:rsidDel="007B4B5D" w:rsidRDefault="00906BE9">
      <w:pPr>
        <w:rPr>
          <w:del w:id="870" w:author="Geethanjali A" w:date="2021-05-04T22:35:00Z"/>
        </w:rPr>
      </w:pPr>
    </w:p>
    <w:p w14:paraId="43CD9B55" w14:textId="77777777" w:rsidR="00906BE9" w:rsidDel="007B4B5D" w:rsidRDefault="00697CC9">
      <w:pPr>
        <w:rPr>
          <w:del w:id="871" w:author="Geethanjali A" w:date="2021-05-04T22:35:00Z"/>
        </w:rPr>
      </w:pPr>
      <w:del w:id="872" w:author="Geethanjali A" w:date="2021-05-04T22:35:00Z">
        <w:r w:rsidDel="007B4B5D">
          <w:delText>e.g. Unexpected events #2 (associated with Status II definition) are allowed above test severity level L1.</w:delText>
        </w:r>
      </w:del>
    </w:p>
    <w:p w14:paraId="41CCD5D5" w14:textId="77777777" w:rsidR="00906BE9" w:rsidRDefault="00906BE9">
      <w:pPr>
        <w:rPr>
          <w:ins w:id="873" w:author="Geethanjali A" w:date="2021-05-03T23:19:00Z"/>
        </w:rPr>
      </w:pPr>
    </w:p>
    <w:p w14:paraId="6A3430EE" w14:textId="77777777" w:rsidR="003B2FED" w:rsidRDefault="003B2FED">
      <w:pPr>
        <w:rPr>
          <w:ins w:id="874" w:author="Geethanjali A" w:date="2021-04-29T11:24:00Z"/>
        </w:rPr>
      </w:pPr>
    </w:p>
    <w:p w14:paraId="6F461185" w14:textId="77777777" w:rsidR="00B11A1A" w:rsidRDefault="00B11A1A">
      <w:pPr>
        <w:pStyle w:val="Heading1"/>
        <w:keepNext/>
        <w:keepLines/>
        <w:widowControl w:val="0"/>
        <w:numPr>
          <w:ilvl w:val="0"/>
          <w:numId w:val="4"/>
        </w:numPr>
        <w:ind w:left="1296" w:hanging="1296"/>
        <w:jc w:val="both"/>
        <w:rPr>
          <w:ins w:id="875" w:author="Geethanjali A" w:date="2021-05-03T01:49:00Z"/>
        </w:rPr>
      </w:pPr>
      <w:bookmarkStart w:id="876" w:name="_Toc70976786"/>
      <w:ins w:id="877" w:author="Geethanjali A" w:date="2021-05-03T01:48:00Z">
        <w:r>
          <w:t xml:space="preserve">List of </w:t>
        </w:r>
      </w:ins>
      <w:ins w:id="878" w:author="Geethanjali A" w:date="2021-05-03T01:49:00Z">
        <w:r>
          <w:t>components considered</w:t>
        </w:r>
        <w:bookmarkEnd w:id="876"/>
      </w:ins>
    </w:p>
    <w:p w14:paraId="6E1B0D34" w14:textId="77777777" w:rsidR="00B11A1A" w:rsidRDefault="00B11A1A" w:rsidP="00B11A1A">
      <w:pPr>
        <w:rPr>
          <w:ins w:id="879" w:author="Geethanjali A" w:date="2021-05-03T01:50:00Z"/>
        </w:rPr>
      </w:pPr>
      <w:ins w:id="880" w:author="Geethanjali A" w:date="2021-05-03T01:49:00Z">
        <w:r w:rsidRPr="00EE0D4E">
          <w:t>LR-LIDAR, SR-LIDAR, RADAR, CAMERAS (1003-Narrow, 1004-Moderate, 1005-Wide), GNSS (IMU / GPS / V2X), External Microphone, Services/</w:t>
        </w:r>
        <w:proofErr w:type="spellStart"/>
        <w:r w:rsidRPr="00EE0D4E">
          <w:t>Teleops</w:t>
        </w:r>
        <w:proofErr w:type="spellEnd"/>
        <w:r w:rsidRPr="00EE0D4E">
          <w:t xml:space="preserve"> (RVA), Drive By Wire Controller, Mission Services Platform,</w:t>
        </w:r>
        <w:r w:rsidRPr="00545094">
          <w:t xml:space="preserve"> AV Compute, Cabin Monitoring System, AEB Hardware Solution (Radar, Camera</w:t>
        </w:r>
        <w:proofErr w:type="gramStart"/>
        <w:r>
          <w:t>),R</w:t>
        </w:r>
        <w:proofErr w:type="gramEnd"/>
        <w:r>
          <w:t xml:space="preserve">&amp;D Logging, </w:t>
        </w:r>
        <w:r w:rsidRPr="00EE0D4E">
          <w:t>R&amp;D Compute</w:t>
        </w:r>
        <w:r>
          <w:t>,</w:t>
        </w:r>
        <w:r w:rsidRPr="00B11A1A">
          <w:t xml:space="preserve"> </w:t>
        </w:r>
        <w:r w:rsidRPr="00545094">
          <w:t>Exterior Audio (Speaker), Passenger Displays (AVN), External Display(FRT), Authentication Pad, Passenger Displays (RSE), Side LED strips</w:t>
        </w:r>
      </w:ins>
    </w:p>
    <w:p w14:paraId="1ED687B1" w14:textId="77777777" w:rsidR="00B11A1A" w:rsidRPr="00545094" w:rsidRDefault="00B11A1A" w:rsidP="00B11A1A">
      <w:pPr>
        <w:rPr>
          <w:ins w:id="881" w:author="Geethanjali A" w:date="2021-05-03T01:49:00Z"/>
        </w:rPr>
      </w:pPr>
    </w:p>
    <w:p w14:paraId="27205842" w14:textId="77777777" w:rsidR="00926CA5" w:rsidRDefault="008F0B5B">
      <w:pPr>
        <w:pStyle w:val="Heading1"/>
        <w:keepNext/>
        <w:keepLines/>
        <w:widowControl w:val="0"/>
        <w:numPr>
          <w:ilvl w:val="0"/>
          <w:numId w:val="4"/>
        </w:numPr>
        <w:ind w:left="1296" w:hanging="1296"/>
        <w:jc w:val="both"/>
        <w:rPr>
          <w:ins w:id="882" w:author="Geethanjali A" w:date="2021-04-29T11:34:00Z"/>
        </w:rPr>
      </w:pPr>
      <w:bookmarkStart w:id="883" w:name="_Toc70976787"/>
      <w:ins w:id="884" w:author="Geethanjali A" w:date="2021-04-29T11:34:00Z">
        <w:r>
          <w:lastRenderedPageBreak/>
          <w:t xml:space="preserve">Component </w:t>
        </w:r>
      </w:ins>
      <w:ins w:id="885" w:author="Geethanjali A" w:date="2021-05-03T00:13:00Z">
        <w:r w:rsidR="00934BEC">
          <w:t xml:space="preserve">Category </w:t>
        </w:r>
      </w:ins>
      <w:ins w:id="886" w:author="Geethanjali A" w:date="2021-04-29T11:34:00Z">
        <w:r>
          <w:t>Classification table</w:t>
        </w:r>
        <w:bookmarkEnd w:id="883"/>
      </w:ins>
    </w:p>
    <w:tbl>
      <w:tblPr>
        <w:tblW w:w="9809" w:type="dxa"/>
        <w:tblCellMar>
          <w:top w:w="15" w:type="dxa"/>
          <w:bottom w:w="15" w:type="dxa"/>
        </w:tblCellMar>
        <w:tblLook w:val="04A0" w:firstRow="1" w:lastRow="0" w:firstColumn="1" w:lastColumn="0" w:noHBand="0" w:noVBand="1"/>
        <w:tblPrChange w:id="887" w:author="Geethanjali A" w:date="2021-05-04T22:51:00Z">
          <w:tblPr>
            <w:tblW w:w="9100" w:type="dxa"/>
            <w:tblCellMar>
              <w:top w:w="15" w:type="dxa"/>
              <w:bottom w:w="15" w:type="dxa"/>
            </w:tblCellMar>
            <w:tblLook w:val="04A0" w:firstRow="1" w:lastRow="0" w:firstColumn="1" w:lastColumn="0" w:noHBand="0" w:noVBand="1"/>
          </w:tblPr>
        </w:tblPrChange>
      </w:tblPr>
      <w:tblGrid>
        <w:gridCol w:w="1595"/>
        <w:gridCol w:w="8214"/>
        <w:tblGridChange w:id="888">
          <w:tblGrid>
            <w:gridCol w:w="1480"/>
            <w:gridCol w:w="7620"/>
          </w:tblGrid>
        </w:tblGridChange>
      </w:tblGrid>
      <w:tr w:rsidR="009A086B" w:rsidRPr="009A086B" w14:paraId="13EE03B2" w14:textId="77777777" w:rsidTr="009A086B">
        <w:trPr>
          <w:trHeight w:val="431"/>
          <w:ins w:id="889" w:author="Geethanjali A" w:date="2021-05-04T22:50:00Z"/>
          <w:trPrChange w:id="890" w:author="Geethanjali A" w:date="2021-05-04T22:51:00Z">
            <w:trPr>
              <w:trHeight w:val="645"/>
            </w:trPr>
          </w:trPrChange>
        </w:trPr>
        <w:tc>
          <w:tcPr>
            <w:tcW w:w="9809" w:type="dxa"/>
            <w:gridSpan w:val="2"/>
            <w:tcBorders>
              <w:top w:val="single" w:sz="4" w:space="0" w:color="auto"/>
              <w:left w:val="single" w:sz="4" w:space="0" w:color="auto"/>
              <w:bottom w:val="single" w:sz="4" w:space="0" w:color="auto"/>
              <w:right w:val="single" w:sz="4" w:space="0" w:color="auto"/>
            </w:tcBorders>
            <w:shd w:val="clear" w:color="000000" w:fill="4472C4"/>
            <w:vAlign w:val="center"/>
            <w:hideMark/>
            <w:tcPrChange w:id="891" w:author="Geethanjali A" w:date="2021-05-04T22:51:00Z">
              <w:tcPr>
                <w:tcW w:w="9100" w:type="dxa"/>
                <w:gridSpan w:val="2"/>
                <w:tcBorders>
                  <w:top w:val="single" w:sz="4" w:space="0" w:color="auto"/>
                  <w:left w:val="single" w:sz="4" w:space="0" w:color="auto"/>
                  <w:bottom w:val="single" w:sz="4" w:space="0" w:color="auto"/>
                  <w:right w:val="single" w:sz="4" w:space="0" w:color="auto"/>
                </w:tcBorders>
                <w:shd w:val="clear" w:color="000000" w:fill="4472C4"/>
                <w:vAlign w:val="center"/>
                <w:hideMark/>
              </w:tcPr>
            </w:tcPrChange>
          </w:tcPr>
          <w:p w14:paraId="1EE6B658" w14:textId="77777777" w:rsidR="009A086B" w:rsidRPr="00ED7E66" w:rsidRDefault="009A086B" w:rsidP="009A086B">
            <w:pPr>
              <w:spacing w:after="0"/>
              <w:jc w:val="center"/>
              <w:rPr>
                <w:ins w:id="892" w:author="Geethanjali A" w:date="2021-05-04T22:50:00Z"/>
                <w:b/>
                <w:bCs/>
                <w:color w:val="FFFFFF"/>
                <w:rPrChange w:id="893" w:author="Pragada Venkata Apparao Santhosh" w:date="2021-05-11T11:24:00Z">
                  <w:rPr>
                    <w:ins w:id="894" w:author="Geethanjali A" w:date="2021-05-04T22:50:00Z"/>
                    <w:rFonts w:ascii="Calibri" w:hAnsi="Calibri" w:cs="Calibri"/>
                    <w:b/>
                    <w:bCs/>
                    <w:color w:val="FFFFFF"/>
                    <w:sz w:val="16"/>
                    <w:szCs w:val="16"/>
                  </w:rPr>
                </w:rPrChange>
              </w:rPr>
            </w:pPr>
            <w:ins w:id="895" w:author="Geethanjali A" w:date="2021-05-04T22:50:00Z">
              <w:r w:rsidRPr="00ED7E66">
                <w:rPr>
                  <w:b/>
                  <w:bCs/>
                  <w:color w:val="FFFFFF"/>
                  <w:rPrChange w:id="896" w:author="Pragada Venkata Apparao Santhosh" w:date="2021-05-11T11:24:00Z">
                    <w:rPr>
                      <w:rFonts w:ascii="Calibri" w:hAnsi="Calibri" w:cs="Calibri"/>
                      <w:b/>
                      <w:bCs/>
                      <w:color w:val="FFFFFF"/>
                      <w:sz w:val="16"/>
                      <w:szCs w:val="16"/>
                    </w:rPr>
                  </w:rPrChange>
                </w:rPr>
                <w:t>Component Category Classification Table</w:t>
              </w:r>
            </w:ins>
          </w:p>
        </w:tc>
      </w:tr>
      <w:tr w:rsidR="009A086B" w:rsidRPr="009A086B" w14:paraId="16DBB8EA" w14:textId="77777777" w:rsidTr="009A086B">
        <w:trPr>
          <w:trHeight w:val="421"/>
          <w:ins w:id="897" w:author="Geethanjali A" w:date="2021-05-04T22:50:00Z"/>
          <w:trPrChange w:id="898" w:author="Geethanjali A" w:date="2021-05-04T22:51:00Z">
            <w:trPr>
              <w:trHeight w:val="630"/>
            </w:trPr>
          </w:trPrChange>
        </w:trPr>
        <w:tc>
          <w:tcPr>
            <w:tcW w:w="1595" w:type="dxa"/>
            <w:tcBorders>
              <w:top w:val="single" w:sz="4" w:space="0" w:color="auto"/>
              <w:left w:val="single" w:sz="4" w:space="0" w:color="auto"/>
              <w:bottom w:val="single" w:sz="4" w:space="0" w:color="auto"/>
              <w:right w:val="single" w:sz="4" w:space="0" w:color="auto"/>
            </w:tcBorders>
            <w:shd w:val="clear" w:color="000000" w:fill="FFC000"/>
            <w:vAlign w:val="center"/>
            <w:hideMark/>
            <w:tcPrChange w:id="899" w:author="Geethanjali A" w:date="2021-05-04T22:51:00Z">
              <w:tcPr>
                <w:tcW w:w="1480" w:type="dxa"/>
                <w:tcBorders>
                  <w:top w:val="single" w:sz="4" w:space="0" w:color="auto"/>
                  <w:left w:val="single" w:sz="4" w:space="0" w:color="auto"/>
                  <w:bottom w:val="single" w:sz="4" w:space="0" w:color="auto"/>
                  <w:right w:val="single" w:sz="4" w:space="0" w:color="auto"/>
                </w:tcBorders>
                <w:shd w:val="clear" w:color="000000" w:fill="FFC000"/>
                <w:vAlign w:val="center"/>
                <w:hideMark/>
              </w:tcPr>
            </w:tcPrChange>
          </w:tcPr>
          <w:p w14:paraId="2D108035" w14:textId="77777777" w:rsidR="009A086B" w:rsidRPr="00ED7E66" w:rsidRDefault="009A086B" w:rsidP="009A086B">
            <w:pPr>
              <w:spacing w:after="0"/>
              <w:jc w:val="center"/>
              <w:rPr>
                <w:ins w:id="900" w:author="Geethanjali A" w:date="2021-05-04T22:50:00Z"/>
                <w:b/>
                <w:bCs/>
                <w:color w:val="000000"/>
                <w:rPrChange w:id="901" w:author="Pragada Venkata Apparao Santhosh" w:date="2021-05-11T11:24:00Z">
                  <w:rPr>
                    <w:ins w:id="902" w:author="Geethanjali A" w:date="2021-05-04T22:50:00Z"/>
                    <w:rFonts w:ascii="Calibri" w:hAnsi="Calibri" w:cs="Calibri"/>
                    <w:b/>
                    <w:bCs/>
                    <w:color w:val="000000"/>
                    <w:sz w:val="16"/>
                    <w:szCs w:val="16"/>
                  </w:rPr>
                </w:rPrChange>
              </w:rPr>
            </w:pPr>
            <w:ins w:id="903" w:author="Geethanjali A" w:date="2021-05-04T22:50:00Z">
              <w:r w:rsidRPr="00ED7E66">
                <w:rPr>
                  <w:b/>
                  <w:bCs/>
                  <w:color w:val="000000"/>
                  <w:rPrChange w:id="904" w:author="Pragada Venkata Apparao Santhosh" w:date="2021-05-11T11:24:00Z">
                    <w:rPr>
                      <w:rFonts w:ascii="Calibri" w:hAnsi="Calibri" w:cs="Calibri"/>
                      <w:b/>
                      <w:bCs/>
                      <w:color w:val="000000"/>
                      <w:sz w:val="16"/>
                      <w:szCs w:val="16"/>
                    </w:rPr>
                  </w:rPrChange>
                </w:rPr>
                <w:t>Category</w:t>
              </w:r>
            </w:ins>
          </w:p>
        </w:tc>
        <w:tc>
          <w:tcPr>
            <w:tcW w:w="8214" w:type="dxa"/>
            <w:tcBorders>
              <w:top w:val="single" w:sz="4" w:space="0" w:color="auto"/>
              <w:left w:val="single" w:sz="4" w:space="0" w:color="auto"/>
              <w:bottom w:val="single" w:sz="4" w:space="0" w:color="auto"/>
              <w:right w:val="single" w:sz="4" w:space="0" w:color="auto"/>
            </w:tcBorders>
            <w:shd w:val="clear" w:color="000000" w:fill="FFC000"/>
            <w:vAlign w:val="center"/>
            <w:hideMark/>
            <w:tcPrChange w:id="905" w:author="Geethanjali A" w:date="2021-05-04T22:51:00Z">
              <w:tcPr>
                <w:tcW w:w="7620" w:type="dxa"/>
                <w:tcBorders>
                  <w:top w:val="single" w:sz="4" w:space="0" w:color="auto"/>
                  <w:left w:val="single" w:sz="4" w:space="0" w:color="auto"/>
                  <w:bottom w:val="single" w:sz="4" w:space="0" w:color="auto"/>
                  <w:right w:val="single" w:sz="4" w:space="0" w:color="auto"/>
                </w:tcBorders>
                <w:shd w:val="clear" w:color="000000" w:fill="FFC000"/>
                <w:vAlign w:val="center"/>
                <w:hideMark/>
              </w:tcPr>
            </w:tcPrChange>
          </w:tcPr>
          <w:p w14:paraId="6D134219" w14:textId="77777777" w:rsidR="009A086B" w:rsidRPr="00ED7E66" w:rsidRDefault="009A086B" w:rsidP="009A086B">
            <w:pPr>
              <w:spacing w:after="0"/>
              <w:jc w:val="center"/>
              <w:rPr>
                <w:ins w:id="906" w:author="Geethanjali A" w:date="2021-05-04T22:50:00Z"/>
                <w:b/>
                <w:bCs/>
                <w:color w:val="000000"/>
                <w:rPrChange w:id="907" w:author="Pragada Venkata Apparao Santhosh" w:date="2021-05-11T11:24:00Z">
                  <w:rPr>
                    <w:ins w:id="908" w:author="Geethanjali A" w:date="2021-05-04T22:50:00Z"/>
                    <w:rFonts w:ascii="Calibri" w:hAnsi="Calibri" w:cs="Calibri"/>
                    <w:b/>
                    <w:bCs/>
                    <w:color w:val="000000"/>
                    <w:sz w:val="16"/>
                    <w:szCs w:val="16"/>
                  </w:rPr>
                </w:rPrChange>
              </w:rPr>
            </w:pPr>
            <w:ins w:id="909" w:author="Geethanjali A" w:date="2021-05-04T22:50:00Z">
              <w:r w:rsidRPr="00ED7E66">
                <w:rPr>
                  <w:b/>
                  <w:bCs/>
                  <w:color w:val="000000"/>
                  <w:rPrChange w:id="910" w:author="Pragada Venkata Apparao Santhosh" w:date="2021-05-11T11:24:00Z">
                    <w:rPr>
                      <w:rFonts w:ascii="Calibri" w:hAnsi="Calibri" w:cs="Calibri"/>
                      <w:b/>
                      <w:bCs/>
                      <w:color w:val="000000"/>
                      <w:sz w:val="16"/>
                      <w:szCs w:val="16"/>
                    </w:rPr>
                  </w:rPrChange>
                </w:rPr>
                <w:t xml:space="preserve">Component </w:t>
              </w:r>
            </w:ins>
            <w:ins w:id="911" w:author="Geethanjali A" w:date="2021-05-04T22:51:00Z">
              <w:r w:rsidRPr="00ED7E66">
                <w:rPr>
                  <w:b/>
                  <w:bCs/>
                  <w:color w:val="000000"/>
                  <w:rPrChange w:id="912" w:author="Pragada Venkata Apparao Santhosh" w:date="2021-05-11T11:24:00Z">
                    <w:rPr>
                      <w:rFonts w:ascii="Calibri" w:hAnsi="Calibri" w:cs="Calibri"/>
                      <w:b/>
                      <w:bCs/>
                      <w:color w:val="000000"/>
                      <w:sz w:val="16"/>
                      <w:szCs w:val="16"/>
                    </w:rPr>
                  </w:rPrChange>
                </w:rPr>
                <w:t>Category Description</w:t>
              </w:r>
            </w:ins>
          </w:p>
        </w:tc>
      </w:tr>
      <w:tr w:rsidR="003C3D99" w:rsidRPr="009A086B" w14:paraId="607324CB" w14:textId="77777777" w:rsidTr="003C3D99">
        <w:trPr>
          <w:trHeight w:val="317"/>
          <w:ins w:id="913" w:author="Geethanjali A" w:date="2021-05-04T22:50:00Z"/>
          <w:trPrChange w:id="914" w:author="Geethanjali A" w:date="2021-05-07T16:56:00Z">
            <w:trPr>
              <w:trHeight w:val="1305"/>
            </w:trPr>
          </w:trPrChange>
        </w:trPr>
        <w:tc>
          <w:tcPr>
            <w:tcW w:w="1595" w:type="dxa"/>
            <w:tcBorders>
              <w:top w:val="single" w:sz="4" w:space="0" w:color="auto"/>
              <w:left w:val="single" w:sz="4" w:space="0" w:color="auto"/>
              <w:bottom w:val="single" w:sz="4" w:space="0" w:color="auto"/>
              <w:right w:val="single" w:sz="4" w:space="0" w:color="auto"/>
            </w:tcBorders>
            <w:vAlign w:val="center"/>
            <w:hideMark/>
            <w:tcPrChange w:id="915" w:author="Geethanjali A" w:date="2021-05-07T16:56:00Z">
              <w:tcPr>
                <w:tcW w:w="1480" w:type="dxa"/>
                <w:tcBorders>
                  <w:top w:val="single" w:sz="4" w:space="0" w:color="auto"/>
                  <w:left w:val="single" w:sz="4" w:space="0" w:color="auto"/>
                  <w:bottom w:val="single" w:sz="4" w:space="0" w:color="auto"/>
                  <w:right w:val="single" w:sz="4" w:space="0" w:color="auto"/>
                </w:tcBorders>
                <w:vAlign w:val="center"/>
                <w:hideMark/>
              </w:tcPr>
            </w:tcPrChange>
          </w:tcPr>
          <w:p w14:paraId="065197FE" w14:textId="77777777" w:rsidR="003C3D99" w:rsidRPr="00ED7E66" w:rsidRDefault="003C3D99" w:rsidP="003C3D99">
            <w:pPr>
              <w:spacing w:after="0"/>
              <w:jc w:val="center"/>
              <w:rPr>
                <w:ins w:id="916" w:author="Geethanjali A" w:date="2021-05-04T22:50:00Z"/>
                <w:b/>
                <w:bCs/>
                <w:color w:val="000000"/>
                <w:rPrChange w:id="917" w:author="Pragada Venkata Apparao Santhosh" w:date="2021-05-11T11:24:00Z">
                  <w:rPr>
                    <w:ins w:id="918" w:author="Geethanjali A" w:date="2021-05-04T22:50:00Z"/>
                    <w:rFonts w:ascii="Calibri" w:hAnsi="Calibri" w:cs="Calibri"/>
                    <w:b/>
                    <w:bCs/>
                    <w:color w:val="000000"/>
                    <w:sz w:val="16"/>
                    <w:szCs w:val="16"/>
                  </w:rPr>
                </w:rPrChange>
              </w:rPr>
            </w:pPr>
            <w:ins w:id="919" w:author="Geethanjali A" w:date="2021-05-04T22:50:00Z">
              <w:r w:rsidRPr="00ED7E66">
                <w:rPr>
                  <w:b/>
                  <w:bCs/>
                  <w:color w:val="000000"/>
                  <w:rPrChange w:id="920" w:author="Pragada Venkata Apparao Santhosh" w:date="2021-05-11T11:24:00Z">
                    <w:rPr>
                      <w:rFonts w:ascii="Calibri" w:hAnsi="Calibri" w:cs="Calibri"/>
                      <w:b/>
                      <w:bCs/>
                      <w:color w:val="000000"/>
                      <w:sz w:val="16"/>
                      <w:szCs w:val="16"/>
                    </w:rPr>
                  </w:rPrChange>
                </w:rPr>
                <w:t>L1</w:t>
              </w:r>
            </w:ins>
          </w:p>
        </w:tc>
        <w:tc>
          <w:tcPr>
            <w:tcW w:w="8214" w:type="dxa"/>
            <w:tcBorders>
              <w:top w:val="single" w:sz="4" w:space="0" w:color="auto"/>
              <w:left w:val="single" w:sz="4" w:space="0" w:color="auto"/>
              <w:bottom w:val="single" w:sz="4" w:space="0" w:color="auto"/>
              <w:right w:val="single" w:sz="4" w:space="0" w:color="auto"/>
            </w:tcBorders>
            <w:hideMark/>
            <w:tcPrChange w:id="921" w:author="Geethanjali A" w:date="2021-05-07T16:56:00Z">
              <w:tcPr>
                <w:tcW w:w="7620" w:type="dxa"/>
                <w:tcBorders>
                  <w:top w:val="single" w:sz="4" w:space="0" w:color="auto"/>
                  <w:left w:val="single" w:sz="4" w:space="0" w:color="auto"/>
                  <w:bottom w:val="single" w:sz="4" w:space="0" w:color="auto"/>
                  <w:right w:val="single" w:sz="4" w:space="0" w:color="auto"/>
                </w:tcBorders>
                <w:vAlign w:val="center"/>
                <w:hideMark/>
              </w:tcPr>
            </w:tcPrChange>
          </w:tcPr>
          <w:p w14:paraId="03409A7B" w14:textId="3E4844DE" w:rsidR="003C3D99" w:rsidRPr="00ED7E66" w:rsidRDefault="003C3D99" w:rsidP="003C3D99">
            <w:pPr>
              <w:spacing w:after="0"/>
              <w:rPr>
                <w:ins w:id="922" w:author="Geethanjali A" w:date="2021-05-04T22:50:00Z"/>
                <w:color w:val="000000"/>
                <w:rPrChange w:id="923" w:author="Pragada Venkata Apparao Santhosh" w:date="2021-05-11T11:24:00Z">
                  <w:rPr>
                    <w:ins w:id="924" w:author="Geethanjali A" w:date="2021-05-04T22:50:00Z"/>
                    <w:rFonts w:ascii="Calibri" w:hAnsi="Calibri" w:cs="Calibri"/>
                    <w:color w:val="000000"/>
                    <w:sz w:val="16"/>
                    <w:szCs w:val="16"/>
                  </w:rPr>
                </w:rPrChange>
              </w:rPr>
            </w:pPr>
            <w:ins w:id="925" w:author="Geethanjali A" w:date="2021-05-07T16:56:00Z">
              <w:r w:rsidRPr="00ED7E66">
                <w:t xml:space="preserve">Any module which does not consist electronic </w:t>
              </w:r>
              <w:del w:id="926" w:author="Pragada Venkata Apparao Santhosh" w:date="2021-05-11T11:25:00Z">
                <w:r w:rsidRPr="00ED7E66" w:rsidDel="00ED7E66">
                  <w:delText>components(</w:delText>
                </w:r>
              </w:del>
            </w:ins>
            <w:ins w:id="927" w:author="Pragada Venkata Apparao Santhosh" w:date="2021-05-11T11:25:00Z">
              <w:r w:rsidR="00ED7E66" w:rsidRPr="00ED7E66">
                <w:t>components (</w:t>
              </w:r>
            </w:ins>
            <w:ins w:id="928" w:author="Geethanjali A" w:date="2021-05-07T16:56:00Z">
              <w:r w:rsidRPr="00ED7E66">
                <w:t>ex: Speaker,</w:t>
              </w:r>
            </w:ins>
            <w:ins w:id="929" w:author="Pragada Venkata Apparao Santhosh" w:date="2021-05-11T11:23:00Z">
              <w:r w:rsidR="00ED7E66" w:rsidRPr="00ED7E66">
                <w:t xml:space="preserve"> </w:t>
              </w:r>
            </w:ins>
            <w:ins w:id="930" w:author="Geethanjali A" w:date="2021-05-07T16:56:00Z">
              <w:r w:rsidRPr="00ED7E66">
                <w:t>lamp,</w:t>
              </w:r>
            </w:ins>
            <w:ins w:id="931" w:author="Pragada Venkata Apparao Santhosh" w:date="2021-05-11T11:23:00Z">
              <w:r w:rsidR="00ED7E66" w:rsidRPr="00ED7E66">
                <w:t xml:space="preserve"> </w:t>
              </w:r>
            </w:ins>
            <w:ins w:id="932" w:author="Geethanjali A" w:date="2021-05-07T16:56:00Z">
              <w:del w:id="933" w:author="Pragada Venkata Apparao Santhosh" w:date="2021-05-11T11:23:00Z">
                <w:r w:rsidRPr="00ED7E66" w:rsidDel="00ED7E66">
                  <w:delText>etc</w:delText>
                </w:r>
              </w:del>
            </w:ins>
            <w:ins w:id="934" w:author="Pragada Venkata Apparao Santhosh" w:date="2021-05-11T11:23:00Z">
              <w:r w:rsidR="00ED7E66" w:rsidRPr="00ED7E66">
                <w:t>etc.</w:t>
              </w:r>
            </w:ins>
            <w:ins w:id="935" w:author="Geethanjali A" w:date="2021-05-07T16:56:00Z">
              <w:r w:rsidRPr="00ED7E66">
                <w:t>)</w:t>
              </w:r>
            </w:ins>
          </w:p>
        </w:tc>
      </w:tr>
      <w:tr w:rsidR="003C3D99" w:rsidRPr="009A086B" w14:paraId="0997ADB7" w14:textId="77777777" w:rsidTr="003C3D99">
        <w:trPr>
          <w:trHeight w:val="317"/>
          <w:ins w:id="936" w:author="Geethanjali A" w:date="2021-05-04T22:50:00Z"/>
          <w:trPrChange w:id="937" w:author="Geethanjali A" w:date="2021-05-07T16:56:00Z">
            <w:trPr>
              <w:trHeight w:val="1275"/>
            </w:trPr>
          </w:trPrChange>
        </w:trPr>
        <w:tc>
          <w:tcPr>
            <w:tcW w:w="1595" w:type="dxa"/>
            <w:tcBorders>
              <w:top w:val="single" w:sz="4" w:space="0" w:color="auto"/>
              <w:left w:val="single" w:sz="4" w:space="0" w:color="auto"/>
              <w:bottom w:val="single" w:sz="4" w:space="0" w:color="auto"/>
              <w:right w:val="single" w:sz="4" w:space="0" w:color="auto"/>
            </w:tcBorders>
            <w:vAlign w:val="center"/>
            <w:hideMark/>
            <w:tcPrChange w:id="938" w:author="Geethanjali A" w:date="2021-05-07T16:56:00Z">
              <w:tcPr>
                <w:tcW w:w="1480" w:type="dxa"/>
                <w:tcBorders>
                  <w:top w:val="single" w:sz="4" w:space="0" w:color="auto"/>
                  <w:left w:val="single" w:sz="4" w:space="0" w:color="auto"/>
                  <w:bottom w:val="single" w:sz="4" w:space="0" w:color="auto"/>
                  <w:right w:val="single" w:sz="4" w:space="0" w:color="auto"/>
                </w:tcBorders>
                <w:vAlign w:val="center"/>
                <w:hideMark/>
              </w:tcPr>
            </w:tcPrChange>
          </w:tcPr>
          <w:p w14:paraId="3C575DDC" w14:textId="77777777" w:rsidR="003C3D99" w:rsidRPr="00ED7E66" w:rsidRDefault="003C3D99" w:rsidP="003C3D99">
            <w:pPr>
              <w:spacing w:after="0"/>
              <w:jc w:val="center"/>
              <w:rPr>
                <w:ins w:id="939" w:author="Geethanjali A" w:date="2021-05-04T22:50:00Z"/>
                <w:b/>
                <w:bCs/>
                <w:color w:val="000000"/>
                <w:rPrChange w:id="940" w:author="Pragada Venkata Apparao Santhosh" w:date="2021-05-11T11:24:00Z">
                  <w:rPr>
                    <w:ins w:id="941" w:author="Geethanjali A" w:date="2021-05-04T22:50:00Z"/>
                    <w:rFonts w:ascii="Calibri" w:hAnsi="Calibri" w:cs="Calibri"/>
                    <w:b/>
                    <w:bCs/>
                    <w:color w:val="000000"/>
                    <w:sz w:val="16"/>
                    <w:szCs w:val="16"/>
                  </w:rPr>
                </w:rPrChange>
              </w:rPr>
            </w:pPr>
            <w:ins w:id="942" w:author="Geethanjali A" w:date="2021-05-04T22:50:00Z">
              <w:r w:rsidRPr="00ED7E66">
                <w:rPr>
                  <w:b/>
                  <w:bCs/>
                  <w:color w:val="000000"/>
                  <w:rPrChange w:id="943" w:author="Pragada Venkata Apparao Santhosh" w:date="2021-05-11T11:24:00Z">
                    <w:rPr>
                      <w:rFonts w:ascii="Calibri" w:hAnsi="Calibri" w:cs="Calibri"/>
                      <w:b/>
                      <w:bCs/>
                      <w:color w:val="000000"/>
                      <w:sz w:val="16"/>
                      <w:szCs w:val="16"/>
                    </w:rPr>
                  </w:rPrChange>
                </w:rPr>
                <w:t>L2</w:t>
              </w:r>
            </w:ins>
          </w:p>
        </w:tc>
        <w:tc>
          <w:tcPr>
            <w:tcW w:w="8214" w:type="dxa"/>
            <w:tcBorders>
              <w:top w:val="single" w:sz="4" w:space="0" w:color="auto"/>
              <w:left w:val="single" w:sz="4" w:space="0" w:color="auto"/>
              <w:bottom w:val="single" w:sz="4" w:space="0" w:color="auto"/>
              <w:right w:val="single" w:sz="4" w:space="0" w:color="auto"/>
            </w:tcBorders>
            <w:hideMark/>
            <w:tcPrChange w:id="944" w:author="Geethanjali A" w:date="2021-05-07T16:56:00Z">
              <w:tcPr>
                <w:tcW w:w="7620" w:type="dxa"/>
                <w:tcBorders>
                  <w:top w:val="single" w:sz="4" w:space="0" w:color="auto"/>
                  <w:left w:val="single" w:sz="4" w:space="0" w:color="auto"/>
                  <w:bottom w:val="single" w:sz="4" w:space="0" w:color="auto"/>
                  <w:right w:val="single" w:sz="4" w:space="0" w:color="auto"/>
                </w:tcBorders>
                <w:vAlign w:val="center"/>
                <w:hideMark/>
              </w:tcPr>
            </w:tcPrChange>
          </w:tcPr>
          <w:p w14:paraId="7EB890CB" w14:textId="77777777" w:rsidR="003C3D99" w:rsidRPr="00ED7E66" w:rsidRDefault="003C3D99" w:rsidP="003C3D99">
            <w:pPr>
              <w:spacing w:after="0"/>
              <w:rPr>
                <w:ins w:id="945" w:author="Geethanjali A" w:date="2021-05-04T22:50:00Z"/>
                <w:color w:val="000000"/>
                <w:rPrChange w:id="946" w:author="Pragada Venkata Apparao Santhosh" w:date="2021-05-11T11:24:00Z">
                  <w:rPr>
                    <w:ins w:id="947" w:author="Geethanjali A" w:date="2021-05-04T22:50:00Z"/>
                    <w:rFonts w:ascii="Calibri" w:hAnsi="Calibri" w:cs="Calibri"/>
                    <w:color w:val="000000"/>
                    <w:sz w:val="16"/>
                    <w:szCs w:val="16"/>
                  </w:rPr>
                </w:rPrChange>
              </w:rPr>
            </w:pPr>
            <w:ins w:id="948" w:author="Geethanjali A" w:date="2021-05-07T16:56:00Z">
              <w:r w:rsidRPr="00ED7E66">
                <w:t>Module having passive components with no control function; such as inductor, capacitor, filter and LED's</w:t>
              </w:r>
            </w:ins>
          </w:p>
        </w:tc>
      </w:tr>
      <w:tr w:rsidR="003C3D99" w:rsidRPr="009A086B" w14:paraId="59E5A2B6" w14:textId="77777777" w:rsidTr="003C3D99">
        <w:trPr>
          <w:trHeight w:val="497"/>
          <w:ins w:id="949" w:author="Geethanjali A" w:date="2021-05-04T22:50:00Z"/>
          <w:trPrChange w:id="950" w:author="Geethanjali A" w:date="2021-05-07T16:56:00Z">
            <w:trPr>
              <w:trHeight w:val="1545"/>
            </w:trPr>
          </w:trPrChange>
        </w:trPr>
        <w:tc>
          <w:tcPr>
            <w:tcW w:w="1595" w:type="dxa"/>
            <w:tcBorders>
              <w:top w:val="single" w:sz="4" w:space="0" w:color="auto"/>
              <w:left w:val="single" w:sz="4" w:space="0" w:color="auto"/>
              <w:bottom w:val="single" w:sz="4" w:space="0" w:color="auto"/>
              <w:right w:val="single" w:sz="4" w:space="0" w:color="auto"/>
            </w:tcBorders>
            <w:vAlign w:val="center"/>
            <w:hideMark/>
            <w:tcPrChange w:id="951" w:author="Geethanjali A" w:date="2021-05-07T16:56:00Z">
              <w:tcPr>
                <w:tcW w:w="1480" w:type="dxa"/>
                <w:tcBorders>
                  <w:top w:val="single" w:sz="4" w:space="0" w:color="auto"/>
                  <w:left w:val="single" w:sz="4" w:space="0" w:color="auto"/>
                  <w:bottom w:val="single" w:sz="4" w:space="0" w:color="auto"/>
                  <w:right w:val="single" w:sz="4" w:space="0" w:color="auto"/>
                </w:tcBorders>
                <w:vAlign w:val="center"/>
                <w:hideMark/>
              </w:tcPr>
            </w:tcPrChange>
          </w:tcPr>
          <w:p w14:paraId="1AF00399" w14:textId="77777777" w:rsidR="003C3D99" w:rsidRPr="00ED7E66" w:rsidRDefault="003C3D99" w:rsidP="003C3D99">
            <w:pPr>
              <w:spacing w:after="0"/>
              <w:jc w:val="center"/>
              <w:rPr>
                <w:ins w:id="952" w:author="Geethanjali A" w:date="2021-05-04T22:50:00Z"/>
                <w:b/>
                <w:bCs/>
                <w:color w:val="000000"/>
                <w:rPrChange w:id="953" w:author="Pragada Venkata Apparao Santhosh" w:date="2021-05-11T11:24:00Z">
                  <w:rPr>
                    <w:ins w:id="954" w:author="Geethanjali A" w:date="2021-05-04T22:50:00Z"/>
                    <w:rFonts w:ascii="Calibri" w:hAnsi="Calibri" w:cs="Calibri"/>
                    <w:b/>
                    <w:bCs/>
                    <w:color w:val="000000"/>
                    <w:sz w:val="16"/>
                    <w:szCs w:val="16"/>
                  </w:rPr>
                </w:rPrChange>
              </w:rPr>
            </w:pPr>
            <w:ins w:id="955" w:author="Geethanjali A" w:date="2021-05-04T22:50:00Z">
              <w:r w:rsidRPr="00ED7E66">
                <w:rPr>
                  <w:b/>
                  <w:bCs/>
                  <w:color w:val="000000"/>
                  <w:rPrChange w:id="956" w:author="Pragada Venkata Apparao Santhosh" w:date="2021-05-11T11:24:00Z">
                    <w:rPr>
                      <w:rFonts w:ascii="Calibri" w:hAnsi="Calibri" w:cs="Calibri"/>
                      <w:b/>
                      <w:bCs/>
                      <w:color w:val="000000"/>
                      <w:sz w:val="16"/>
                      <w:szCs w:val="16"/>
                    </w:rPr>
                  </w:rPrChange>
                </w:rPr>
                <w:t>L3</w:t>
              </w:r>
            </w:ins>
          </w:p>
        </w:tc>
        <w:tc>
          <w:tcPr>
            <w:tcW w:w="8214" w:type="dxa"/>
            <w:tcBorders>
              <w:top w:val="single" w:sz="4" w:space="0" w:color="auto"/>
              <w:left w:val="single" w:sz="4" w:space="0" w:color="auto"/>
              <w:bottom w:val="single" w:sz="4" w:space="0" w:color="auto"/>
              <w:right w:val="single" w:sz="4" w:space="0" w:color="auto"/>
            </w:tcBorders>
            <w:hideMark/>
            <w:tcPrChange w:id="957" w:author="Geethanjali A" w:date="2021-05-07T16:56:00Z">
              <w:tcPr>
                <w:tcW w:w="7620" w:type="dxa"/>
                <w:tcBorders>
                  <w:top w:val="single" w:sz="4" w:space="0" w:color="auto"/>
                  <w:left w:val="single" w:sz="4" w:space="0" w:color="auto"/>
                  <w:bottom w:val="single" w:sz="4" w:space="0" w:color="auto"/>
                  <w:right w:val="single" w:sz="4" w:space="0" w:color="auto"/>
                </w:tcBorders>
                <w:vAlign w:val="center"/>
                <w:hideMark/>
              </w:tcPr>
            </w:tcPrChange>
          </w:tcPr>
          <w:p w14:paraId="04C6CE51" w14:textId="19896F0E" w:rsidR="003C3D99" w:rsidRPr="00ED7E66" w:rsidRDefault="003C3D99" w:rsidP="003C3D99">
            <w:pPr>
              <w:spacing w:after="0"/>
              <w:rPr>
                <w:ins w:id="958" w:author="Geethanjali A" w:date="2021-05-04T22:50:00Z"/>
                <w:color w:val="000000"/>
                <w:rPrChange w:id="959" w:author="Pragada Venkata Apparao Santhosh" w:date="2021-05-11T11:24:00Z">
                  <w:rPr>
                    <w:ins w:id="960" w:author="Geethanjali A" w:date="2021-05-04T22:50:00Z"/>
                    <w:rFonts w:ascii="Calibri" w:hAnsi="Calibri" w:cs="Calibri"/>
                    <w:color w:val="000000"/>
                    <w:sz w:val="16"/>
                    <w:szCs w:val="16"/>
                  </w:rPr>
                </w:rPrChange>
              </w:rPr>
            </w:pPr>
            <w:ins w:id="961" w:author="Geethanjali A" w:date="2021-05-07T16:56:00Z">
              <w:r w:rsidRPr="00ED7E66">
                <w:t xml:space="preserve">Modules </w:t>
              </w:r>
              <w:del w:id="962" w:author="Pragada Venkata Apparao Santhosh" w:date="2021-05-11T11:24:00Z">
                <w:r w:rsidRPr="00ED7E66" w:rsidDel="00ED7E66">
                  <w:delText>having  Control</w:delText>
                </w:r>
              </w:del>
            </w:ins>
            <w:ins w:id="963" w:author="Pragada Venkata Apparao Santhosh" w:date="2021-05-11T11:24:00Z">
              <w:r w:rsidR="00ED7E66" w:rsidRPr="00ED7E66">
                <w:t>having Control</w:t>
              </w:r>
            </w:ins>
            <w:ins w:id="964" w:author="Geethanjali A" w:date="2021-05-07T16:56:00Z">
              <w:r w:rsidRPr="00ED7E66">
                <w:t xml:space="preserve"> and monitoring feature; such as units consisting of active senor, display system, microcontrollers, electronic modules,</w:t>
              </w:r>
            </w:ins>
            <w:ins w:id="965" w:author="Pragada Venkata Apparao Santhosh" w:date="2021-05-11T11:23:00Z">
              <w:r w:rsidR="00ED7E66" w:rsidRPr="00ED7E66">
                <w:t xml:space="preserve"> </w:t>
              </w:r>
            </w:ins>
            <w:ins w:id="966" w:author="Geethanjali A" w:date="2021-05-07T16:56:00Z">
              <w:r w:rsidRPr="00ED7E66">
                <w:t>transistors and integrated circuits</w:t>
              </w:r>
            </w:ins>
          </w:p>
        </w:tc>
      </w:tr>
      <w:tr w:rsidR="009A086B" w:rsidRPr="009A086B" w14:paraId="69C0981D" w14:textId="77777777" w:rsidTr="009A086B">
        <w:trPr>
          <w:trHeight w:val="280"/>
          <w:ins w:id="967" w:author="Geethanjali A" w:date="2021-05-04T22:50:00Z"/>
          <w:trPrChange w:id="968" w:author="Geethanjali A" w:date="2021-05-04T22:51:00Z">
            <w:trPr>
              <w:trHeight w:val="420"/>
            </w:trPr>
          </w:trPrChange>
        </w:trPr>
        <w:tc>
          <w:tcPr>
            <w:tcW w:w="9809" w:type="dxa"/>
            <w:gridSpan w:val="2"/>
            <w:tcBorders>
              <w:top w:val="single" w:sz="4" w:space="0" w:color="auto"/>
              <w:left w:val="single" w:sz="4" w:space="0" w:color="auto"/>
              <w:bottom w:val="single" w:sz="4" w:space="0" w:color="auto"/>
              <w:right w:val="single" w:sz="4" w:space="0" w:color="auto"/>
            </w:tcBorders>
            <w:shd w:val="clear" w:color="000000" w:fill="FFC000"/>
            <w:vAlign w:val="center"/>
            <w:hideMark/>
            <w:tcPrChange w:id="969" w:author="Geethanjali A" w:date="2021-05-04T22:51:00Z">
              <w:tcPr>
                <w:tcW w:w="9100" w:type="dxa"/>
                <w:gridSpan w:val="2"/>
                <w:tcBorders>
                  <w:top w:val="single" w:sz="4" w:space="0" w:color="auto"/>
                  <w:left w:val="single" w:sz="4" w:space="0" w:color="auto"/>
                  <w:bottom w:val="single" w:sz="4" w:space="0" w:color="auto"/>
                  <w:right w:val="single" w:sz="4" w:space="0" w:color="auto"/>
                </w:tcBorders>
                <w:shd w:val="clear" w:color="000000" w:fill="FFC000"/>
                <w:vAlign w:val="center"/>
                <w:hideMark/>
              </w:tcPr>
            </w:tcPrChange>
          </w:tcPr>
          <w:p w14:paraId="599FFD2D" w14:textId="77777777" w:rsidR="009A086B" w:rsidRPr="00ED7E66" w:rsidRDefault="009A086B" w:rsidP="009A086B">
            <w:pPr>
              <w:spacing w:after="0"/>
              <w:jc w:val="center"/>
              <w:rPr>
                <w:ins w:id="970" w:author="Geethanjali A" w:date="2021-05-04T22:50:00Z"/>
                <w:b/>
                <w:bCs/>
                <w:color w:val="000000"/>
                <w:rPrChange w:id="971" w:author="Pragada Venkata Apparao Santhosh" w:date="2021-05-11T11:24:00Z">
                  <w:rPr>
                    <w:ins w:id="972" w:author="Geethanjali A" w:date="2021-05-04T22:50:00Z"/>
                    <w:rFonts w:ascii="Calibri" w:hAnsi="Calibri" w:cs="Calibri"/>
                    <w:b/>
                    <w:bCs/>
                    <w:color w:val="000000"/>
                    <w:sz w:val="16"/>
                    <w:szCs w:val="16"/>
                  </w:rPr>
                </w:rPrChange>
              </w:rPr>
            </w:pPr>
            <w:ins w:id="973" w:author="Geethanjali A" w:date="2021-05-04T22:50:00Z">
              <w:r w:rsidRPr="00ED7E66">
                <w:rPr>
                  <w:b/>
                  <w:bCs/>
                  <w:color w:val="000000"/>
                  <w:rPrChange w:id="974" w:author="Pragada Venkata Apparao Santhosh" w:date="2021-05-11T11:24:00Z">
                    <w:rPr>
                      <w:rFonts w:ascii="Calibri" w:hAnsi="Calibri" w:cs="Calibri"/>
                      <w:b/>
                      <w:bCs/>
                      <w:color w:val="000000"/>
                      <w:sz w:val="16"/>
                      <w:szCs w:val="16"/>
                    </w:rPr>
                  </w:rPrChange>
                </w:rPr>
                <w:t>SUB Category for additional tests</w:t>
              </w:r>
            </w:ins>
          </w:p>
        </w:tc>
      </w:tr>
      <w:tr w:rsidR="009A086B" w:rsidRPr="009A086B" w14:paraId="77A51F95" w14:textId="77777777" w:rsidTr="003C3D99">
        <w:trPr>
          <w:trHeight w:val="281"/>
          <w:ins w:id="975" w:author="Geethanjali A" w:date="2021-05-04T22:50:00Z"/>
          <w:trPrChange w:id="976" w:author="Geethanjali A" w:date="2021-05-07T16:56:00Z">
            <w:trPr>
              <w:trHeight w:val="1275"/>
            </w:trPr>
          </w:trPrChange>
        </w:trPr>
        <w:tc>
          <w:tcPr>
            <w:tcW w:w="1595" w:type="dxa"/>
            <w:tcBorders>
              <w:top w:val="single" w:sz="4" w:space="0" w:color="auto"/>
              <w:left w:val="single" w:sz="4" w:space="0" w:color="auto"/>
              <w:bottom w:val="single" w:sz="4" w:space="0" w:color="auto"/>
              <w:right w:val="single" w:sz="4" w:space="0" w:color="auto"/>
            </w:tcBorders>
            <w:vAlign w:val="center"/>
            <w:hideMark/>
            <w:tcPrChange w:id="977" w:author="Geethanjali A" w:date="2021-05-07T16:56:00Z">
              <w:tcPr>
                <w:tcW w:w="1480" w:type="dxa"/>
                <w:tcBorders>
                  <w:top w:val="single" w:sz="4" w:space="0" w:color="auto"/>
                  <w:left w:val="single" w:sz="4" w:space="0" w:color="auto"/>
                  <w:bottom w:val="single" w:sz="4" w:space="0" w:color="auto"/>
                  <w:right w:val="single" w:sz="4" w:space="0" w:color="auto"/>
                </w:tcBorders>
                <w:vAlign w:val="center"/>
                <w:hideMark/>
              </w:tcPr>
            </w:tcPrChange>
          </w:tcPr>
          <w:p w14:paraId="1C98788A" w14:textId="77777777" w:rsidR="009A086B" w:rsidRPr="00ED7E66" w:rsidRDefault="009A086B" w:rsidP="009A086B">
            <w:pPr>
              <w:spacing w:after="0"/>
              <w:jc w:val="center"/>
              <w:rPr>
                <w:ins w:id="978" w:author="Geethanjali A" w:date="2021-05-04T22:50:00Z"/>
                <w:b/>
                <w:bCs/>
                <w:color w:val="000000"/>
                <w:rPrChange w:id="979" w:author="Pragada Venkata Apparao Santhosh" w:date="2021-05-11T11:24:00Z">
                  <w:rPr>
                    <w:ins w:id="980" w:author="Geethanjali A" w:date="2021-05-04T22:50:00Z"/>
                    <w:rFonts w:ascii="Calibri" w:hAnsi="Calibri" w:cs="Calibri"/>
                    <w:b/>
                    <w:bCs/>
                    <w:color w:val="000000"/>
                    <w:sz w:val="16"/>
                    <w:szCs w:val="16"/>
                  </w:rPr>
                </w:rPrChange>
              </w:rPr>
            </w:pPr>
            <w:ins w:id="981" w:author="Geethanjali A" w:date="2021-05-04T22:50:00Z">
              <w:r w:rsidRPr="00ED7E66">
                <w:rPr>
                  <w:b/>
                  <w:bCs/>
                  <w:color w:val="000000"/>
                  <w:rPrChange w:id="982" w:author="Pragada Venkata Apparao Santhosh" w:date="2021-05-11T11:24:00Z">
                    <w:rPr>
                      <w:rFonts w:ascii="Calibri" w:hAnsi="Calibri" w:cs="Calibri"/>
                      <w:b/>
                      <w:bCs/>
                      <w:color w:val="000000"/>
                      <w:sz w:val="16"/>
                      <w:szCs w:val="16"/>
                    </w:rPr>
                  </w:rPrChange>
                </w:rPr>
                <w:t>SC1</w:t>
              </w:r>
            </w:ins>
          </w:p>
        </w:tc>
        <w:tc>
          <w:tcPr>
            <w:tcW w:w="8214" w:type="dxa"/>
            <w:tcBorders>
              <w:top w:val="single" w:sz="4" w:space="0" w:color="auto"/>
              <w:left w:val="single" w:sz="4" w:space="0" w:color="auto"/>
              <w:bottom w:val="single" w:sz="4" w:space="0" w:color="auto"/>
              <w:right w:val="single" w:sz="4" w:space="0" w:color="auto"/>
            </w:tcBorders>
            <w:vAlign w:val="center"/>
            <w:tcPrChange w:id="983" w:author="Geethanjali A" w:date="2021-05-07T16:56:00Z">
              <w:tcPr>
                <w:tcW w:w="7620" w:type="dxa"/>
                <w:tcBorders>
                  <w:top w:val="single" w:sz="4" w:space="0" w:color="auto"/>
                  <w:left w:val="single" w:sz="4" w:space="0" w:color="auto"/>
                  <w:bottom w:val="single" w:sz="4" w:space="0" w:color="auto"/>
                  <w:right w:val="single" w:sz="4" w:space="0" w:color="auto"/>
                </w:tcBorders>
                <w:vAlign w:val="center"/>
              </w:tcPr>
            </w:tcPrChange>
          </w:tcPr>
          <w:p w14:paraId="2054FE1B" w14:textId="77777777" w:rsidR="009A086B" w:rsidRPr="00ED7E66" w:rsidRDefault="003C3D99" w:rsidP="009A086B">
            <w:pPr>
              <w:spacing w:after="0"/>
              <w:rPr>
                <w:ins w:id="984" w:author="Geethanjali A" w:date="2021-05-04T22:50:00Z"/>
                <w:color w:val="000000"/>
                <w:rPrChange w:id="985" w:author="Pragada Venkata Apparao Santhosh" w:date="2021-05-11T11:24:00Z">
                  <w:rPr>
                    <w:ins w:id="986" w:author="Geethanjali A" w:date="2021-05-04T22:50:00Z"/>
                    <w:rFonts w:ascii="Calibri" w:hAnsi="Calibri" w:cs="Calibri"/>
                    <w:color w:val="000000"/>
                    <w:sz w:val="16"/>
                    <w:szCs w:val="16"/>
                  </w:rPr>
                </w:rPrChange>
              </w:rPr>
            </w:pPr>
            <w:ins w:id="987" w:author="Geethanjali A" w:date="2021-05-07T16:58:00Z">
              <w:r w:rsidRPr="00ED7E66">
                <w:rPr>
                  <w:color w:val="000000"/>
                  <w:rPrChange w:id="988" w:author="Pragada Venkata Apparao Santhosh" w:date="2021-05-11T11:24:00Z">
                    <w:rPr>
                      <w:rFonts w:ascii="Calibri" w:hAnsi="Calibri" w:cs="Calibri"/>
                      <w:color w:val="000000"/>
                      <w:sz w:val="16"/>
                      <w:szCs w:val="16"/>
                    </w:rPr>
                  </w:rPrChange>
                </w:rPr>
                <w:t>Motors and electronically controlled motors are examples of electronic components that include an electronically controlled motor or a magnetically driven component within their package or drive an external inductive system.</w:t>
              </w:r>
              <w:r w:rsidRPr="00ED7E66">
                <w:rPr>
                  <w:color w:val="000000"/>
                  <w:rPrChange w:id="989" w:author="Pragada Venkata Apparao Santhosh" w:date="2021-05-11T11:24:00Z">
                    <w:rPr>
                      <w:rFonts w:ascii="Calibri" w:hAnsi="Calibri" w:cs="Calibri"/>
                      <w:color w:val="000000"/>
                      <w:sz w:val="16"/>
                      <w:szCs w:val="16"/>
                    </w:rPr>
                  </w:rPrChange>
                </w:rPr>
                <w:tab/>
              </w:r>
              <w:r w:rsidRPr="00ED7E66">
                <w:rPr>
                  <w:color w:val="000000"/>
                  <w:rPrChange w:id="990" w:author="Pragada Venkata Apparao Santhosh" w:date="2021-05-11T11:24:00Z">
                    <w:rPr>
                      <w:rFonts w:ascii="Calibri" w:hAnsi="Calibri" w:cs="Calibri"/>
                      <w:color w:val="000000"/>
                      <w:sz w:val="16"/>
                      <w:szCs w:val="16"/>
                    </w:rPr>
                  </w:rPrChange>
                </w:rPr>
                <w:tab/>
              </w:r>
              <w:r w:rsidRPr="00ED7E66">
                <w:rPr>
                  <w:color w:val="000000"/>
                  <w:rPrChange w:id="991" w:author="Pragada Venkata Apparao Santhosh" w:date="2021-05-11T11:24:00Z">
                    <w:rPr>
                      <w:rFonts w:ascii="Calibri" w:hAnsi="Calibri" w:cs="Calibri"/>
                      <w:color w:val="000000"/>
                      <w:sz w:val="16"/>
                      <w:szCs w:val="16"/>
                    </w:rPr>
                  </w:rPrChange>
                </w:rPr>
                <w:tab/>
              </w:r>
              <w:r w:rsidRPr="00ED7E66">
                <w:rPr>
                  <w:color w:val="000000"/>
                  <w:rPrChange w:id="992" w:author="Pragada Venkata Apparao Santhosh" w:date="2021-05-11T11:24:00Z">
                    <w:rPr>
                      <w:rFonts w:ascii="Calibri" w:hAnsi="Calibri" w:cs="Calibri"/>
                      <w:color w:val="000000"/>
                      <w:sz w:val="16"/>
                      <w:szCs w:val="16"/>
                    </w:rPr>
                  </w:rPrChange>
                </w:rPr>
                <w:tab/>
              </w:r>
              <w:r w:rsidRPr="00ED7E66">
                <w:rPr>
                  <w:color w:val="000000"/>
                  <w:rPrChange w:id="993" w:author="Pragada Venkata Apparao Santhosh" w:date="2021-05-11T11:24:00Z">
                    <w:rPr>
                      <w:rFonts w:ascii="Calibri" w:hAnsi="Calibri" w:cs="Calibri"/>
                      <w:color w:val="000000"/>
                      <w:sz w:val="16"/>
                      <w:szCs w:val="16"/>
                    </w:rPr>
                  </w:rPrChange>
                </w:rPr>
                <w:tab/>
              </w:r>
              <w:r w:rsidRPr="00ED7E66">
                <w:rPr>
                  <w:color w:val="000000"/>
                  <w:rPrChange w:id="994" w:author="Pragada Venkata Apparao Santhosh" w:date="2021-05-11T11:24:00Z">
                    <w:rPr>
                      <w:rFonts w:ascii="Calibri" w:hAnsi="Calibri" w:cs="Calibri"/>
                      <w:color w:val="000000"/>
                      <w:sz w:val="16"/>
                      <w:szCs w:val="16"/>
                    </w:rPr>
                  </w:rPrChange>
                </w:rPr>
                <w:tab/>
              </w:r>
              <w:r w:rsidRPr="00ED7E66">
                <w:rPr>
                  <w:color w:val="000000"/>
                  <w:rPrChange w:id="995" w:author="Pragada Venkata Apparao Santhosh" w:date="2021-05-11T11:24:00Z">
                    <w:rPr>
                      <w:rFonts w:ascii="Calibri" w:hAnsi="Calibri" w:cs="Calibri"/>
                      <w:color w:val="000000"/>
                      <w:sz w:val="16"/>
                      <w:szCs w:val="16"/>
                    </w:rPr>
                  </w:rPrChange>
                </w:rPr>
                <w:tab/>
              </w:r>
              <w:r w:rsidRPr="00ED7E66">
                <w:rPr>
                  <w:color w:val="000000"/>
                  <w:rPrChange w:id="996" w:author="Pragada Venkata Apparao Santhosh" w:date="2021-05-11T11:24:00Z">
                    <w:rPr>
                      <w:rFonts w:ascii="Calibri" w:hAnsi="Calibri" w:cs="Calibri"/>
                      <w:color w:val="000000"/>
                      <w:sz w:val="16"/>
                      <w:szCs w:val="16"/>
                    </w:rPr>
                  </w:rPrChange>
                </w:rPr>
                <w:tab/>
              </w:r>
              <w:r w:rsidRPr="00ED7E66">
                <w:rPr>
                  <w:color w:val="000000"/>
                  <w:rPrChange w:id="997" w:author="Pragada Venkata Apparao Santhosh" w:date="2021-05-11T11:24:00Z">
                    <w:rPr>
                      <w:rFonts w:ascii="Calibri" w:hAnsi="Calibri" w:cs="Calibri"/>
                      <w:color w:val="000000"/>
                      <w:sz w:val="16"/>
                      <w:szCs w:val="16"/>
                    </w:rPr>
                  </w:rPrChange>
                </w:rPr>
                <w:tab/>
              </w:r>
              <w:r w:rsidRPr="00ED7E66">
                <w:rPr>
                  <w:color w:val="000000"/>
                  <w:rPrChange w:id="998" w:author="Pragada Venkata Apparao Santhosh" w:date="2021-05-11T11:24:00Z">
                    <w:rPr>
                      <w:rFonts w:ascii="Calibri" w:hAnsi="Calibri" w:cs="Calibri"/>
                      <w:color w:val="000000"/>
                      <w:sz w:val="16"/>
                      <w:szCs w:val="16"/>
                    </w:rPr>
                  </w:rPrChange>
                </w:rPr>
                <w:tab/>
              </w:r>
              <w:r w:rsidRPr="00ED7E66">
                <w:rPr>
                  <w:color w:val="000000"/>
                  <w:rPrChange w:id="999" w:author="Pragada Venkata Apparao Santhosh" w:date="2021-05-11T11:24:00Z">
                    <w:rPr>
                      <w:rFonts w:ascii="Calibri" w:hAnsi="Calibri" w:cs="Calibri"/>
                      <w:color w:val="000000"/>
                      <w:sz w:val="16"/>
                      <w:szCs w:val="16"/>
                    </w:rPr>
                  </w:rPrChange>
                </w:rPr>
                <w:tab/>
              </w:r>
            </w:ins>
          </w:p>
        </w:tc>
      </w:tr>
      <w:tr w:rsidR="009A086B" w:rsidRPr="009A086B" w14:paraId="65573511" w14:textId="77777777" w:rsidTr="003C3D99">
        <w:trPr>
          <w:trHeight w:val="317"/>
          <w:ins w:id="1000" w:author="Geethanjali A" w:date="2021-05-04T22:50:00Z"/>
          <w:trPrChange w:id="1001" w:author="Geethanjali A" w:date="2021-05-07T16:56:00Z">
            <w:trPr>
              <w:trHeight w:val="1080"/>
            </w:trPr>
          </w:trPrChange>
        </w:trPr>
        <w:tc>
          <w:tcPr>
            <w:tcW w:w="1595" w:type="dxa"/>
            <w:tcBorders>
              <w:top w:val="single" w:sz="4" w:space="0" w:color="auto"/>
              <w:left w:val="single" w:sz="4" w:space="0" w:color="auto"/>
              <w:bottom w:val="single" w:sz="4" w:space="0" w:color="auto"/>
              <w:right w:val="single" w:sz="4" w:space="0" w:color="auto"/>
            </w:tcBorders>
            <w:vAlign w:val="center"/>
            <w:hideMark/>
            <w:tcPrChange w:id="1002" w:author="Geethanjali A" w:date="2021-05-07T16:56:00Z">
              <w:tcPr>
                <w:tcW w:w="1480" w:type="dxa"/>
                <w:tcBorders>
                  <w:top w:val="single" w:sz="4" w:space="0" w:color="auto"/>
                  <w:left w:val="single" w:sz="4" w:space="0" w:color="auto"/>
                  <w:bottom w:val="single" w:sz="4" w:space="0" w:color="auto"/>
                  <w:right w:val="single" w:sz="4" w:space="0" w:color="auto"/>
                </w:tcBorders>
                <w:vAlign w:val="center"/>
                <w:hideMark/>
              </w:tcPr>
            </w:tcPrChange>
          </w:tcPr>
          <w:p w14:paraId="14B985CD" w14:textId="77777777" w:rsidR="009A086B" w:rsidRPr="00ED7E66" w:rsidRDefault="009A086B" w:rsidP="009A086B">
            <w:pPr>
              <w:spacing w:after="0"/>
              <w:jc w:val="center"/>
              <w:rPr>
                <w:ins w:id="1003" w:author="Geethanjali A" w:date="2021-05-04T22:50:00Z"/>
                <w:b/>
                <w:bCs/>
                <w:color w:val="000000"/>
                <w:rPrChange w:id="1004" w:author="Pragada Venkata Apparao Santhosh" w:date="2021-05-11T11:24:00Z">
                  <w:rPr>
                    <w:ins w:id="1005" w:author="Geethanjali A" w:date="2021-05-04T22:50:00Z"/>
                    <w:rFonts w:ascii="Calibri" w:hAnsi="Calibri" w:cs="Calibri"/>
                    <w:b/>
                    <w:bCs/>
                    <w:color w:val="000000"/>
                    <w:sz w:val="16"/>
                    <w:szCs w:val="16"/>
                  </w:rPr>
                </w:rPrChange>
              </w:rPr>
            </w:pPr>
            <w:ins w:id="1006" w:author="Geethanjali A" w:date="2021-05-04T22:50:00Z">
              <w:r w:rsidRPr="00ED7E66">
                <w:rPr>
                  <w:b/>
                  <w:bCs/>
                  <w:color w:val="000000"/>
                  <w:rPrChange w:id="1007" w:author="Pragada Venkata Apparao Santhosh" w:date="2021-05-11T11:24:00Z">
                    <w:rPr>
                      <w:rFonts w:ascii="Calibri" w:hAnsi="Calibri" w:cs="Calibri"/>
                      <w:b/>
                      <w:bCs/>
                      <w:color w:val="000000"/>
                      <w:sz w:val="16"/>
                      <w:szCs w:val="16"/>
                    </w:rPr>
                  </w:rPrChange>
                </w:rPr>
                <w:t>SC2</w:t>
              </w:r>
            </w:ins>
          </w:p>
        </w:tc>
        <w:tc>
          <w:tcPr>
            <w:tcW w:w="8214" w:type="dxa"/>
            <w:tcBorders>
              <w:top w:val="single" w:sz="4" w:space="0" w:color="auto"/>
              <w:left w:val="single" w:sz="4" w:space="0" w:color="auto"/>
              <w:bottom w:val="single" w:sz="4" w:space="0" w:color="auto"/>
              <w:right w:val="single" w:sz="4" w:space="0" w:color="auto"/>
            </w:tcBorders>
            <w:vAlign w:val="center"/>
            <w:tcPrChange w:id="1008" w:author="Geethanjali A" w:date="2021-05-07T16:56:00Z">
              <w:tcPr>
                <w:tcW w:w="7620" w:type="dxa"/>
                <w:tcBorders>
                  <w:top w:val="single" w:sz="4" w:space="0" w:color="auto"/>
                  <w:left w:val="single" w:sz="4" w:space="0" w:color="auto"/>
                  <w:bottom w:val="single" w:sz="4" w:space="0" w:color="auto"/>
                  <w:right w:val="single" w:sz="4" w:space="0" w:color="auto"/>
                </w:tcBorders>
                <w:vAlign w:val="center"/>
              </w:tcPr>
            </w:tcPrChange>
          </w:tcPr>
          <w:p w14:paraId="2C4EC7E4" w14:textId="2FBA2FA1" w:rsidR="009A086B" w:rsidRPr="00ED7E66" w:rsidRDefault="003C3D99" w:rsidP="009A086B">
            <w:pPr>
              <w:spacing w:after="0"/>
              <w:rPr>
                <w:ins w:id="1009" w:author="Geethanjali A" w:date="2021-05-04T22:50:00Z"/>
                <w:color w:val="000000"/>
                <w:rPrChange w:id="1010" w:author="Pragada Venkata Apparao Santhosh" w:date="2021-05-11T11:24:00Z">
                  <w:rPr>
                    <w:ins w:id="1011" w:author="Geethanjali A" w:date="2021-05-04T22:50:00Z"/>
                    <w:rFonts w:ascii="Calibri" w:hAnsi="Calibri" w:cs="Calibri"/>
                    <w:color w:val="000000"/>
                    <w:sz w:val="16"/>
                    <w:szCs w:val="16"/>
                  </w:rPr>
                </w:rPrChange>
              </w:rPr>
            </w:pPr>
            <w:ins w:id="1012" w:author="Geethanjali A" w:date="2021-05-07T17:03:00Z">
              <w:r w:rsidRPr="00ED7E66">
                <w:rPr>
                  <w:color w:val="000000"/>
                  <w:rPrChange w:id="1013" w:author="Pragada Venkata Apparao Santhosh" w:date="2021-05-11T11:24:00Z">
                    <w:rPr>
                      <w:rFonts w:ascii="Calibri" w:hAnsi="Calibri" w:cs="Calibri"/>
                      <w:color w:val="000000"/>
                      <w:sz w:val="16"/>
                      <w:szCs w:val="16"/>
                    </w:rPr>
                  </w:rPrChange>
                </w:rPr>
                <w:t xml:space="preserve">Electronic parts like </w:t>
              </w:r>
              <w:del w:id="1014" w:author="Pragada Venkata Apparao Santhosh" w:date="2021-05-11T11:24:00Z">
                <w:r w:rsidRPr="00ED7E66" w:rsidDel="00ED7E66">
                  <w:rPr>
                    <w:color w:val="000000"/>
                    <w:rPrChange w:id="1015" w:author="Pragada Venkata Apparao Santhosh" w:date="2021-05-11T11:24:00Z">
                      <w:rPr>
                        <w:rFonts w:ascii="Calibri" w:hAnsi="Calibri" w:cs="Calibri"/>
                        <w:color w:val="000000"/>
                        <w:sz w:val="16"/>
                        <w:szCs w:val="16"/>
                      </w:rPr>
                    </w:rPrChange>
                  </w:rPr>
                  <w:delText>keyfob</w:delText>
                </w:r>
              </w:del>
            </w:ins>
            <w:ins w:id="1016" w:author="Pragada Venkata Apparao Santhosh" w:date="2021-05-11T11:24:00Z">
              <w:r w:rsidR="00ED7E66" w:rsidRPr="00ED7E66">
                <w:rPr>
                  <w:color w:val="000000"/>
                </w:rPr>
                <w:t>key fob</w:t>
              </w:r>
            </w:ins>
            <w:ins w:id="1017" w:author="Geethanjali A" w:date="2021-05-07T17:03:00Z">
              <w:r w:rsidRPr="00ED7E66">
                <w:rPr>
                  <w:color w:val="000000"/>
                  <w:rPrChange w:id="1018" w:author="Pragada Venkata Apparao Santhosh" w:date="2021-05-11T11:24:00Z">
                    <w:rPr>
                      <w:rFonts w:ascii="Calibri" w:hAnsi="Calibri" w:cs="Calibri"/>
                      <w:color w:val="000000"/>
                      <w:sz w:val="16"/>
                      <w:szCs w:val="16"/>
                    </w:rPr>
                  </w:rPrChange>
                </w:rPr>
                <w:t xml:space="preserve"> and </w:t>
              </w:r>
              <w:del w:id="1019" w:author="Pragada Venkata Apparao Santhosh" w:date="2021-05-11T11:24:00Z">
                <w:r w:rsidRPr="00ED7E66" w:rsidDel="00ED7E66">
                  <w:rPr>
                    <w:color w:val="000000"/>
                    <w:rPrChange w:id="1020" w:author="Pragada Venkata Apparao Santhosh" w:date="2021-05-11T11:24:00Z">
                      <w:rPr>
                        <w:rFonts w:ascii="Calibri" w:hAnsi="Calibri" w:cs="Calibri"/>
                        <w:color w:val="000000"/>
                        <w:sz w:val="16"/>
                        <w:szCs w:val="16"/>
                      </w:rPr>
                    </w:rPrChange>
                  </w:rPr>
                  <w:delText>tyre</w:delText>
                </w:r>
              </w:del>
            </w:ins>
            <w:ins w:id="1021" w:author="Pragada Venkata Apparao Santhosh" w:date="2021-05-11T11:24:00Z">
              <w:r w:rsidR="00ED7E66" w:rsidRPr="00ED7E66">
                <w:rPr>
                  <w:color w:val="000000"/>
                </w:rPr>
                <w:t>tire</w:t>
              </w:r>
            </w:ins>
            <w:ins w:id="1022" w:author="Geethanjali A" w:date="2021-05-07T17:03:00Z">
              <w:r w:rsidRPr="00ED7E66">
                <w:rPr>
                  <w:color w:val="000000"/>
                  <w:rPrChange w:id="1023" w:author="Pragada Venkata Apparao Santhosh" w:date="2021-05-11T11:24:00Z">
                    <w:rPr>
                      <w:rFonts w:ascii="Calibri" w:hAnsi="Calibri" w:cs="Calibri"/>
                      <w:color w:val="000000"/>
                      <w:sz w:val="16"/>
                      <w:szCs w:val="16"/>
                    </w:rPr>
                  </w:rPrChange>
                </w:rPr>
                <w:t xml:space="preserve"> pressure monitor, which does not have a wired connection to vehicle</w:t>
              </w:r>
              <w:r w:rsidRPr="00ED7E66">
                <w:rPr>
                  <w:color w:val="000000"/>
                  <w:rPrChange w:id="1024" w:author="Pragada Venkata Apparao Santhosh" w:date="2021-05-11T11:24:00Z">
                    <w:rPr>
                      <w:rFonts w:ascii="Calibri" w:hAnsi="Calibri" w:cs="Calibri"/>
                      <w:color w:val="000000"/>
                      <w:sz w:val="16"/>
                      <w:szCs w:val="16"/>
                    </w:rPr>
                  </w:rPrChange>
                </w:rPr>
                <w:tab/>
              </w:r>
              <w:r w:rsidRPr="00ED7E66">
                <w:rPr>
                  <w:color w:val="000000"/>
                  <w:rPrChange w:id="1025" w:author="Pragada Venkata Apparao Santhosh" w:date="2021-05-11T11:24:00Z">
                    <w:rPr>
                      <w:rFonts w:ascii="Calibri" w:hAnsi="Calibri" w:cs="Calibri"/>
                      <w:color w:val="000000"/>
                      <w:sz w:val="16"/>
                      <w:szCs w:val="16"/>
                    </w:rPr>
                  </w:rPrChange>
                </w:rPr>
                <w:tab/>
              </w:r>
              <w:r w:rsidRPr="00ED7E66">
                <w:rPr>
                  <w:color w:val="000000"/>
                  <w:rPrChange w:id="1026" w:author="Pragada Venkata Apparao Santhosh" w:date="2021-05-11T11:24:00Z">
                    <w:rPr>
                      <w:rFonts w:ascii="Calibri" w:hAnsi="Calibri" w:cs="Calibri"/>
                      <w:color w:val="000000"/>
                      <w:sz w:val="16"/>
                      <w:szCs w:val="16"/>
                    </w:rPr>
                  </w:rPrChange>
                </w:rPr>
                <w:tab/>
              </w:r>
              <w:r w:rsidRPr="00ED7E66">
                <w:rPr>
                  <w:color w:val="000000"/>
                  <w:rPrChange w:id="1027" w:author="Pragada Venkata Apparao Santhosh" w:date="2021-05-11T11:24:00Z">
                    <w:rPr>
                      <w:rFonts w:ascii="Calibri" w:hAnsi="Calibri" w:cs="Calibri"/>
                      <w:color w:val="000000"/>
                      <w:sz w:val="16"/>
                      <w:szCs w:val="16"/>
                    </w:rPr>
                  </w:rPrChange>
                </w:rPr>
                <w:tab/>
              </w:r>
              <w:r w:rsidRPr="00ED7E66">
                <w:rPr>
                  <w:color w:val="000000"/>
                  <w:rPrChange w:id="1028" w:author="Pragada Venkata Apparao Santhosh" w:date="2021-05-11T11:24:00Z">
                    <w:rPr>
                      <w:rFonts w:ascii="Calibri" w:hAnsi="Calibri" w:cs="Calibri"/>
                      <w:color w:val="000000"/>
                      <w:sz w:val="16"/>
                      <w:szCs w:val="16"/>
                    </w:rPr>
                  </w:rPrChange>
                </w:rPr>
                <w:tab/>
              </w:r>
              <w:r w:rsidRPr="00ED7E66">
                <w:rPr>
                  <w:color w:val="000000"/>
                  <w:rPrChange w:id="1029" w:author="Pragada Venkata Apparao Santhosh" w:date="2021-05-11T11:24:00Z">
                    <w:rPr>
                      <w:rFonts w:ascii="Calibri" w:hAnsi="Calibri" w:cs="Calibri"/>
                      <w:color w:val="000000"/>
                      <w:sz w:val="16"/>
                      <w:szCs w:val="16"/>
                    </w:rPr>
                  </w:rPrChange>
                </w:rPr>
                <w:tab/>
              </w:r>
              <w:r w:rsidRPr="00ED7E66">
                <w:rPr>
                  <w:color w:val="000000"/>
                  <w:rPrChange w:id="1030" w:author="Pragada Venkata Apparao Santhosh" w:date="2021-05-11T11:24:00Z">
                    <w:rPr>
                      <w:rFonts w:ascii="Calibri" w:hAnsi="Calibri" w:cs="Calibri"/>
                      <w:color w:val="000000"/>
                      <w:sz w:val="16"/>
                      <w:szCs w:val="16"/>
                    </w:rPr>
                  </w:rPrChange>
                </w:rPr>
                <w:tab/>
              </w:r>
              <w:r w:rsidRPr="00ED7E66">
                <w:rPr>
                  <w:color w:val="000000"/>
                  <w:rPrChange w:id="1031" w:author="Pragada Venkata Apparao Santhosh" w:date="2021-05-11T11:24:00Z">
                    <w:rPr>
                      <w:rFonts w:ascii="Calibri" w:hAnsi="Calibri" w:cs="Calibri"/>
                      <w:color w:val="000000"/>
                      <w:sz w:val="16"/>
                      <w:szCs w:val="16"/>
                    </w:rPr>
                  </w:rPrChange>
                </w:rPr>
                <w:tab/>
              </w:r>
              <w:r w:rsidRPr="00ED7E66">
                <w:rPr>
                  <w:color w:val="000000"/>
                  <w:rPrChange w:id="1032" w:author="Pragada Venkata Apparao Santhosh" w:date="2021-05-11T11:24:00Z">
                    <w:rPr>
                      <w:rFonts w:ascii="Calibri" w:hAnsi="Calibri" w:cs="Calibri"/>
                      <w:color w:val="000000"/>
                      <w:sz w:val="16"/>
                      <w:szCs w:val="16"/>
                    </w:rPr>
                  </w:rPrChange>
                </w:rPr>
                <w:tab/>
              </w:r>
              <w:r w:rsidRPr="00ED7E66">
                <w:rPr>
                  <w:color w:val="000000"/>
                  <w:rPrChange w:id="1033" w:author="Pragada Venkata Apparao Santhosh" w:date="2021-05-11T11:24:00Z">
                    <w:rPr>
                      <w:rFonts w:ascii="Calibri" w:hAnsi="Calibri" w:cs="Calibri"/>
                      <w:color w:val="000000"/>
                      <w:sz w:val="16"/>
                      <w:szCs w:val="16"/>
                    </w:rPr>
                  </w:rPrChange>
                </w:rPr>
                <w:tab/>
              </w:r>
              <w:r w:rsidRPr="00ED7E66">
                <w:rPr>
                  <w:color w:val="000000"/>
                  <w:rPrChange w:id="1034" w:author="Pragada Venkata Apparao Santhosh" w:date="2021-05-11T11:24:00Z">
                    <w:rPr>
                      <w:rFonts w:ascii="Calibri" w:hAnsi="Calibri" w:cs="Calibri"/>
                      <w:color w:val="000000"/>
                      <w:sz w:val="16"/>
                      <w:szCs w:val="16"/>
                    </w:rPr>
                  </w:rPrChange>
                </w:rPr>
                <w:tab/>
              </w:r>
            </w:ins>
          </w:p>
        </w:tc>
      </w:tr>
      <w:tr w:rsidR="009A086B" w:rsidRPr="009A086B" w14:paraId="223D29F6" w14:textId="77777777" w:rsidTr="003C3D99">
        <w:trPr>
          <w:trHeight w:val="497"/>
          <w:ins w:id="1035" w:author="Geethanjali A" w:date="2021-05-04T22:50:00Z"/>
          <w:trPrChange w:id="1036" w:author="Geethanjali A" w:date="2021-05-07T16:56:00Z">
            <w:trPr>
              <w:trHeight w:val="1485"/>
            </w:trPr>
          </w:trPrChange>
        </w:trPr>
        <w:tc>
          <w:tcPr>
            <w:tcW w:w="1595" w:type="dxa"/>
            <w:tcBorders>
              <w:top w:val="single" w:sz="4" w:space="0" w:color="auto"/>
              <w:left w:val="single" w:sz="4" w:space="0" w:color="auto"/>
              <w:bottom w:val="single" w:sz="4" w:space="0" w:color="auto"/>
              <w:right w:val="single" w:sz="4" w:space="0" w:color="auto"/>
            </w:tcBorders>
            <w:vAlign w:val="center"/>
            <w:hideMark/>
            <w:tcPrChange w:id="1037" w:author="Geethanjali A" w:date="2021-05-07T16:56:00Z">
              <w:tcPr>
                <w:tcW w:w="1480" w:type="dxa"/>
                <w:tcBorders>
                  <w:top w:val="single" w:sz="4" w:space="0" w:color="auto"/>
                  <w:left w:val="single" w:sz="4" w:space="0" w:color="auto"/>
                  <w:bottom w:val="single" w:sz="4" w:space="0" w:color="auto"/>
                  <w:right w:val="single" w:sz="4" w:space="0" w:color="auto"/>
                </w:tcBorders>
                <w:vAlign w:val="center"/>
                <w:hideMark/>
              </w:tcPr>
            </w:tcPrChange>
          </w:tcPr>
          <w:p w14:paraId="5D9BB2B4" w14:textId="77777777" w:rsidR="009A086B" w:rsidRPr="00ED7E66" w:rsidRDefault="009A086B" w:rsidP="009A086B">
            <w:pPr>
              <w:spacing w:after="0"/>
              <w:jc w:val="center"/>
              <w:rPr>
                <w:ins w:id="1038" w:author="Geethanjali A" w:date="2021-05-04T22:50:00Z"/>
                <w:b/>
                <w:bCs/>
                <w:color w:val="000000"/>
                <w:rPrChange w:id="1039" w:author="Pragada Venkata Apparao Santhosh" w:date="2021-05-11T11:24:00Z">
                  <w:rPr>
                    <w:ins w:id="1040" w:author="Geethanjali A" w:date="2021-05-04T22:50:00Z"/>
                    <w:rFonts w:ascii="Calibri" w:hAnsi="Calibri" w:cs="Calibri"/>
                    <w:b/>
                    <w:bCs/>
                    <w:color w:val="000000"/>
                    <w:sz w:val="16"/>
                    <w:szCs w:val="16"/>
                  </w:rPr>
                </w:rPrChange>
              </w:rPr>
            </w:pPr>
            <w:ins w:id="1041" w:author="Geethanjali A" w:date="2021-05-04T22:50:00Z">
              <w:r w:rsidRPr="00ED7E66">
                <w:rPr>
                  <w:b/>
                  <w:bCs/>
                  <w:color w:val="000000"/>
                  <w:rPrChange w:id="1042" w:author="Pragada Venkata Apparao Santhosh" w:date="2021-05-11T11:24:00Z">
                    <w:rPr>
                      <w:rFonts w:ascii="Calibri" w:hAnsi="Calibri" w:cs="Calibri"/>
                      <w:b/>
                      <w:bCs/>
                      <w:color w:val="000000"/>
                      <w:sz w:val="16"/>
                      <w:szCs w:val="16"/>
                    </w:rPr>
                  </w:rPrChange>
                </w:rPr>
                <w:t>SC3</w:t>
              </w:r>
            </w:ins>
          </w:p>
        </w:tc>
        <w:tc>
          <w:tcPr>
            <w:tcW w:w="8214" w:type="dxa"/>
            <w:tcBorders>
              <w:top w:val="single" w:sz="4" w:space="0" w:color="auto"/>
              <w:left w:val="single" w:sz="4" w:space="0" w:color="auto"/>
              <w:bottom w:val="single" w:sz="4" w:space="0" w:color="auto"/>
              <w:right w:val="single" w:sz="4" w:space="0" w:color="auto"/>
            </w:tcBorders>
            <w:vAlign w:val="center"/>
            <w:tcPrChange w:id="1043" w:author="Geethanjali A" w:date="2021-05-07T16:56:00Z">
              <w:tcPr>
                <w:tcW w:w="7620" w:type="dxa"/>
                <w:tcBorders>
                  <w:top w:val="single" w:sz="4" w:space="0" w:color="auto"/>
                  <w:left w:val="single" w:sz="4" w:space="0" w:color="auto"/>
                  <w:bottom w:val="single" w:sz="4" w:space="0" w:color="auto"/>
                  <w:right w:val="single" w:sz="4" w:space="0" w:color="auto"/>
                </w:tcBorders>
                <w:vAlign w:val="center"/>
              </w:tcPr>
            </w:tcPrChange>
          </w:tcPr>
          <w:p w14:paraId="392381F3" w14:textId="7F7A3BA5" w:rsidR="009A086B" w:rsidRPr="00ED7E66" w:rsidRDefault="003C3D99" w:rsidP="009A086B">
            <w:pPr>
              <w:spacing w:after="0"/>
              <w:rPr>
                <w:ins w:id="1044" w:author="Geethanjali A" w:date="2021-05-04T22:50:00Z"/>
                <w:color w:val="000000"/>
                <w:rPrChange w:id="1045" w:author="Pragada Venkata Apparao Santhosh" w:date="2021-05-11T11:24:00Z">
                  <w:rPr>
                    <w:ins w:id="1046" w:author="Geethanjali A" w:date="2021-05-04T22:50:00Z"/>
                    <w:rFonts w:ascii="Calibri" w:hAnsi="Calibri" w:cs="Calibri"/>
                    <w:color w:val="000000"/>
                    <w:sz w:val="16"/>
                    <w:szCs w:val="16"/>
                  </w:rPr>
                </w:rPrChange>
              </w:rPr>
            </w:pPr>
            <w:ins w:id="1047" w:author="Geethanjali A" w:date="2021-05-07T17:04:00Z">
              <w:r w:rsidRPr="00ED7E66">
                <w:rPr>
                  <w:color w:val="000000"/>
                  <w:rPrChange w:id="1048" w:author="Pragada Venkata Apparao Santhosh" w:date="2021-05-11T11:24:00Z">
                    <w:rPr>
                      <w:rFonts w:ascii="Calibri" w:hAnsi="Calibri" w:cs="Calibri"/>
                      <w:color w:val="000000"/>
                      <w:sz w:val="16"/>
                      <w:szCs w:val="16"/>
                    </w:rPr>
                  </w:rPrChange>
                </w:rPr>
                <w:t xml:space="preserve">Switching components such </w:t>
              </w:r>
              <w:del w:id="1049" w:author="Pragada Venkata Apparao Santhosh" w:date="2021-05-11T11:24:00Z">
                <w:r w:rsidRPr="00ED7E66" w:rsidDel="00ED7E66">
                  <w:rPr>
                    <w:color w:val="000000"/>
                    <w:rPrChange w:id="1050" w:author="Pragada Venkata Apparao Santhosh" w:date="2021-05-11T11:24:00Z">
                      <w:rPr>
                        <w:rFonts w:ascii="Calibri" w:hAnsi="Calibri" w:cs="Calibri"/>
                        <w:color w:val="000000"/>
                        <w:sz w:val="16"/>
                        <w:szCs w:val="16"/>
                      </w:rPr>
                    </w:rPrChange>
                  </w:rPr>
                  <w:delText>as  solenoid</w:delText>
                </w:r>
              </w:del>
            </w:ins>
            <w:ins w:id="1051" w:author="Pragada Venkata Apparao Santhosh" w:date="2021-05-11T11:24:00Z">
              <w:r w:rsidR="00ED7E66" w:rsidRPr="00ED7E66">
                <w:rPr>
                  <w:color w:val="000000"/>
                </w:rPr>
                <w:t>as solenoid</w:t>
              </w:r>
            </w:ins>
            <w:ins w:id="1052" w:author="Geethanjali A" w:date="2021-05-07T17:04:00Z">
              <w:r w:rsidRPr="00ED7E66">
                <w:rPr>
                  <w:color w:val="000000"/>
                  <w:rPrChange w:id="1053" w:author="Pragada Venkata Apparao Santhosh" w:date="2021-05-11T11:24:00Z">
                    <w:rPr>
                      <w:rFonts w:ascii="Calibri" w:hAnsi="Calibri" w:cs="Calibri"/>
                      <w:color w:val="000000"/>
                      <w:sz w:val="16"/>
                      <w:szCs w:val="16"/>
                    </w:rPr>
                  </w:rPrChange>
                </w:rPr>
                <w:t xml:space="preserve"> and relays pulsed at a rate &lt; 100Hz.</w:t>
              </w:r>
              <w:r w:rsidRPr="00ED7E66">
                <w:rPr>
                  <w:color w:val="000000"/>
                  <w:rPrChange w:id="1054" w:author="Pragada Venkata Apparao Santhosh" w:date="2021-05-11T11:24:00Z">
                    <w:rPr>
                      <w:rFonts w:ascii="Calibri" w:hAnsi="Calibri" w:cs="Calibri"/>
                      <w:color w:val="000000"/>
                      <w:sz w:val="16"/>
                      <w:szCs w:val="16"/>
                    </w:rPr>
                  </w:rPrChange>
                </w:rPr>
                <w:tab/>
              </w:r>
              <w:r w:rsidRPr="00ED7E66">
                <w:rPr>
                  <w:color w:val="000000"/>
                  <w:rPrChange w:id="1055" w:author="Pragada Venkata Apparao Santhosh" w:date="2021-05-11T11:24:00Z">
                    <w:rPr>
                      <w:rFonts w:ascii="Calibri" w:hAnsi="Calibri" w:cs="Calibri"/>
                      <w:color w:val="000000"/>
                      <w:sz w:val="16"/>
                      <w:szCs w:val="16"/>
                    </w:rPr>
                  </w:rPrChange>
                </w:rPr>
                <w:tab/>
              </w:r>
              <w:r w:rsidRPr="00ED7E66">
                <w:rPr>
                  <w:color w:val="000000"/>
                  <w:rPrChange w:id="1056" w:author="Pragada Venkata Apparao Santhosh" w:date="2021-05-11T11:24:00Z">
                    <w:rPr>
                      <w:rFonts w:ascii="Calibri" w:hAnsi="Calibri" w:cs="Calibri"/>
                      <w:color w:val="000000"/>
                      <w:sz w:val="16"/>
                      <w:szCs w:val="16"/>
                    </w:rPr>
                  </w:rPrChange>
                </w:rPr>
                <w:tab/>
              </w:r>
              <w:r w:rsidRPr="00ED7E66">
                <w:rPr>
                  <w:color w:val="000000"/>
                  <w:rPrChange w:id="1057" w:author="Pragada Venkata Apparao Santhosh" w:date="2021-05-11T11:24:00Z">
                    <w:rPr>
                      <w:rFonts w:ascii="Calibri" w:hAnsi="Calibri" w:cs="Calibri"/>
                      <w:color w:val="000000"/>
                      <w:sz w:val="16"/>
                      <w:szCs w:val="16"/>
                    </w:rPr>
                  </w:rPrChange>
                </w:rPr>
                <w:tab/>
              </w:r>
              <w:r w:rsidRPr="00ED7E66">
                <w:rPr>
                  <w:color w:val="000000"/>
                  <w:rPrChange w:id="1058" w:author="Pragada Venkata Apparao Santhosh" w:date="2021-05-11T11:24:00Z">
                    <w:rPr>
                      <w:rFonts w:ascii="Calibri" w:hAnsi="Calibri" w:cs="Calibri"/>
                      <w:color w:val="000000"/>
                      <w:sz w:val="16"/>
                      <w:szCs w:val="16"/>
                    </w:rPr>
                  </w:rPrChange>
                </w:rPr>
                <w:tab/>
              </w:r>
              <w:r w:rsidRPr="00ED7E66">
                <w:rPr>
                  <w:color w:val="000000"/>
                  <w:rPrChange w:id="1059" w:author="Pragada Venkata Apparao Santhosh" w:date="2021-05-11T11:24:00Z">
                    <w:rPr>
                      <w:rFonts w:ascii="Calibri" w:hAnsi="Calibri" w:cs="Calibri"/>
                      <w:color w:val="000000"/>
                      <w:sz w:val="16"/>
                      <w:szCs w:val="16"/>
                    </w:rPr>
                  </w:rPrChange>
                </w:rPr>
                <w:tab/>
              </w:r>
              <w:r w:rsidRPr="00ED7E66">
                <w:rPr>
                  <w:color w:val="000000"/>
                  <w:rPrChange w:id="1060" w:author="Pragada Venkata Apparao Santhosh" w:date="2021-05-11T11:24:00Z">
                    <w:rPr>
                      <w:rFonts w:ascii="Calibri" w:hAnsi="Calibri" w:cs="Calibri"/>
                      <w:color w:val="000000"/>
                      <w:sz w:val="16"/>
                      <w:szCs w:val="16"/>
                    </w:rPr>
                  </w:rPrChange>
                </w:rPr>
                <w:tab/>
              </w:r>
              <w:r w:rsidRPr="00ED7E66">
                <w:rPr>
                  <w:color w:val="000000"/>
                  <w:rPrChange w:id="1061" w:author="Pragada Venkata Apparao Santhosh" w:date="2021-05-11T11:24:00Z">
                    <w:rPr>
                      <w:rFonts w:ascii="Calibri" w:hAnsi="Calibri" w:cs="Calibri"/>
                      <w:color w:val="000000"/>
                      <w:sz w:val="16"/>
                      <w:szCs w:val="16"/>
                    </w:rPr>
                  </w:rPrChange>
                </w:rPr>
                <w:tab/>
              </w:r>
              <w:r w:rsidRPr="00ED7E66">
                <w:rPr>
                  <w:color w:val="000000"/>
                  <w:rPrChange w:id="1062" w:author="Pragada Venkata Apparao Santhosh" w:date="2021-05-11T11:24:00Z">
                    <w:rPr>
                      <w:rFonts w:ascii="Calibri" w:hAnsi="Calibri" w:cs="Calibri"/>
                      <w:color w:val="000000"/>
                      <w:sz w:val="16"/>
                      <w:szCs w:val="16"/>
                    </w:rPr>
                  </w:rPrChange>
                </w:rPr>
                <w:tab/>
              </w:r>
              <w:r w:rsidRPr="00ED7E66">
                <w:rPr>
                  <w:color w:val="000000"/>
                  <w:rPrChange w:id="1063" w:author="Pragada Venkata Apparao Santhosh" w:date="2021-05-11T11:24:00Z">
                    <w:rPr>
                      <w:rFonts w:ascii="Calibri" w:hAnsi="Calibri" w:cs="Calibri"/>
                      <w:color w:val="000000"/>
                      <w:sz w:val="16"/>
                      <w:szCs w:val="16"/>
                    </w:rPr>
                  </w:rPrChange>
                </w:rPr>
                <w:tab/>
              </w:r>
              <w:r w:rsidRPr="00ED7E66">
                <w:rPr>
                  <w:color w:val="000000"/>
                  <w:rPrChange w:id="1064" w:author="Pragada Venkata Apparao Santhosh" w:date="2021-05-11T11:24:00Z">
                    <w:rPr>
                      <w:rFonts w:ascii="Calibri" w:hAnsi="Calibri" w:cs="Calibri"/>
                      <w:color w:val="000000"/>
                      <w:sz w:val="16"/>
                      <w:szCs w:val="16"/>
                    </w:rPr>
                  </w:rPrChange>
                </w:rPr>
                <w:tab/>
              </w:r>
            </w:ins>
          </w:p>
        </w:tc>
      </w:tr>
      <w:tr w:rsidR="003C3D99" w:rsidRPr="009A086B" w14:paraId="7C25491C" w14:textId="77777777" w:rsidTr="003C3D99">
        <w:trPr>
          <w:trHeight w:val="497"/>
          <w:ins w:id="1065" w:author="Geethanjali A" w:date="2021-05-04T22:50:00Z"/>
          <w:trPrChange w:id="1066" w:author="Geethanjali A" w:date="2021-05-07T17:04:00Z">
            <w:trPr>
              <w:trHeight w:val="1605"/>
            </w:trPr>
          </w:trPrChange>
        </w:trPr>
        <w:tc>
          <w:tcPr>
            <w:tcW w:w="1595" w:type="dxa"/>
            <w:tcBorders>
              <w:top w:val="single" w:sz="4" w:space="0" w:color="auto"/>
              <w:left w:val="single" w:sz="4" w:space="0" w:color="auto"/>
              <w:bottom w:val="single" w:sz="4" w:space="0" w:color="auto"/>
              <w:right w:val="single" w:sz="4" w:space="0" w:color="auto"/>
            </w:tcBorders>
            <w:vAlign w:val="center"/>
            <w:hideMark/>
            <w:tcPrChange w:id="1067" w:author="Geethanjali A" w:date="2021-05-07T17:04:00Z">
              <w:tcPr>
                <w:tcW w:w="1480" w:type="dxa"/>
                <w:tcBorders>
                  <w:top w:val="single" w:sz="4" w:space="0" w:color="auto"/>
                  <w:left w:val="single" w:sz="4" w:space="0" w:color="auto"/>
                  <w:bottom w:val="single" w:sz="4" w:space="0" w:color="auto"/>
                  <w:right w:val="single" w:sz="4" w:space="0" w:color="auto"/>
                </w:tcBorders>
                <w:vAlign w:val="center"/>
                <w:hideMark/>
              </w:tcPr>
            </w:tcPrChange>
          </w:tcPr>
          <w:p w14:paraId="1F7F7E50" w14:textId="77777777" w:rsidR="003C3D99" w:rsidRPr="00ED7E66" w:rsidRDefault="003C3D99" w:rsidP="003C3D99">
            <w:pPr>
              <w:spacing w:after="0"/>
              <w:jc w:val="center"/>
              <w:rPr>
                <w:ins w:id="1068" w:author="Geethanjali A" w:date="2021-05-04T22:50:00Z"/>
                <w:b/>
                <w:bCs/>
                <w:color w:val="000000"/>
                <w:rPrChange w:id="1069" w:author="Pragada Venkata Apparao Santhosh" w:date="2021-05-11T11:24:00Z">
                  <w:rPr>
                    <w:ins w:id="1070" w:author="Geethanjali A" w:date="2021-05-04T22:50:00Z"/>
                    <w:rFonts w:ascii="Calibri" w:hAnsi="Calibri" w:cs="Calibri"/>
                    <w:b/>
                    <w:bCs/>
                    <w:color w:val="000000"/>
                    <w:sz w:val="16"/>
                    <w:szCs w:val="16"/>
                  </w:rPr>
                </w:rPrChange>
              </w:rPr>
            </w:pPr>
            <w:ins w:id="1071" w:author="Geethanjali A" w:date="2021-05-04T22:50:00Z">
              <w:r w:rsidRPr="00ED7E66">
                <w:rPr>
                  <w:b/>
                  <w:bCs/>
                  <w:color w:val="000000"/>
                  <w:rPrChange w:id="1072" w:author="Pragada Venkata Apparao Santhosh" w:date="2021-05-11T11:24:00Z">
                    <w:rPr>
                      <w:rFonts w:ascii="Calibri" w:hAnsi="Calibri" w:cs="Calibri"/>
                      <w:b/>
                      <w:bCs/>
                      <w:color w:val="000000"/>
                      <w:sz w:val="16"/>
                      <w:szCs w:val="16"/>
                    </w:rPr>
                  </w:rPrChange>
                </w:rPr>
                <w:t>SC4</w:t>
              </w:r>
            </w:ins>
          </w:p>
        </w:tc>
        <w:tc>
          <w:tcPr>
            <w:tcW w:w="8214" w:type="dxa"/>
            <w:tcBorders>
              <w:top w:val="single" w:sz="4" w:space="0" w:color="auto"/>
              <w:left w:val="single" w:sz="4" w:space="0" w:color="auto"/>
              <w:bottom w:val="single" w:sz="4" w:space="0" w:color="auto"/>
              <w:right w:val="single" w:sz="4" w:space="0" w:color="auto"/>
            </w:tcBorders>
            <w:tcPrChange w:id="1073" w:author="Geethanjali A" w:date="2021-05-07T17:04:00Z">
              <w:tcPr>
                <w:tcW w:w="7620" w:type="dxa"/>
                <w:tcBorders>
                  <w:top w:val="single" w:sz="4" w:space="0" w:color="auto"/>
                  <w:left w:val="single" w:sz="4" w:space="0" w:color="auto"/>
                  <w:bottom w:val="single" w:sz="4" w:space="0" w:color="auto"/>
                  <w:right w:val="single" w:sz="4" w:space="0" w:color="auto"/>
                </w:tcBorders>
                <w:vAlign w:val="center"/>
              </w:tcPr>
            </w:tcPrChange>
          </w:tcPr>
          <w:p w14:paraId="791D8286" w14:textId="77777777" w:rsidR="003C3D99" w:rsidRPr="00ED7E66" w:rsidRDefault="003C3D99" w:rsidP="003C3D99">
            <w:pPr>
              <w:spacing w:after="0"/>
              <w:rPr>
                <w:ins w:id="1074" w:author="Geethanjali A" w:date="2021-05-04T22:50:00Z"/>
                <w:color w:val="000000"/>
                <w:rPrChange w:id="1075" w:author="Pragada Venkata Apparao Santhosh" w:date="2021-05-11T11:24:00Z">
                  <w:rPr>
                    <w:ins w:id="1076" w:author="Geethanjali A" w:date="2021-05-04T22:50:00Z"/>
                    <w:rFonts w:ascii="Calibri" w:hAnsi="Calibri" w:cs="Calibri"/>
                    <w:color w:val="000000"/>
                    <w:sz w:val="16"/>
                    <w:szCs w:val="16"/>
                  </w:rPr>
                </w:rPrChange>
              </w:rPr>
            </w:pPr>
            <w:ins w:id="1077" w:author="Geethanjali A" w:date="2021-05-07T17:04:00Z">
              <w:r w:rsidRPr="00ED7E66">
                <w:t>An auto cycle brush commutated DC electric motor with a long operating time, say &gt; 5 seconds</w:t>
              </w:r>
            </w:ins>
          </w:p>
        </w:tc>
      </w:tr>
      <w:tr w:rsidR="003C3D99" w:rsidRPr="009A086B" w14:paraId="6369EA0D" w14:textId="77777777" w:rsidTr="003C3D99">
        <w:trPr>
          <w:trHeight w:val="317"/>
          <w:ins w:id="1078" w:author="Geethanjali A" w:date="2021-05-04T22:50:00Z"/>
          <w:trPrChange w:id="1079" w:author="Geethanjali A" w:date="2021-05-07T17:04:00Z">
            <w:trPr>
              <w:trHeight w:val="765"/>
            </w:trPr>
          </w:trPrChange>
        </w:trPr>
        <w:tc>
          <w:tcPr>
            <w:tcW w:w="1595" w:type="dxa"/>
            <w:tcBorders>
              <w:top w:val="single" w:sz="4" w:space="0" w:color="auto"/>
              <w:left w:val="single" w:sz="4" w:space="0" w:color="auto"/>
              <w:bottom w:val="single" w:sz="4" w:space="0" w:color="auto"/>
              <w:right w:val="single" w:sz="4" w:space="0" w:color="auto"/>
            </w:tcBorders>
            <w:vAlign w:val="center"/>
            <w:hideMark/>
            <w:tcPrChange w:id="1080" w:author="Geethanjali A" w:date="2021-05-07T17:04:00Z">
              <w:tcPr>
                <w:tcW w:w="1480" w:type="dxa"/>
                <w:tcBorders>
                  <w:top w:val="single" w:sz="4" w:space="0" w:color="auto"/>
                  <w:left w:val="single" w:sz="4" w:space="0" w:color="auto"/>
                  <w:bottom w:val="single" w:sz="4" w:space="0" w:color="auto"/>
                  <w:right w:val="single" w:sz="4" w:space="0" w:color="auto"/>
                </w:tcBorders>
                <w:vAlign w:val="center"/>
                <w:hideMark/>
              </w:tcPr>
            </w:tcPrChange>
          </w:tcPr>
          <w:p w14:paraId="3D72AFE2" w14:textId="77777777" w:rsidR="003C3D99" w:rsidRPr="00ED7E66" w:rsidRDefault="003C3D99" w:rsidP="003C3D99">
            <w:pPr>
              <w:spacing w:after="0"/>
              <w:jc w:val="center"/>
              <w:rPr>
                <w:ins w:id="1081" w:author="Geethanjali A" w:date="2021-05-04T22:50:00Z"/>
                <w:b/>
                <w:bCs/>
                <w:color w:val="000000"/>
                <w:rPrChange w:id="1082" w:author="Pragada Venkata Apparao Santhosh" w:date="2021-05-11T11:24:00Z">
                  <w:rPr>
                    <w:ins w:id="1083" w:author="Geethanjali A" w:date="2021-05-04T22:50:00Z"/>
                    <w:rFonts w:ascii="Calibri" w:hAnsi="Calibri" w:cs="Calibri"/>
                    <w:b/>
                    <w:bCs/>
                    <w:color w:val="000000"/>
                    <w:sz w:val="16"/>
                    <w:szCs w:val="16"/>
                  </w:rPr>
                </w:rPrChange>
              </w:rPr>
            </w:pPr>
            <w:ins w:id="1084" w:author="Geethanjali A" w:date="2021-05-04T22:50:00Z">
              <w:r w:rsidRPr="00ED7E66">
                <w:rPr>
                  <w:b/>
                  <w:bCs/>
                  <w:color w:val="000000"/>
                  <w:rPrChange w:id="1085" w:author="Pragada Venkata Apparao Santhosh" w:date="2021-05-11T11:24:00Z">
                    <w:rPr>
                      <w:rFonts w:ascii="Calibri" w:hAnsi="Calibri" w:cs="Calibri"/>
                      <w:b/>
                      <w:bCs/>
                      <w:color w:val="000000"/>
                      <w:sz w:val="16"/>
                      <w:szCs w:val="16"/>
                    </w:rPr>
                  </w:rPrChange>
                </w:rPr>
                <w:t>SC5</w:t>
              </w:r>
            </w:ins>
          </w:p>
        </w:tc>
        <w:tc>
          <w:tcPr>
            <w:tcW w:w="8214" w:type="dxa"/>
            <w:tcBorders>
              <w:top w:val="single" w:sz="4" w:space="0" w:color="auto"/>
              <w:left w:val="single" w:sz="4" w:space="0" w:color="auto"/>
              <w:bottom w:val="single" w:sz="4" w:space="0" w:color="auto"/>
              <w:right w:val="single" w:sz="4" w:space="0" w:color="auto"/>
            </w:tcBorders>
            <w:tcPrChange w:id="1086" w:author="Geethanjali A" w:date="2021-05-07T17:04:00Z">
              <w:tcPr>
                <w:tcW w:w="7620" w:type="dxa"/>
                <w:tcBorders>
                  <w:top w:val="single" w:sz="4" w:space="0" w:color="auto"/>
                  <w:left w:val="single" w:sz="4" w:space="0" w:color="auto"/>
                  <w:bottom w:val="single" w:sz="4" w:space="0" w:color="auto"/>
                  <w:right w:val="single" w:sz="4" w:space="0" w:color="auto"/>
                </w:tcBorders>
                <w:vAlign w:val="center"/>
              </w:tcPr>
            </w:tcPrChange>
          </w:tcPr>
          <w:p w14:paraId="73D23C8D" w14:textId="77777777" w:rsidR="003C3D99" w:rsidRPr="00ED7E66" w:rsidRDefault="003C3D99" w:rsidP="003C3D99">
            <w:pPr>
              <w:spacing w:after="0"/>
              <w:rPr>
                <w:ins w:id="1087" w:author="Geethanjali A" w:date="2021-05-04T22:50:00Z"/>
                <w:color w:val="000000"/>
                <w:rPrChange w:id="1088" w:author="Pragada Venkata Apparao Santhosh" w:date="2021-05-11T11:24:00Z">
                  <w:rPr>
                    <w:ins w:id="1089" w:author="Geethanjali A" w:date="2021-05-04T22:50:00Z"/>
                    <w:rFonts w:ascii="Calibri" w:hAnsi="Calibri" w:cs="Calibri"/>
                    <w:color w:val="000000"/>
                    <w:sz w:val="16"/>
                    <w:szCs w:val="16"/>
                  </w:rPr>
                </w:rPrChange>
              </w:rPr>
            </w:pPr>
            <w:ins w:id="1090" w:author="Geethanjali A" w:date="2021-05-07T17:04:00Z">
              <w:r w:rsidRPr="00ED7E66">
                <w:t>For any electric power system, an electronic component that operates at more than 60V.</w:t>
              </w:r>
            </w:ins>
          </w:p>
        </w:tc>
      </w:tr>
      <w:tr w:rsidR="003C3D99" w:rsidRPr="009A086B" w14:paraId="1DB5C18A" w14:textId="77777777" w:rsidTr="003C3D99">
        <w:trPr>
          <w:trHeight w:val="488"/>
          <w:ins w:id="1091" w:author="Geethanjali A" w:date="2021-05-04T22:50:00Z"/>
          <w:trPrChange w:id="1092" w:author="Geethanjali A" w:date="2021-05-07T17:04:00Z">
            <w:trPr>
              <w:trHeight w:val="1110"/>
            </w:trPr>
          </w:trPrChange>
        </w:trPr>
        <w:tc>
          <w:tcPr>
            <w:tcW w:w="1595" w:type="dxa"/>
            <w:tcBorders>
              <w:top w:val="single" w:sz="4" w:space="0" w:color="auto"/>
              <w:left w:val="single" w:sz="4" w:space="0" w:color="auto"/>
              <w:bottom w:val="single" w:sz="4" w:space="0" w:color="auto"/>
              <w:right w:val="single" w:sz="4" w:space="0" w:color="auto"/>
            </w:tcBorders>
            <w:vAlign w:val="center"/>
            <w:hideMark/>
            <w:tcPrChange w:id="1093" w:author="Geethanjali A" w:date="2021-05-07T17:04:00Z">
              <w:tcPr>
                <w:tcW w:w="1480" w:type="dxa"/>
                <w:tcBorders>
                  <w:top w:val="single" w:sz="4" w:space="0" w:color="auto"/>
                  <w:left w:val="single" w:sz="4" w:space="0" w:color="auto"/>
                  <w:bottom w:val="single" w:sz="4" w:space="0" w:color="auto"/>
                  <w:right w:val="single" w:sz="4" w:space="0" w:color="auto"/>
                </w:tcBorders>
                <w:vAlign w:val="center"/>
                <w:hideMark/>
              </w:tcPr>
            </w:tcPrChange>
          </w:tcPr>
          <w:p w14:paraId="7144E63D" w14:textId="77777777" w:rsidR="003C3D99" w:rsidRPr="00ED7E66" w:rsidRDefault="003C3D99" w:rsidP="003C3D99">
            <w:pPr>
              <w:spacing w:after="0"/>
              <w:jc w:val="center"/>
              <w:rPr>
                <w:ins w:id="1094" w:author="Geethanjali A" w:date="2021-05-04T22:50:00Z"/>
                <w:b/>
                <w:bCs/>
                <w:color w:val="000000"/>
                <w:rPrChange w:id="1095" w:author="Pragada Venkata Apparao Santhosh" w:date="2021-05-11T11:24:00Z">
                  <w:rPr>
                    <w:ins w:id="1096" w:author="Geethanjali A" w:date="2021-05-04T22:50:00Z"/>
                    <w:rFonts w:ascii="Calibri" w:hAnsi="Calibri" w:cs="Calibri"/>
                    <w:b/>
                    <w:bCs/>
                    <w:color w:val="000000"/>
                    <w:sz w:val="16"/>
                    <w:szCs w:val="16"/>
                  </w:rPr>
                </w:rPrChange>
              </w:rPr>
            </w:pPr>
            <w:ins w:id="1097" w:author="Geethanjali A" w:date="2021-05-04T22:50:00Z">
              <w:r w:rsidRPr="00ED7E66">
                <w:rPr>
                  <w:b/>
                  <w:bCs/>
                  <w:color w:val="000000"/>
                  <w:rPrChange w:id="1098" w:author="Pragada Venkata Apparao Santhosh" w:date="2021-05-11T11:24:00Z">
                    <w:rPr>
                      <w:rFonts w:ascii="Calibri" w:hAnsi="Calibri" w:cs="Calibri"/>
                      <w:b/>
                      <w:bCs/>
                      <w:color w:val="000000"/>
                      <w:sz w:val="16"/>
                      <w:szCs w:val="16"/>
                    </w:rPr>
                  </w:rPrChange>
                </w:rPr>
                <w:t>SC6</w:t>
              </w:r>
            </w:ins>
          </w:p>
        </w:tc>
        <w:tc>
          <w:tcPr>
            <w:tcW w:w="8214" w:type="dxa"/>
            <w:tcBorders>
              <w:top w:val="single" w:sz="4" w:space="0" w:color="auto"/>
              <w:left w:val="single" w:sz="4" w:space="0" w:color="auto"/>
              <w:bottom w:val="single" w:sz="4" w:space="0" w:color="auto"/>
              <w:right w:val="single" w:sz="4" w:space="0" w:color="auto"/>
            </w:tcBorders>
            <w:tcPrChange w:id="1099" w:author="Geethanjali A" w:date="2021-05-07T17:04:00Z">
              <w:tcPr>
                <w:tcW w:w="7620" w:type="dxa"/>
                <w:tcBorders>
                  <w:top w:val="single" w:sz="4" w:space="0" w:color="auto"/>
                  <w:left w:val="single" w:sz="4" w:space="0" w:color="auto"/>
                  <w:bottom w:val="single" w:sz="4" w:space="0" w:color="auto"/>
                  <w:right w:val="single" w:sz="4" w:space="0" w:color="auto"/>
                </w:tcBorders>
                <w:vAlign w:val="center"/>
              </w:tcPr>
            </w:tcPrChange>
          </w:tcPr>
          <w:p w14:paraId="7B41931D" w14:textId="77777777" w:rsidR="003C3D99" w:rsidRPr="00ED7E66" w:rsidRDefault="003C3D99" w:rsidP="003C3D99">
            <w:pPr>
              <w:spacing w:after="0"/>
              <w:rPr>
                <w:ins w:id="1100" w:author="Geethanjali A" w:date="2021-05-04T22:50:00Z"/>
                <w:color w:val="000000"/>
                <w:rPrChange w:id="1101" w:author="Pragada Venkata Apparao Santhosh" w:date="2021-05-11T11:24:00Z">
                  <w:rPr>
                    <w:ins w:id="1102" w:author="Geethanjali A" w:date="2021-05-04T22:50:00Z"/>
                    <w:rFonts w:ascii="Calibri" w:hAnsi="Calibri" w:cs="Calibri"/>
                    <w:color w:val="000000"/>
                    <w:sz w:val="16"/>
                    <w:szCs w:val="16"/>
                  </w:rPr>
                </w:rPrChange>
              </w:rPr>
            </w:pPr>
            <w:ins w:id="1103" w:author="Geethanjali A" w:date="2021-05-07T17:04:00Z">
              <w:r w:rsidRPr="00ED7E66">
                <w:t xml:space="preserve">Magnetically sensitive elements which </w:t>
              </w:r>
              <w:proofErr w:type="gramStart"/>
              <w:r w:rsidRPr="00ED7E66">
                <w:t>are located in</w:t>
              </w:r>
              <w:proofErr w:type="gramEnd"/>
              <w:r w:rsidRPr="00ED7E66">
                <w:t xml:space="preserve"> an electronic unit.</w:t>
              </w:r>
            </w:ins>
          </w:p>
        </w:tc>
      </w:tr>
      <w:tr w:rsidR="003C3D99" w:rsidRPr="009A086B" w14:paraId="0ABA910D" w14:textId="77777777" w:rsidTr="003C3D99">
        <w:trPr>
          <w:trHeight w:val="326"/>
          <w:ins w:id="1104" w:author="Geethanjali A" w:date="2021-05-04T22:50:00Z"/>
          <w:trPrChange w:id="1105" w:author="Geethanjali A" w:date="2021-05-07T17:04:00Z">
            <w:trPr>
              <w:trHeight w:val="735"/>
            </w:trPr>
          </w:trPrChange>
        </w:trPr>
        <w:tc>
          <w:tcPr>
            <w:tcW w:w="1595" w:type="dxa"/>
            <w:tcBorders>
              <w:top w:val="single" w:sz="4" w:space="0" w:color="auto"/>
              <w:left w:val="single" w:sz="4" w:space="0" w:color="auto"/>
              <w:bottom w:val="single" w:sz="4" w:space="0" w:color="auto"/>
              <w:right w:val="single" w:sz="4" w:space="0" w:color="auto"/>
            </w:tcBorders>
            <w:vAlign w:val="center"/>
            <w:hideMark/>
            <w:tcPrChange w:id="1106" w:author="Geethanjali A" w:date="2021-05-07T17:04:00Z">
              <w:tcPr>
                <w:tcW w:w="1480" w:type="dxa"/>
                <w:tcBorders>
                  <w:top w:val="single" w:sz="4" w:space="0" w:color="auto"/>
                  <w:left w:val="single" w:sz="4" w:space="0" w:color="auto"/>
                  <w:bottom w:val="single" w:sz="4" w:space="0" w:color="auto"/>
                  <w:right w:val="single" w:sz="4" w:space="0" w:color="auto"/>
                </w:tcBorders>
                <w:vAlign w:val="center"/>
                <w:hideMark/>
              </w:tcPr>
            </w:tcPrChange>
          </w:tcPr>
          <w:p w14:paraId="60CE844D" w14:textId="77777777" w:rsidR="003C3D99" w:rsidRPr="00ED7E66" w:rsidRDefault="003C3D99" w:rsidP="003C3D99">
            <w:pPr>
              <w:spacing w:after="0"/>
              <w:jc w:val="center"/>
              <w:rPr>
                <w:ins w:id="1107" w:author="Geethanjali A" w:date="2021-05-04T22:50:00Z"/>
                <w:b/>
                <w:bCs/>
                <w:color w:val="000000"/>
                <w:rPrChange w:id="1108" w:author="Pragada Venkata Apparao Santhosh" w:date="2021-05-11T11:24:00Z">
                  <w:rPr>
                    <w:ins w:id="1109" w:author="Geethanjali A" w:date="2021-05-04T22:50:00Z"/>
                    <w:rFonts w:ascii="Calibri" w:hAnsi="Calibri" w:cs="Calibri"/>
                    <w:b/>
                    <w:bCs/>
                    <w:color w:val="000000"/>
                    <w:sz w:val="16"/>
                    <w:szCs w:val="16"/>
                  </w:rPr>
                </w:rPrChange>
              </w:rPr>
            </w:pPr>
            <w:ins w:id="1110" w:author="Geethanjali A" w:date="2021-05-04T22:50:00Z">
              <w:r w:rsidRPr="00ED7E66">
                <w:rPr>
                  <w:b/>
                  <w:bCs/>
                  <w:color w:val="000000"/>
                  <w:rPrChange w:id="1111" w:author="Pragada Venkata Apparao Santhosh" w:date="2021-05-11T11:24:00Z">
                    <w:rPr>
                      <w:rFonts w:ascii="Calibri" w:hAnsi="Calibri" w:cs="Calibri"/>
                      <w:b/>
                      <w:bCs/>
                      <w:color w:val="000000"/>
                      <w:sz w:val="16"/>
                      <w:szCs w:val="16"/>
                    </w:rPr>
                  </w:rPrChange>
                </w:rPr>
                <w:t>SC7</w:t>
              </w:r>
            </w:ins>
          </w:p>
        </w:tc>
        <w:tc>
          <w:tcPr>
            <w:tcW w:w="8214" w:type="dxa"/>
            <w:tcBorders>
              <w:top w:val="single" w:sz="4" w:space="0" w:color="auto"/>
              <w:left w:val="single" w:sz="4" w:space="0" w:color="auto"/>
              <w:bottom w:val="single" w:sz="4" w:space="0" w:color="auto"/>
              <w:right w:val="single" w:sz="4" w:space="0" w:color="auto"/>
            </w:tcBorders>
            <w:tcPrChange w:id="1112" w:author="Geethanjali A" w:date="2021-05-07T17:04:00Z">
              <w:tcPr>
                <w:tcW w:w="7620" w:type="dxa"/>
                <w:tcBorders>
                  <w:top w:val="single" w:sz="4" w:space="0" w:color="auto"/>
                  <w:left w:val="single" w:sz="4" w:space="0" w:color="auto"/>
                  <w:bottom w:val="single" w:sz="4" w:space="0" w:color="auto"/>
                  <w:right w:val="single" w:sz="4" w:space="0" w:color="auto"/>
                </w:tcBorders>
                <w:vAlign w:val="center"/>
              </w:tcPr>
            </w:tcPrChange>
          </w:tcPr>
          <w:p w14:paraId="6DB66E83" w14:textId="77777777" w:rsidR="003C3D99" w:rsidRPr="00ED7E66" w:rsidRDefault="003C3D99" w:rsidP="003C3D99">
            <w:pPr>
              <w:spacing w:after="0"/>
              <w:rPr>
                <w:ins w:id="1113" w:author="Geethanjali A" w:date="2021-05-04T22:50:00Z"/>
                <w:color w:val="000000"/>
                <w:rPrChange w:id="1114" w:author="Pragada Venkata Apparao Santhosh" w:date="2021-05-11T11:24:00Z">
                  <w:rPr>
                    <w:ins w:id="1115" w:author="Geethanjali A" w:date="2021-05-04T22:50:00Z"/>
                    <w:rFonts w:ascii="Calibri" w:hAnsi="Calibri" w:cs="Calibri"/>
                    <w:color w:val="000000"/>
                    <w:sz w:val="16"/>
                    <w:szCs w:val="16"/>
                  </w:rPr>
                </w:rPrChange>
              </w:rPr>
            </w:pPr>
            <w:ins w:id="1116" w:author="Geethanjali A" w:date="2021-05-07T17:04:00Z">
              <w:r w:rsidRPr="00ED7E66">
                <w:t>Electronic component that gets its power from another component's controlled power supply. Typically, this is a sensor that provides information to a controller.</w:t>
              </w:r>
            </w:ins>
          </w:p>
        </w:tc>
      </w:tr>
      <w:tr w:rsidR="003C3D99" w:rsidRPr="009A086B" w14:paraId="382C0235" w14:textId="77777777" w:rsidTr="003C3D99">
        <w:trPr>
          <w:trHeight w:val="317"/>
          <w:ins w:id="1117" w:author="Geethanjali A" w:date="2021-05-04T22:50:00Z"/>
          <w:trPrChange w:id="1118" w:author="Geethanjali A" w:date="2021-05-07T17:04:00Z">
            <w:trPr>
              <w:trHeight w:val="1335"/>
            </w:trPr>
          </w:trPrChange>
        </w:trPr>
        <w:tc>
          <w:tcPr>
            <w:tcW w:w="1595" w:type="dxa"/>
            <w:tcBorders>
              <w:top w:val="single" w:sz="4" w:space="0" w:color="auto"/>
              <w:left w:val="single" w:sz="4" w:space="0" w:color="auto"/>
              <w:bottom w:val="single" w:sz="4" w:space="0" w:color="auto"/>
              <w:right w:val="single" w:sz="4" w:space="0" w:color="auto"/>
            </w:tcBorders>
            <w:vAlign w:val="center"/>
            <w:hideMark/>
            <w:tcPrChange w:id="1119" w:author="Geethanjali A" w:date="2021-05-07T17:04:00Z">
              <w:tcPr>
                <w:tcW w:w="1480" w:type="dxa"/>
                <w:tcBorders>
                  <w:top w:val="single" w:sz="4" w:space="0" w:color="auto"/>
                  <w:left w:val="single" w:sz="4" w:space="0" w:color="auto"/>
                  <w:bottom w:val="single" w:sz="4" w:space="0" w:color="auto"/>
                  <w:right w:val="single" w:sz="4" w:space="0" w:color="auto"/>
                </w:tcBorders>
                <w:vAlign w:val="center"/>
                <w:hideMark/>
              </w:tcPr>
            </w:tcPrChange>
          </w:tcPr>
          <w:p w14:paraId="325B6422" w14:textId="77777777" w:rsidR="003C3D99" w:rsidRPr="00ED7E66" w:rsidRDefault="003C3D99" w:rsidP="003C3D99">
            <w:pPr>
              <w:spacing w:after="0"/>
              <w:jc w:val="center"/>
              <w:rPr>
                <w:ins w:id="1120" w:author="Geethanjali A" w:date="2021-05-04T22:50:00Z"/>
                <w:b/>
                <w:bCs/>
                <w:color w:val="000000"/>
                <w:rPrChange w:id="1121" w:author="Pragada Venkata Apparao Santhosh" w:date="2021-05-11T11:24:00Z">
                  <w:rPr>
                    <w:ins w:id="1122" w:author="Geethanjali A" w:date="2021-05-04T22:50:00Z"/>
                    <w:rFonts w:ascii="Calibri" w:hAnsi="Calibri" w:cs="Calibri"/>
                    <w:b/>
                    <w:bCs/>
                    <w:color w:val="000000"/>
                    <w:sz w:val="16"/>
                    <w:szCs w:val="16"/>
                  </w:rPr>
                </w:rPrChange>
              </w:rPr>
            </w:pPr>
            <w:ins w:id="1123" w:author="Geethanjali A" w:date="2021-05-04T22:50:00Z">
              <w:r w:rsidRPr="00ED7E66">
                <w:rPr>
                  <w:b/>
                  <w:bCs/>
                  <w:color w:val="000000"/>
                  <w:rPrChange w:id="1124" w:author="Pragada Venkata Apparao Santhosh" w:date="2021-05-11T11:24:00Z">
                    <w:rPr>
                      <w:rFonts w:ascii="Calibri" w:hAnsi="Calibri" w:cs="Calibri"/>
                      <w:b/>
                      <w:bCs/>
                      <w:color w:val="000000"/>
                      <w:sz w:val="16"/>
                      <w:szCs w:val="16"/>
                    </w:rPr>
                  </w:rPrChange>
                </w:rPr>
                <w:t>SC8</w:t>
              </w:r>
            </w:ins>
          </w:p>
        </w:tc>
        <w:tc>
          <w:tcPr>
            <w:tcW w:w="8214" w:type="dxa"/>
            <w:tcBorders>
              <w:top w:val="single" w:sz="4" w:space="0" w:color="auto"/>
              <w:left w:val="single" w:sz="4" w:space="0" w:color="auto"/>
              <w:bottom w:val="single" w:sz="4" w:space="0" w:color="auto"/>
              <w:right w:val="single" w:sz="4" w:space="0" w:color="auto"/>
            </w:tcBorders>
            <w:tcPrChange w:id="1125" w:author="Geethanjali A" w:date="2021-05-07T17:04:00Z">
              <w:tcPr>
                <w:tcW w:w="7620" w:type="dxa"/>
                <w:tcBorders>
                  <w:top w:val="single" w:sz="4" w:space="0" w:color="auto"/>
                  <w:left w:val="single" w:sz="4" w:space="0" w:color="auto"/>
                  <w:bottom w:val="single" w:sz="4" w:space="0" w:color="auto"/>
                  <w:right w:val="single" w:sz="4" w:space="0" w:color="auto"/>
                </w:tcBorders>
                <w:vAlign w:val="center"/>
              </w:tcPr>
            </w:tcPrChange>
          </w:tcPr>
          <w:p w14:paraId="771D3FF8" w14:textId="77777777" w:rsidR="003C3D99" w:rsidRPr="00ED7E66" w:rsidRDefault="003C3D99" w:rsidP="003C3D99">
            <w:pPr>
              <w:spacing w:after="0"/>
              <w:rPr>
                <w:ins w:id="1126" w:author="Geethanjali A" w:date="2021-05-04T22:50:00Z"/>
                <w:color w:val="000000"/>
                <w:rPrChange w:id="1127" w:author="Pragada Venkata Apparao Santhosh" w:date="2021-05-11T11:24:00Z">
                  <w:rPr>
                    <w:ins w:id="1128" w:author="Geethanjali A" w:date="2021-05-04T22:50:00Z"/>
                    <w:rFonts w:ascii="Calibri" w:hAnsi="Calibri" w:cs="Calibri"/>
                    <w:color w:val="000000"/>
                    <w:sz w:val="16"/>
                    <w:szCs w:val="16"/>
                  </w:rPr>
                </w:rPrChange>
              </w:rPr>
            </w:pPr>
            <w:ins w:id="1129" w:author="Geethanjali A" w:date="2021-05-07T17:04:00Z">
              <w:r w:rsidRPr="00ED7E66">
                <w:t>Electronic component connected to AC mains</w:t>
              </w:r>
            </w:ins>
          </w:p>
        </w:tc>
      </w:tr>
      <w:tr w:rsidR="003C3D99" w:rsidRPr="009A086B" w14:paraId="6538E9F7" w14:textId="77777777" w:rsidTr="003C3D99">
        <w:trPr>
          <w:trHeight w:val="317"/>
          <w:ins w:id="1130" w:author="Geethanjali A" w:date="2021-05-04T22:50:00Z"/>
          <w:trPrChange w:id="1131" w:author="Geethanjali A" w:date="2021-05-07T17:04:00Z">
            <w:trPr>
              <w:trHeight w:val="1080"/>
            </w:trPr>
          </w:trPrChange>
        </w:trPr>
        <w:tc>
          <w:tcPr>
            <w:tcW w:w="1595" w:type="dxa"/>
            <w:tcBorders>
              <w:top w:val="single" w:sz="4" w:space="0" w:color="auto"/>
              <w:left w:val="single" w:sz="4" w:space="0" w:color="auto"/>
              <w:bottom w:val="single" w:sz="4" w:space="0" w:color="auto"/>
              <w:right w:val="single" w:sz="4" w:space="0" w:color="auto"/>
            </w:tcBorders>
            <w:vAlign w:val="center"/>
            <w:hideMark/>
            <w:tcPrChange w:id="1132" w:author="Geethanjali A" w:date="2021-05-07T17:04:00Z">
              <w:tcPr>
                <w:tcW w:w="1480" w:type="dxa"/>
                <w:tcBorders>
                  <w:top w:val="single" w:sz="4" w:space="0" w:color="auto"/>
                  <w:left w:val="single" w:sz="4" w:space="0" w:color="auto"/>
                  <w:bottom w:val="single" w:sz="4" w:space="0" w:color="auto"/>
                  <w:right w:val="single" w:sz="4" w:space="0" w:color="auto"/>
                </w:tcBorders>
                <w:vAlign w:val="center"/>
                <w:hideMark/>
              </w:tcPr>
            </w:tcPrChange>
          </w:tcPr>
          <w:p w14:paraId="0B5D8180" w14:textId="77777777" w:rsidR="003C3D99" w:rsidRPr="00ED7E66" w:rsidRDefault="003C3D99" w:rsidP="003C3D99">
            <w:pPr>
              <w:spacing w:after="0"/>
              <w:jc w:val="center"/>
              <w:rPr>
                <w:ins w:id="1133" w:author="Geethanjali A" w:date="2021-05-04T22:50:00Z"/>
                <w:b/>
                <w:bCs/>
                <w:color w:val="000000"/>
                <w:rPrChange w:id="1134" w:author="Pragada Venkata Apparao Santhosh" w:date="2021-05-11T11:24:00Z">
                  <w:rPr>
                    <w:ins w:id="1135" w:author="Geethanjali A" w:date="2021-05-04T22:50:00Z"/>
                    <w:rFonts w:ascii="Calibri" w:hAnsi="Calibri" w:cs="Calibri"/>
                    <w:b/>
                    <w:bCs/>
                    <w:color w:val="000000"/>
                    <w:sz w:val="16"/>
                    <w:szCs w:val="16"/>
                  </w:rPr>
                </w:rPrChange>
              </w:rPr>
            </w:pPr>
            <w:ins w:id="1136" w:author="Geethanjali A" w:date="2021-05-04T22:50:00Z">
              <w:r w:rsidRPr="00ED7E66">
                <w:rPr>
                  <w:b/>
                  <w:bCs/>
                  <w:color w:val="000000"/>
                  <w:rPrChange w:id="1137" w:author="Pragada Venkata Apparao Santhosh" w:date="2021-05-11T11:24:00Z">
                    <w:rPr>
                      <w:rFonts w:ascii="Calibri" w:hAnsi="Calibri" w:cs="Calibri"/>
                      <w:b/>
                      <w:bCs/>
                      <w:color w:val="000000"/>
                      <w:sz w:val="16"/>
                      <w:szCs w:val="16"/>
                    </w:rPr>
                  </w:rPrChange>
                </w:rPr>
                <w:t>SC9</w:t>
              </w:r>
            </w:ins>
          </w:p>
        </w:tc>
        <w:tc>
          <w:tcPr>
            <w:tcW w:w="8214" w:type="dxa"/>
            <w:tcBorders>
              <w:top w:val="single" w:sz="4" w:space="0" w:color="auto"/>
              <w:left w:val="single" w:sz="4" w:space="0" w:color="auto"/>
              <w:bottom w:val="single" w:sz="4" w:space="0" w:color="auto"/>
              <w:right w:val="single" w:sz="4" w:space="0" w:color="auto"/>
            </w:tcBorders>
            <w:tcPrChange w:id="1138" w:author="Geethanjali A" w:date="2021-05-07T17:04:00Z">
              <w:tcPr>
                <w:tcW w:w="7620" w:type="dxa"/>
                <w:tcBorders>
                  <w:top w:val="single" w:sz="4" w:space="0" w:color="auto"/>
                  <w:left w:val="single" w:sz="4" w:space="0" w:color="auto"/>
                  <w:bottom w:val="single" w:sz="4" w:space="0" w:color="auto"/>
                  <w:right w:val="single" w:sz="4" w:space="0" w:color="auto"/>
                </w:tcBorders>
                <w:vAlign w:val="center"/>
              </w:tcPr>
            </w:tcPrChange>
          </w:tcPr>
          <w:p w14:paraId="1D3DC19A" w14:textId="77777777" w:rsidR="003C3D99" w:rsidRPr="00ED7E66" w:rsidRDefault="003C3D99" w:rsidP="003C3D99">
            <w:pPr>
              <w:spacing w:after="0"/>
              <w:rPr>
                <w:ins w:id="1139" w:author="Geethanjali A" w:date="2021-05-04T22:50:00Z"/>
                <w:color w:val="000000"/>
                <w:rPrChange w:id="1140" w:author="Pragada Venkata Apparao Santhosh" w:date="2021-05-11T11:24:00Z">
                  <w:rPr>
                    <w:ins w:id="1141" w:author="Geethanjali A" w:date="2021-05-04T22:50:00Z"/>
                    <w:rFonts w:ascii="Calibri" w:hAnsi="Calibri" w:cs="Calibri"/>
                    <w:color w:val="000000"/>
                    <w:sz w:val="16"/>
                    <w:szCs w:val="16"/>
                  </w:rPr>
                </w:rPrChange>
              </w:rPr>
            </w:pPr>
            <w:ins w:id="1142" w:author="Geethanjali A" w:date="2021-05-07T17:04:00Z">
              <w:r w:rsidRPr="00ED7E66">
                <w:t>Pulse rates of 100Hz or higher which are used in inductive units.</w:t>
              </w:r>
            </w:ins>
          </w:p>
        </w:tc>
      </w:tr>
    </w:tbl>
    <w:p w14:paraId="53748B56" w14:textId="77777777" w:rsidR="00926CA5" w:rsidDel="00545094" w:rsidRDefault="00926CA5">
      <w:pPr>
        <w:rPr>
          <w:del w:id="1143" w:author="Geethanjali A" w:date="2021-04-29T11:50:00Z"/>
        </w:rPr>
      </w:pPr>
    </w:p>
    <w:p w14:paraId="39123D95" w14:textId="77777777" w:rsidR="00906BE9" w:rsidDel="00922789" w:rsidRDefault="00906BE9">
      <w:pPr>
        <w:rPr>
          <w:del w:id="1144" w:author="Geethanjali A" w:date="2021-05-03T00:34:00Z"/>
        </w:rPr>
      </w:pPr>
    </w:p>
    <w:p w14:paraId="0BD140B8" w14:textId="77777777" w:rsidR="00906BE9" w:rsidDel="00922789" w:rsidRDefault="00906BE9">
      <w:pPr>
        <w:rPr>
          <w:del w:id="1145" w:author="Geethanjali A" w:date="2021-05-03T00:34:00Z"/>
        </w:rPr>
      </w:pPr>
    </w:p>
    <w:p w14:paraId="75AC802C" w14:textId="77777777" w:rsidR="005E6D84" w:rsidRDefault="005E6D84">
      <w:pPr>
        <w:rPr>
          <w:ins w:id="1146" w:author="Geethanjali A" w:date="2021-04-29T11:59:00Z"/>
        </w:rPr>
      </w:pPr>
    </w:p>
    <w:p w14:paraId="75BE1410" w14:textId="77777777" w:rsidR="005E6D84" w:rsidRPr="00F47F58" w:rsidDel="00566B65" w:rsidRDefault="005E6D84">
      <w:pPr>
        <w:pStyle w:val="Heading1"/>
        <w:keepNext/>
        <w:keepLines/>
        <w:widowControl w:val="0"/>
        <w:numPr>
          <w:ilvl w:val="0"/>
          <w:numId w:val="4"/>
        </w:numPr>
        <w:ind w:left="1296" w:hanging="1296"/>
        <w:jc w:val="both"/>
        <w:rPr>
          <w:ins w:id="1147" w:author="Geethanjali A" w:date="2021-04-29T13:05:00Z"/>
          <w:del w:id="1148" w:author="Pragada Venkata Apparao Santhosh" w:date="2021-05-11T14:18:00Z"/>
          <w:highlight w:val="yellow"/>
          <w:rPrChange w:id="1149" w:author="Geethanjali A" w:date="2021-05-07T17:04:00Z">
            <w:rPr>
              <w:ins w:id="1150" w:author="Geethanjali A" w:date="2021-04-29T13:05:00Z"/>
              <w:del w:id="1151" w:author="Pragada Venkata Apparao Santhosh" w:date="2021-05-11T14:18:00Z"/>
            </w:rPr>
          </w:rPrChange>
        </w:rPr>
      </w:pPr>
      <w:bookmarkStart w:id="1152" w:name="_Toc70976788"/>
      <w:ins w:id="1153" w:author="Geethanjali A" w:date="2021-04-29T11:59:00Z">
        <w:r w:rsidRPr="00F47F58">
          <w:rPr>
            <w:highlight w:val="yellow"/>
            <w:rPrChange w:id="1154" w:author="Geethanjali A" w:date="2021-05-07T17:04:00Z">
              <w:rPr/>
            </w:rPrChange>
          </w:rPr>
          <w:t xml:space="preserve">Test </w:t>
        </w:r>
      </w:ins>
      <w:ins w:id="1155" w:author="Geethanjali A" w:date="2021-05-03T00:14:00Z">
        <w:r w:rsidR="0085265C" w:rsidRPr="00F47F58">
          <w:rPr>
            <w:highlight w:val="yellow"/>
            <w:rPrChange w:id="1156" w:author="Geethanjali A" w:date="2021-05-07T17:04:00Z">
              <w:rPr/>
            </w:rPrChange>
          </w:rPr>
          <w:t xml:space="preserve">and Standard </w:t>
        </w:r>
      </w:ins>
      <w:ins w:id="1157" w:author="Geethanjali A" w:date="2021-04-29T11:59:00Z">
        <w:r w:rsidRPr="00F47F58">
          <w:rPr>
            <w:highlight w:val="yellow"/>
            <w:rPrChange w:id="1158" w:author="Geethanjali A" w:date="2021-05-07T17:04:00Z">
              <w:rPr/>
            </w:rPrChange>
          </w:rPr>
          <w:t>Selection Matrix</w:t>
        </w:r>
      </w:ins>
      <w:bookmarkEnd w:id="1152"/>
      <w:ins w:id="1159" w:author="Geethanjali A" w:date="2021-05-07T17:04:00Z">
        <w:r w:rsidR="00F47F58">
          <w:rPr>
            <w:highlight w:val="yellow"/>
          </w:rPr>
          <w:t xml:space="preserve"> </w:t>
        </w:r>
      </w:ins>
    </w:p>
    <w:p w14:paraId="1814A23A" w14:textId="3B7B962B" w:rsidR="00922789" w:rsidRDefault="00F55D48" w:rsidP="00566B65">
      <w:pPr>
        <w:pStyle w:val="Heading1"/>
        <w:keepNext/>
        <w:keepLines/>
        <w:widowControl w:val="0"/>
        <w:numPr>
          <w:ilvl w:val="0"/>
          <w:numId w:val="4"/>
        </w:numPr>
        <w:ind w:left="1296" w:hanging="1296"/>
        <w:jc w:val="both"/>
        <w:pPrChange w:id="1160" w:author="Pragada Venkata Apparao Santhosh" w:date="2021-05-11T14:18:00Z">
          <w:pPr/>
        </w:pPrChange>
      </w:pPr>
      <w:ins w:id="1161" w:author="Geethanjali A" w:date="2021-05-07T17:21:00Z">
        <w:del w:id="1162" w:author="Pragada Venkata Apparao Santhosh" w:date="2021-05-11T14:18:00Z">
          <w:r w:rsidDel="00566B65">
            <w:delText>Need to update from test and stan</w:delText>
          </w:r>
        </w:del>
        <w:del w:id="1163" w:author="Pragada Venkata Apparao Santhosh" w:date="2021-05-11T14:17:00Z">
          <w:r w:rsidDel="00566B65">
            <w:delText>dard matrix V10_draft</w:delText>
          </w:r>
        </w:del>
      </w:ins>
      <w:ins w:id="1164" w:author="Geethanjali A" w:date="2021-05-03T00:27:00Z">
        <w:r w:rsidR="00922789">
          <w:fldChar w:fldCharType="begin"/>
        </w:r>
        <w:r w:rsidR="00922789">
          <w:instrText xml:space="preserve"> LINK </w:instrText>
        </w:r>
      </w:ins>
      <w:r w:rsidR="003C3D99">
        <w:instrText xml:space="preserve">Excel.Sheet.12 "C:\\Users\\40008843\\Desktop\\Motional\\Motional our approach\\Tests and standars Matrix V5.xlsx" Matrix!R10C2:R24C23 </w:instrText>
      </w:r>
      <w:ins w:id="1165" w:author="Geethanjali A" w:date="2021-05-03T00:27:00Z">
        <w:r w:rsidR="00922789">
          <w:instrText xml:space="preserve">\a \f 4 \h </w:instrText>
        </w:r>
      </w:ins>
      <w:r w:rsidR="00922789">
        <w:instrText xml:space="preserve"> \* MERGEFORMAT </w:instrText>
      </w:r>
      <w:ins w:id="1166" w:author="Geethanjali A" w:date="2021-05-03T00:27:00Z">
        <w:r w:rsidR="00922789">
          <w:fldChar w:fldCharType="separate"/>
        </w:r>
      </w:ins>
    </w:p>
    <w:p w14:paraId="6F1E20D3" w14:textId="77777777" w:rsidR="00566B65" w:rsidDel="001C3E37" w:rsidRDefault="00922789">
      <w:pPr>
        <w:rPr>
          <w:ins w:id="1167" w:author="Pragada Venkata Apparao Santhosh" w:date="2021-05-11T14:18:00Z"/>
        </w:rPr>
      </w:pPr>
      <w:ins w:id="1168" w:author="Geethanjali A" w:date="2021-05-03T00:27:00Z">
        <w:r>
          <w:fldChar w:fldCharType="end"/>
        </w:r>
      </w:ins>
    </w:p>
    <w:tbl>
      <w:tblPr>
        <w:tblW w:w="9755" w:type="dxa"/>
        <w:tblCellMar>
          <w:left w:w="0" w:type="dxa"/>
          <w:right w:w="0" w:type="dxa"/>
        </w:tblCellMar>
        <w:tblLook w:val="0600" w:firstRow="0" w:lastRow="0" w:firstColumn="0" w:lastColumn="0" w:noHBand="1" w:noVBand="1"/>
      </w:tblPr>
      <w:tblGrid>
        <w:gridCol w:w="2603"/>
        <w:gridCol w:w="164"/>
        <w:gridCol w:w="164"/>
        <w:gridCol w:w="325"/>
        <w:gridCol w:w="243"/>
        <w:gridCol w:w="243"/>
        <w:gridCol w:w="243"/>
        <w:gridCol w:w="243"/>
        <w:gridCol w:w="243"/>
        <w:gridCol w:w="243"/>
        <w:gridCol w:w="243"/>
        <w:gridCol w:w="243"/>
        <w:gridCol w:w="195"/>
        <w:gridCol w:w="302"/>
        <w:gridCol w:w="156"/>
        <w:gridCol w:w="156"/>
        <w:gridCol w:w="290"/>
        <w:gridCol w:w="290"/>
        <w:gridCol w:w="290"/>
        <w:gridCol w:w="290"/>
        <w:gridCol w:w="290"/>
        <w:gridCol w:w="290"/>
        <w:gridCol w:w="290"/>
        <w:gridCol w:w="156"/>
        <w:gridCol w:w="156"/>
        <w:gridCol w:w="374"/>
        <w:gridCol w:w="270"/>
        <w:gridCol w:w="221"/>
        <w:gridCol w:w="156"/>
        <w:gridCol w:w="156"/>
        <w:gridCol w:w="212"/>
        <w:gridCol w:w="15"/>
        <w:tblGridChange w:id="1169">
          <w:tblGrid>
            <w:gridCol w:w="5"/>
            <w:gridCol w:w="2603"/>
            <w:gridCol w:w="164"/>
            <w:gridCol w:w="164"/>
            <w:gridCol w:w="325"/>
            <w:gridCol w:w="243"/>
            <w:gridCol w:w="243"/>
            <w:gridCol w:w="243"/>
            <w:gridCol w:w="243"/>
            <w:gridCol w:w="243"/>
            <w:gridCol w:w="243"/>
            <w:gridCol w:w="243"/>
            <w:gridCol w:w="243"/>
            <w:gridCol w:w="195"/>
            <w:gridCol w:w="302"/>
            <w:gridCol w:w="156"/>
            <w:gridCol w:w="156"/>
            <w:gridCol w:w="290"/>
            <w:gridCol w:w="290"/>
            <w:gridCol w:w="290"/>
            <w:gridCol w:w="290"/>
            <w:gridCol w:w="290"/>
            <w:gridCol w:w="290"/>
            <w:gridCol w:w="290"/>
            <w:gridCol w:w="156"/>
            <w:gridCol w:w="156"/>
            <w:gridCol w:w="374"/>
            <w:gridCol w:w="270"/>
            <w:gridCol w:w="221"/>
            <w:gridCol w:w="156"/>
            <w:gridCol w:w="156"/>
            <w:gridCol w:w="212"/>
            <w:gridCol w:w="10"/>
            <w:gridCol w:w="5"/>
            <w:gridCol w:w="648"/>
            <w:gridCol w:w="164"/>
            <w:gridCol w:w="325"/>
            <w:gridCol w:w="2139"/>
            <w:gridCol w:w="243"/>
            <w:gridCol w:w="243"/>
            <w:gridCol w:w="243"/>
            <w:gridCol w:w="243"/>
            <w:gridCol w:w="243"/>
            <w:gridCol w:w="243"/>
            <w:gridCol w:w="243"/>
            <w:gridCol w:w="195"/>
            <w:gridCol w:w="4360"/>
            <w:gridCol w:w="156"/>
            <w:gridCol w:w="156"/>
            <w:gridCol w:w="290"/>
            <w:gridCol w:w="290"/>
            <w:gridCol w:w="290"/>
            <w:gridCol w:w="290"/>
            <w:gridCol w:w="290"/>
            <w:gridCol w:w="290"/>
            <w:gridCol w:w="290"/>
            <w:gridCol w:w="156"/>
            <w:gridCol w:w="156"/>
            <w:gridCol w:w="374"/>
            <w:gridCol w:w="270"/>
            <w:gridCol w:w="221"/>
            <w:gridCol w:w="156"/>
            <w:gridCol w:w="156"/>
            <w:gridCol w:w="212"/>
          </w:tblGrid>
        </w:tblGridChange>
      </w:tblGrid>
      <w:tr w:rsidR="00566B65" w14:paraId="722D369F" w14:textId="77777777" w:rsidTr="00EF109F">
        <w:trPr>
          <w:trHeight w:val="290"/>
          <w:ins w:id="1170" w:author="Pragada Venkata Apparao Santhosh" w:date="2021-05-11T14:18:00Z"/>
        </w:trPr>
        <w:tc>
          <w:tcPr>
            <w:tcW w:w="9755" w:type="dxa"/>
            <w:gridSpan w:val="32"/>
            <w:tcBorders>
              <w:top w:val="single" w:sz="4" w:space="0" w:color="auto"/>
              <w:left w:val="single" w:sz="4" w:space="0" w:color="auto"/>
              <w:bottom w:val="single" w:sz="4" w:space="0" w:color="auto"/>
              <w:right w:val="single" w:sz="4" w:space="0" w:color="auto"/>
            </w:tcBorders>
            <w:shd w:val="clear" w:color="auto" w:fill="4472C4"/>
            <w:tcMar>
              <w:top w:w="4" w:type="dxa"/>
              <w:left w:w="4" w:type="dxa"/>
              <w:bottom w:w="32" w:type="dxa"/>
              <w:right w:w="4" w:type="dxa"/>
            </w:tcMar>
            <w:vAlign w:val="center"/>
            <w:hideMark/>
          </w:tcPr>
          <w:p w14:paraId="71DE248D" w14:textId="77777777" w:rsidR="00566B65" w:rsidRDefault="00566B65" w:rsidP="00EF109F">
            <w:pPr>
              <w:spacing w:after="0"/>
              <w:jc w:val="center"/>
              <w:textAlignment w:val="center"/>
              <w:rPr>
                <w:ins w:id="1171" w:author="Pragada Venkata Apparao Santhosh" w:date="2021-05-11T14:18:00Z"/>
                <w:rFonts w:ascii="Arial" w:hAnsi="Arial" w:cs="Arial"/>
                <w:sz w:val="36"/>
                <w:szCs w:val="36"/>
              </w:rPr>
            </w:pPr>
            <w:ins w:id="1172" w:author="Pragada Venkata Apparao Santhosh" w:date="2021-05-11T14:18:00Z">
              <w:r>
                <w:rPr>
                  <w:rFonts w:ascii="Calibri" w:hAnsi="Calibri" w:cs="Calibri"/>
                  <w:b/>
                  <w:bCs/>
                  <w:color w:val="FFFFFF"/>
                  <w:kern w:val="24"/>
                  <w:sz w:val="14"/>
                  <w:szCs w:val="14"/>
                </w:rPr>
                <w:t xml:space="preserve">Test and Standard </w:t>
              </w:r>
              <w:proofErr w:type="spellStart"/>
              <w:proofErr w:type="gramStart"/>
              <w:r>
                <w:rPr>
                  <w:rFonts w:ascii="Calibri" w:hAnsi="Calibri" w:cs="Calibri"/>
                  <w:b/>
                  <w:bCs/>
                  <w:color w:val="FFFFFF"/>
                  <w:kern w:val="24"/>
                  <w:sz w:val="14"/>
                  <w:szCs w:val="14"/>
                </w:rPr>
                <w:t>standard</w:t>
              </w:r>
              <w:proofErr w:type="spellEnd"/>
              <w:proofErr w:type="gramEnd"/>
              <w:r>
                <w:rPr>
                  <w:rFonts w:ascii="Calibri" w:hAnsi="Calibri" w:cs="Calibri"/>
                  <w:b/>
                  <w:bCs/>
                  <w:color w:val="FFFFFF"/>
                  <w:kern w:val="24"/>
                  <w:sz w:val="14"/>
                  <w:szCs w:val="14"/>
                </w:rPr>
                <w:t xml:space="preserve"> Matrix</w:t>
              </w:r>
            </w:ins>
          </w:p>
        </w:tc>
      </w:tr>
      <w:tr w:rsidR="00566B65" w14:paraId="51D9CCFD" w14:textId="77777777" w:rsidTr="00EF109F">
        <w:trPr>
          <w:trHeight w:val="284"/>
          <w:ins w:id="1173" w:author="Pragada Venkata Apparao Santhosh" w:date="2021-05-11T14:18:00Z"/>
        </w:trPr>
        <w:tc>
          <w:tcPr>
            <w:tcW w:w="2603" w:type="dxa"/>
            <w:tcBorders>
              <w:top w:val="single" w:sz="4" w:space="0" w:color="auto"/>
              <w:left w:val="single" w:sz="4" w:space="0" w:color="auto"/>
              <w:bottom w:val="single" w:sz="4" w:space="0" w:color="auto"/>
              <w:right w:val="single" w:sz="4" w:space="0" w:color="auto"/>
            </w:tcBorders>
            <w:shd w:val="clear" w:color="auto" w:fill="FFC000"/>
            <w:tcMar>
              <w:top w:w="4" w:type="dxa"/>
              <w:left w:w="4" w:type="dxa"/>
              <w:bottom w:w="32" w:type="dxa"/>
              <w:right w:w="4" w:type="dxa"/>
            </w:tcMar>
            <w:vAlign w:val="center"/>
            <w:hideMark/>
          </w:tcPr>
          <w:p w14:paraId="4B956646" w14:textId="77777777" w:rsidR="00566B65" w:rsidRDefault="00566B65" w:rsidP="00EF109F">
            <w:pPr>
              <w:spacing w:after="0"/>
              <w:jc w:val="center"/>
              <w:textAlignment w:val="center"/>
              <w:rPr>
                <w:ins w:id="1174" w:author="Pragada Venkata Apparao Santhosh" w:date="2021-05-11T14:18:00Z"/>
                <w:rFonts w:ascii="Arial" w:hAnsi="Arial" w:cs="Arial"/>
                <w:sz w:val="36"/>
                <w:szCs w:val="36"/>
              </w:rPr>
            </w:pPr>
            <w:ins w:id="1175" w:author="Pragada Venkata Apparao Santhosh" w:date="2021-05-11T14:18:00Z">
              <w:r>
                <w:rPr>
                  <w:rFonts w:ascii="Calibri" w:hAnsi="Calibri" w:cs="Calibri"/>
                  <w:b/>
                  <w:bCs/>
                  <w:color w:val="000000"/>
                  <w:kern w:val="24"/>
                  <w:sz w:val="12"/>
                  <w:szCs w:val="12"/>
                </w:rPr>
                <w:t>Tests</w:t>
              </w:r>
            </w:ins>
          </w:p>
        </w:tc>
        <w:tc>
          <w:tcPr>
            <w:tcW w:w="653" w:type="dxa"/>
            <w:gridSpan w:val="3"/>
            <w:tcBorders>
              <w:top w:val="single" w:sz="4" w:space="0" w:color="auto"/>
              <w:left w:val="single" w:sz="4" w:space="0" w:color="auto"/>
              <w:bottom w:val="single" w:sz="4" w:space="0" w:color="000000"/>
              <w:right w:val="single" w:sz="4" w:space="0" w:color="000000"/>
            </w:tcBorders>
            <w:shd w:val="clear" w:color="auto" w:fill="FFC000"/>
            <w:tcMar>
              <w:top w:w="4" w:type="dxa"/>
              <w:left w:w="4" w:type="dxa"/>
              <w:bottom w:w="32" w:type="dxa"/>
              <w:right w:w="4" w:type="dxa"/>
            </w:tcMar>
            <w:vAlign w:val="center"/>
            <w:hideMark/>
          </w:tcPr>
          <w:p w14:paraId="3D8176A7" w14:textId="77777777" w:rsidR="00566B65" w:rsidRDefault="00566B65" w:rsidP="00EF109F">
            <w:pPr>
              <w:spacing w:after="0"/>
              <w:jc w:val="center"/>
              <w:textAlignment w:val="center"/>
              <w:rPr>
                <w:ins w:id="1176" w:author="Pragada Venkata Apparao Santhosh" w:date="2021-05-11T14:18:00Z"/>
                <w:rFonts w:ascii="Arial" w:hAnsi="Arial" w:cs="Arial"/>
                <w:sz w:val="36"/>
                <w:szCs w:val="36"/>
              </w:rPr>
            </w:pPr>
            <w:ins w:id="1177" w:author="Pragada Venkata Apparao Santhosh" w:date="2021-05-11T14:18:00Z">
              <w:r>
                <w:rPr>
                  <w:rFonts w:ascii="Calibri" w:hAnsi="Calibri" w:cs="Calibri"/>
                  <w:b/>
                  <w:bCs/>
                  <w:color w:val="000000"/>
                  <w:kern w:val="24"/>
                  <w:sz w:val="12"/>
                  <w:szCs w:val="12"/>
                </w:rPr>
                <w:t>Category</w:t>
              </w:r>
            </w:ins>
          </w:p>
        </w:tc>
        <w:tc>
          <w:tcPr>
            <w:tcW w:w="2139" w:type="dxa"/>
            <w:gridSpan w:val="9"/>
            <w:tcBorders>
              <w:top w:val="single" w:sz="4" w:space="0" w:color="auto"/>
              <w:left w:val="single" w:sz="4" w:space="0" w:color="000000"/>
              <w:bottom w:val="single" w:sz="4" w:space="0" w:color="000000"/>
              <w:right w:val="single" w:sz="4" w:space="0" w:color="000000"/>
            </w:tcBorders>
            <w:shd w:val="clear" w:color="auto" w:fill="FFC000"/>
            <w:tcMar>
              <w:top w:w="4" w:type="dxa"/>
              <w:left w:w="4" w:type="dxa"/>
              <w:bottom w:w="32" w:type="dxa"/>
              <w:right w:w="4" w:type="dxa"/>
            </w:tcMar>
            <w:vAlign w:val="center"/>
            <w:hideMark/>
          </w:tcPr>
          <w:p w14:paraId="2AB1BBBC" w14:textId="77777777" w:rsidR="00566B65" w:rsidRDefault="00566B65" w:rsidP="00EF109F">
            <w:pPr>
              <w:spacing w:after="0"/>
              <w:jc w:val="center"/>
              <w:textAlignment w:val="center"/>
              <w:rPr>
                <w:ins w:id="1178" w:author="Pragada Venkata Apparao Santhosh" w:date="2021-05-11T14:18:00Z"/>
                <w:rFonts w:ascii="Arial" w:hAnsi="Arial" w:cs="Arial"/>
                <w:sz w:val="36"/>
                <w:szCs w:val="36"/>
              </w:rPr>
            </w:pPr>
            <w:ins w:id="1179" w:author="Pragada Venkata Apparao Santhosh" w:date="2021-05-11T14:18:00Z">
              <w:r>
                <w:rPr>
                  <w:rFonts w:ascii="Calibri" w:hAnsi="Calibri" w:cs="Calibri"/>
                  <w:b/>
                  <w:bCs/>
                  <w:color w:val="000000"/>
                  <w:kern w:val="24"/>
                  <w:sz w:val="12"/>
                  <w:szCs w:val="12"/>
                </w:rPr>
                <w:t>SUB Category for additional tests</w:t>
              </w:r>
            </w:ins>
          </w:p>
        </w:tc>
        <w:tc>
          <w:tcPr>
            <w:tcW w:w="4360" w:type="dxa"/>
            <w:gridSpan w:val="19"/>
            <w:tcBorders>
              <w:top w:val="single" w:sz="4" w:space="0" w:color="auto"/>
              <w:left w:val="single" w:sz="4" w:space="0" w:color="000000"/>
              <w:bottom w:val="single" w:sz="4" w:space="0" w:color="000000"/>
              <w:right w:val="nil"/>
            </w:tcBorders>
            <w:shd w:val="clear" w:color="auto" w:fill="FFC000"/>
            <w:tcMar>
              <w:top w:w="4" w:type="dxa"/>
              <w:left w:w="4" w:type="dxa"/>
              <w:bottom w:w="32" w:type="dxa"/>
              <w:right w:w="4" w:type="dxa"/>
            </w:tcMar>
            <w:vAlign w:val="center"/>
            <w:hideMark/>
          </w:tcPr>
          <w:p w14:paraId="7F7BF7AE" w14:textId="77777777" w:rsidR="00566B65" w:rsidRDefault="00566B65" w:rsidP="00EF109F">
            <w:pPr>
              <w:spacing w:after="0"/>
              <w:jc w:val="center"/>
              <w:textAlignment w:val="center"/>
              <w:rPr>
                <w:ins w:id="1180" w:author="Pragada Venkata Apparao Santhosh" w:date="2021-05-11T14:18:00Z"/>
                <w:rFonts w:ascii="Arial" w:hAnsi="Arial" w:cs="Arial"/>
                <w:sz w:val="36"/>
                <w:szCs w:val="36"/>
              </w:rPr>
            </w:pPr>
            <w:ins w:id="1181" w:author="Pragada Venkata Apparao Santhosh" w:date="2021-05-11T14:18:00Z">
              <w:r>
                <w:rPr>
                  <w:rFonts w:ascii="Calibri" w:hAnsi="Calibri" w:cs="Calibri"/>
                  <w:b/>
                  <w:bCs/>
                  <w:color w:val="000000"/>
                  <w:kern w:val="24"/>
                  <w:sz w:val="12"/>
                  <w:szCs w:val="12"/>
                </w:rPr>
                <w:t>Reference Standard</w:t>
              </w:r>
            </w:ins>
          </w:p>
        </w:tc>
      </w:tr>
      <w:tr w:rsidR="00566B65" w14:paraId="7FDB2E83" w14:textId="77777777" w:rsidTr="00EF109F">
        <w:trPr>
          <w:gridAfter w:val="1"/>
          <w:wAfter w:w="15" w:type="dxa"/>
          <w:trHeight w:val="744"/>
          <w:ins w:id="1182" w:author="Pragada Venkata Apparao Santhosh" w:date="2021-05-11T14:18:00Z"/>
        </w:trPr>
        <w:tc>
          <w:tcPr>
            <w:tcW w:w="2603" w:type="dxa"/>
            <w:tcBorders>
              <w:top w:val="single" w:sz="4" w:space="0" w:color="auto"/>
              <w:left w:val="single" w:sz="4" w:space="0" w:color="auto"/>
              <w:bottom w:val="single" w:sz="4" w:space="0" w:color="auto"/>
              <w:right w:val="single" w:sz="4" w:space="0" w:color="auto"/>
            </w:tcBorders>
            <w:tcMar>
              <w:top w:w="4" w:type="dxa"/>
              <w:left w:w="4" w:type="dxa"/>
              <w:bottom w:w="32" w:type="dxa"/>
              <w:right w:w="4" w:type="dxa"/>
            </w:tcMar>
            <w:vAlign w:val="center"/>
            <w:hideMark/>
          </w:tcPr>
          <w:p w14:paraId="2B99ECA3" w14:textId="77777777" w:rsidR="00566B65" w:rsidRDefault="00566B65" w:rsidP="00EF109F">
            <w:pPr>
              <w:spacing w:after="0"/>
              <w:jc w:val="center"/>
              <w:textAlignment w:val="center"/>
              <w:rPr>
                <w:ins w:id="1183" w:author="Pragada Venkata Apparao Santhosh" w:date="2021-05-11T14:18:00Z"/>
                <w:rFonts w:ascii="Arial" w:hAnsi="Arial" w:cs="Arial"/>
                <w:sz w:val="36"/>
                <w:szCs w:val="36"/>
              </w:rPr>
            </w:pPr>
            <w:ins w:id="1184" w:author="Pragada Venkata Apparao Santhosh" w:date="2021-05-11T14:18:00Z">
              <w:r>
                <w:rPr>
                  <w:rFonts w:ascii="Calibri" w:hAnsi="Calibri" w:cs="Calibri"/>
                  <w:b/>
                  <w:bCs/>
                  <w:color w:val="000000"/>
                  <w:kern w:val="24"/>
                  <w:sz w:val="10"/>
                  <w:szCs w:val="10"/>
                </w:rPr>
                <w:t>Generic EMC Test</w:t>
              </w:r>
            </w:ins>
          </w:p>
        </w:tc>
        <w:tc>
          <w:tcPr>
            <w:tcW w:w="164" w:type="dxa"/>
            <w:tcBorders>
              <w:top w:val="single" w:sz="4" w:space="0" w:color="000000"/>
              <w:left w:val="single" w:sz="4" w:space="0" w:color="auto"/>
              <w:bottom w:val="single" w:sz="4" w:space="0" w:color="000000"/>
              <w:right w:val="single" w:sz="4" w:space="0" w:color="000000"/>
            </w:tcBorders>
            <w:shd w:val="clear" w:color="auto" w:fill="D9E1F2"/>
            <w:tcMar>
              <w:top w:w="4" w:type="dxa"/>
              <w:left w:w="4" w:type="dxa"/>
              <w:bottom w:w="32" w:type="dxa"/>
              <w:right w:w="4" w:type="dxa"/>
            </w:tcMar>
            <w:vAlign w:val="center"/>
            <w:hideMark/>
          </w:tcPr>
          <w:p w14:paraId="4B18042D" w14:textId="77777777" w:rsidR="00566B65" w:rsidRDefault="00566B65" w:rsidP="00EF109F">
            <w:pPr>
              <w:spacing w:after="0"/>
              <w:jc w:val="center"/>
              <w:textAlignment w:val="center"/>
              <w:rPr>
                <w:ins w:id="1185" w:author="Pragada Venkata Apparao Santhosh" w:date="2021-05-11T14:18:00Z"/>
                <w:rFonts w:ascii="Arial" w:hAnsi="Arial" w:cs="Arial"/>
                <w:sz w:val="36"/>
                <w:szCs w:val="36"/>
              </w:rPr>
            </w:pPr>
            <w:ins w:id="1186" w:author="Pragada Venkata Apparao Santhosh" w:date="2021-05-11T14:18:00Z">
              <w:r>
                <w:rPr>
                  <w:rFonts w:ascii="Calibri" w:hAnsi="Calibri" w:cs="Calibri"/>
                  <w:b/>
                  <w:bCs/>
                  <w:color w:val="000000"/>
                  <w:kern w:val="24"/>
                  <w:sz w:val="10"/>
                  <w:szCs w:val="10"/>
                </w:rPr>
                <w:t>L1</w:t>
              </w:r>
            </w:ins>
          </w:p>
        </w:tc>
        <w:tc>
          <w:tcPr>
            <w:tcW w:w="164"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vAlign w:val="center"/>
            <w:hideMark/>
          </w:tcPr>
          <w:p w14:paraId="73651FD1" w14:textId="77777777" w:rsidR="00566B65" w:rsidRDefault="00566B65" w:rsidP="00EF109F">
            <w:pPr>
              <w:spacing w:after="0"/>
              <w:jc w:val="center"/>
              <w:textAlignment w:val="center"/>
              <w:rPr>
                <w:ins w:id="1187" w:author="Pragada Venkata Apparao Santhosh" w:date="2021-05-11T14:18:00Z"/>
                <w:rFonts w:ascii="Arial" w:hAnsi="Arial" w:cs="Arial"/>
                <w:sz w:val="36"/>
                <w:szCs w:val="36"/>
              </w:rPr>
            </w:pPr>
            <w:ins w:id="1188" w:author="Pragada Venkata Apparao Santhosh" w:date="2021-05-11T14:18:00Z">
              <w:r>
                <w:rPr>
                  <w:rFonts w:ascii="Calibri" w:hAnsi="Calibri" w:cs="Calibri"/>
                  <w:b/>
                  <w:bCs/>
                  <w:color w:val="000000"/>
                  <w:kern w:val="24"/>
                  <w:sz w:val="10"/>
                  <w:szCs w:val="10"/>
                </w:rPr>
                <w:t>L2</w:t>
              </w:r>
            </w:ins>
          </w:p>
        </w:tc>
        <w:tc>
          <w:tcPr>
            <w:tcW w:w="325"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vAlign w:val="center"/>
            <w:hideMark/>
          </w:tcPr>
          <w:p w14:paraId="09827D3B" w14:textId="77777777" w:rsidR="00566B65" w:rsidRDefault="00566B65" w:rsidP="00EF109F">
            <w:pPr>
              <w:spacing w:after="0"/>
              <w:jc w:val="center"/>
              <w:textAlignment w:val="center"/>
              <w:rPr>
                <w:ins w:id="1189" w:author="Pragada Venkata Apparao Santhosh" w:date="2021-05-11T14:18:00Z"/>
                <w:rFonts w:ascii="Arial" w:hAnsi="Arial" w:cs="Arial"/>
                <w:sz w:val="36"/>
                <w:szCs w:val="36"/>
              </w:rPr>
            </w:pPr>
            <w:ins w:id="1190" w:author="Pragada Venkata Apparao Santhosh" w:date="2021-05-11T14:18:00Z">
              <w:r>
                <w:rPr>
                  <w:rFonts w:ascii="Calibri" w:hAnsi="Calibri" w:cs="Calibri"/>
                  <w:b/>
                  <w:bCs/>
                  <w:color w:val="000000"/>
                  <w:kern w:val="24"/>
                  <w:sz w:val="10"/>
                  <w:szCs w:val="10"/>
                </w:rPr>
                <w:t>L3</w:t>
              </w:r>
            </w:ins>
          </w:p>
        </w:tc>
        <w:tc>
          <w:tcPr>
            <w:tcW w:w="243"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vAlign w:val="center"/>
            <w:hideMark/>
          </w:tcPr>
          <w:p w14:paraId="6E0AEDEA" w14:textId="77777777" w:rsidR="00566B65" w:rsidRDefault="00566B65" w:rsidP="00EF109F">
            <w:pPr>
              <w:spacing w:after="0"/>
              <w:jc w:val="center"/>
              <w:textAlignment w:val="center"/>
              <w:rPr>
                <w:ins w:id="1191" w:author="Pragada Venkata Apparao Santhosh" w:date="2021-05-11T14:18:00Z"/>
                <w:rFonts w:ascii="Arial" w:hAnsi="Arial" w:cs="Arial"/>
                <w:sz w:val="36"/>
                <w:szCs w:val="36"/>
              </w:rPr>
            </w:pPr>
            <w:ins w:id="1192" w:author="Pragada Venkata Apparao Santhosh" w:date="2021-05-11T14:18:00Z">
              <w:r>
                <w:rPr>
                  <w:rFonts w:ascii="Calibri" w:hAnsi="Calibri" w:cs="Calibri"/>
                  <w:b/>
                  <w:bCs/>
                  <w:color w:val="000000"/>
                  <w:kern w:val="24"/>
                  <w:sz w:val="10"/>
                  <w:szCs w:val="10"/>
                </w:rPr>
                <w:t>SC1</w:t>
              </w:r>
            </w:ins>
          </w:p>
        </w:tc>
        <w:tc>
          <w:tcPr>
            <w:tcW w:w="243"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vAlign w:val="center"/>
            <w:hideMark/>
          </w:tcPr>
          <w:p w14:paraId="34560DAA" w14:textId="77777777" w:rsidR="00566B65" w:rsidRDefault="00566B65" w:rsidP="00EF109F">
            <w:pPr>
              <w:spacing w:after="0"/>
              <w:jc w:val="center"/>
              <w:textAlignment w:val="center"/>
              <w:rPr>
                <w:ins w:id="1193" w:author="Pragada Venkata Apparao Santhosh" w:date="2021-05-11T14:18:00Z"/>
                <w:rFonts w:ascii="Arial" w:hAnsi="Arial" w:cs="Arial"/>
                <w:sz w:val="36"/>
                <w:szCs w:val="36"/>
              </w:rPr>
            </w:pPr>
            <w:ins w:id="1194" w:author="Pragada Venkata Apparao Santhosh" w:date="2021-05-11T14:18:00Z">
              <w:r>
                <w:rPr>
                  <w:rFonts w:ascii="Calibri" w:hAnsi="Calibri" w:cs="Calibri"/>
                  <w:b/>
                  <w:bCs/>
                  <w:color w:val="000000"/>
                  <w:kern w:val="24"/>
                  <w:sz w:val="10"/>
                  <w:szCs w:val="10"/>
                </w:rPr>
                <w:t>SC2</w:t>
              </w:r>
            </w:ins>
          </w:p>
        </w:tc>
        <w:tc>
          <w:tcPr>
            <w:tcW w:w="243"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vAlign w:val="center"/>
            <w:hideMark/>
          </w:tcPr>
          <w:p w14:paraId="6456FCB6" w14:textId="77777777" w:rsidR="00566B65" w:rsidRDefault="00566B65" w:rsidP="00EF109F">
            <w:pPr>
              <w:spacing w:after="0"/>
              <w:jc w:val="center"/>
              <w:textAlignment w:val="center"/>
              <w:rPr>
                <w:ins w:id="1195" w:author="Pragada Venkata Apparao Santhosh" w:date="2021-05-11T14:18:00Z"/>
                <w:rFonts w:ascii="Arial" w:hAnsi="Arial" w:cs="Arial"/>
                <w:sz w:val="36"/>
                <w:szCs w:val="36"/>
              </w:rPr>
            </w:pPr>
            <w:ins w:id="1196" w:author="Pragada Venkata Apparao Santhosh" w:date="2021-05-11T14:18:00Z">
              <w:r>
                <w:rPr>
                  <w:rFonts w:ascii="Calibri" w:hAnsi="Calibri" w:cs="Calibri"/>
                  <w:b/>
                  <w:bCs/>
                  <w:color w:val="000000"/>
                  <w:kern w:val="24"/>
                  <w:sz w:val="10"/>
                  <w:szCs w:val="10"/>
                </w:rPr>
                <w:t>SC3</w:t>
              </w:r>
            </w:ins>
          </w:p>
        </w:tc>
        <w:tc>
          <w:tcPr>
            <w:tcW w:w="243"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vAlign w:val="center"/>
            <w:hideMark/>
          </w:tcPr>
          <w:p w14:paraId="7829B6AB" w14:textId="77777777" w:rsidR="00566B65" w:rsidRDefault="00566B65" w:rsidP="00EF109F">
            <w:pPr>
              <w:spacing w:after="0"/>
              <w:jc w:val="center"/>
              <w:textAlignment w:val="center"/>
              <w:rPr>
                <w:ins w:id="1197" w:author="Pragada Venkata Apparao Santhosh" w:date="2021-05-11T14:18:00Z"/>
                <w:rFonts w:ascii="Arial" w:hAnsi="Arial" w:cs="Arial"/>
                <w:sz w:val="36"/>
                <w:szCs w:val="36"/>
              </w:rPr>
            </w:pPr>
            <w:ins w:id="1198" w:author="Pragada Venkata Apparao Santhosh" w:date="2021-05-11T14:18:00Z">
              <w:r>
                <w:rPr>
                  <w:rFonts w:ascii="Calibri" w:hAnsi="Calibri" w:cs="Calibri"/>
                  <w:b/>
                  <w:bCs/>
                  <w:color w:val="000000"/>
                  <w:kern w:val="24"/>
                  <w:sz w:val="10"/>
                  <w:szCs w:val="10"/>
                </w:rPr>
                <w:t>SC4</w:t>
              </w:r>
            </w:ins>
          </w:p>
        </w:tc>
        <w:tc>
          <w:tcPr>
            <w:tcW w:w="243"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vAlign w:val="center"/>
            <w:hideMark/>
          </w:tcPr>
          <w:p w14:paraId="7351B52E" w14:textId="77777777" w:rsidR="00566B65" w:rsidRDefault="00566B65" w:rsidP="00EF109F">
            <w:pPr>
              <w:spacing w:after="0"/>
              <w:jc w:val="center"/>
              <w:textAlignment w:val="center"/>
              <w:rPr>
                <w:ins w:id="1199" w:author="Pragada Venkata Apparao Santhosh" w:date="2021-05-11T14:18:00Z"/>
                <w:rFonts w:ascii="Arial" w:hAnsi="Arial" w:cs="Arial"/>
                <w:sz w:val="36"/>
                <w:szCs w:val="36"/>
              </w:rPr>
            </w:pPr>
            <w:ins w:id="1200" w:author="Pragada Venkata Apparao Santhosh" w:date="2021-05-11T14:18:00Z">
              <w:r>
                <w:rPr>
                  <w:rFonts w:ascii="Calibri" w:hAnsi="Calibri" w:cs="Calibri"/>
                  <w:b/>
                  <w:bCs/>
                  <w:color w:val="000000"/>
                  <w:kern w:val="24"/>
                  <w:sz w:val="10"/>
                  <w:szCs w:val="10"/>
                </w:rPr>
                <w:t>SC5</w:t>
              </w:r>
            </w:ins>
          </w:p>
        </w:tc>
        <w:tc>
          <w:tcPr>
            <w:tcW w:w="243"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vAlign w:val="center"/>
            <w:hideMark/>
          </w:tcPr>
          <w:p w14:paraId="20A097AE" w14:textId="77777777" w:rsidR="00566B65" w:rsidRDefault="00566B65" w:rsidP="00EF109F">
            <w:pPr>
              <w:spacing w:after="0"/>
              <w:jc w:val="center"/>
              <w:textAlignment w:val="center"/>
              <w:rPr>
                <w:ins w:id="1201" w:author="Pragada Venkata Apparao Santhosh" w:date="2021-05-11T14:18:00Z"/>
                <w:rFonts w:ascii="Arial" w:hAnsi="Arial" w:cs="Arial"/>
                <w:sz w:val="36"/>
                <w:szCs w:val="36"/>
              </w:rPr>
            </w:pPr>
            <w:ins w:id="1202" w:author="Pragada Venkata Apparao Santhosh" w:date="2021-05-11T14:18:00Z">
              <w:r>
                <w:rPr>
                  <w:rFonts w:ascii="Calibri" w:hAnsi="Calibri" w:cs="Calibri"/>
                  <w:b/>
                  <w:bCs/>
                  <w:color w:val="000000"/>
                  <w:kern w:val="24"/>
                  <w:sz w:val="10"/>
                  <w:szCs w:val="10"/>
                </w:rPr>
                <w:t>SC6</w:t>
              </w:r>
            </w:ins>
          </w:p>
        </w:tc>
        <w:tc>
          <w:tcPr>
            <w:tcW w:w="243"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vAlign w:val="center"/>
            <w:hideMark/>
          </w:tcPr>
          <w:p w14:paraId="4BE7AC53" w14:textId="77777777" w:rsidR="00566B65" w:rsidRDefault="00566B65" w:rsidP="00EF109F">
            <w:pPr>
              <w:spacing w:after="0"/>
              <w:jc w:val="center"/>
              <w:textAlignment w:val="center"/>
              <w:rPr>
                <w:ins w:id="1203" w:author="Pragada Venkata Apparao Santhosh" w:date="2021-05-11T14:18:00Z"/>
                <w:rFonts w:ascii="Arial" w:hAnsi="Arial" w:cs="Arial"/>
                <w:sz w:val="36"/>
                <w:szCs w:val="36"/>
              </w:rPr>
            </w:pPr>
            <w:ins w:id="1204" w:author="Pragada Venkata Apparao Santhosh" w:date="2021-05-11T14:18:00Z">
              <w:r>
                <w:rPr>
                  <w:rFonts w:ascii="Calibri" w:hAnsi="Calibri" w:cs="Calibri"/>
                  <w:b/>
                  <w:bCs/>
                  <w:color w:val="000000"/>
                  <w:kern w:val="24"/>
                  <w:sz w:val="10"/>
                  <w:szCs w:val="10"/>
                </w:rPr>
                <w:t>SC7</w:t>
              </w:r>
            </w:ins>
          </w:p>
        </w:tc>
        <w:tc>
          <w:tcPr>
            <w:tcW w:w="243"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vAlign w:val="center"/>
            <w:hideMark/>
          </w:tcPr>
          <w:p w14:paraId="11CADC40" w14:textId="77777777" w:rsidR="00566B65" w:rsidRDefault="00566B65" w:rsidP="00EF109F">
            <w:pPr>
              <w:spacing w:after="0"/>
              <w:jc w:val="center"/>
              <w:textAlignment w:val="center"/>
              <w:rPr>
                <w:ins w:id="1205" w:author="Pragada Venkata Apparao Santhosh" w:date="2021-05-11T14:18:00Z"/>
                <w:rFonts w:ascii="Arial" w:hAnsi="Arial" w:cs="Arial"/>
                <w:sz w:val="36"/>
                <w:szCs w:val="36"/>
              </w:rPr>
            </w:pPr>
            <w:ins w:id="1206" w:author="Pragada Venkata Apparao Santhosh" w:date="2021-05-11T14:18:00Z">
              <w:r>
                <w:rPr>
                  <w:rFonts w:ascii="Calibri" w:hAnsi="Calibri" w:cs="Calibri"/>
                  <w:b/>
                  <w:bCs/>
                  <w:color w:val="000000"/>
                  <w:kern w:val="24"/>
                  <w:sz w:val="10"/>
                  <w:szCs w:val="10"/>
                </w:rPr>
                <w:t>SC8</w:t>
              </w:r>
            </w:ins>
          </w:p>
        </w:tc>
        <w:tc>
          <w:tcPr>
            <w:tcW w:w="195"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vAlign w:val="center"/>
            <w:hideMark/>
          </w:tcPr>
          <w:p w14:paraId="2E702C89" w14:textId="77777777" w:rsidR="00566B65" w:rsidRDefault="00566B65" w:rsidP="00EF109F">
            <w:pPr>
              <w:spacing w:after="0"/>
              <w:jc w:val="center"/>
              <w:textAlignment w:val="center"/>
              <w:rPr>
                <w:ins w:id="1207" w:author="Pragada Venkata Apparao Santhosh" w:date="2021-05-11T14:18:00Z"/>
                <w:rFonts w:ascii="Arial" w:hAnsi="Arial" w:cs="Arial"/>
                <w:sz w:val="36"/>
                <w:szCs w:val="36"/>
              </w:rPr>
            </w:pPr>
            <w:ins w:id="1208" w:author="Pragada Venkata Apparao Santhosh" w:date="2021-05-11T14:18:00Z">
              <w:r>
                <w:rPr>
                  <w:rFonts w:ascii="Calibri" w:hAnsi="Calibri" w:cs="Calibri"/>
                  <w:b/>
                  <w:bCs/>
                  <w:color w:val="000000"/>
                  <w:kern w:val="24"/>
                  <w:sz w:val="10"/>
                  <w:szCs w:val="10"/>
                </w:rPr>
                <w:t>SC9</w:t>
              </w:r>
            </w:ins>
          </w:p>
        </w:tc>
        <w:tc>
          <w:tcPr>
            <w:tcW w:w="302"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textDirection w:val="btLr"/>
            <w:vAlign w:val="center"/>
            <w:hideMark/>
          </w:tcPr>
          <w:p w14:paraId="206960D5" w14:textId="77777777" w:rsidR="00566B65" w:rsidRDefault="00566B65" w:rsidP="00EF109F">
            <w:pPr>
              <w:spacing w:after="0"/>
              <w:jc w:val="center"/>
              <w:textAlignment w:val="center"/>
              <w:rPr>
                <w:ins w:id="1209" w:author="Pragada Venkata Apparao Santhosh" w:date="2021-05-11T14:18:00Z"/>
                <w:rFonts w:ascii="Arial" w:hAnsi="Arial" w:cs="Arial"/>
                <w:sz w:val="36"/>
                <w:szCs w:val="36"/>
              </w:rPr>
            </w:pPr>
            <w:ins w:id="1210" w:author="Pragada Venkata Apparao Santhosh" w:date="2021-05-11T14:18:00Z">
              <w:r>
                <w:rPr>
                  <w:rFonts w:ascii="Calibri" w:hAnsi="Calibri" w:cs="Calibri"/>
                  <w:b/>
                  <w:bCs/>
                  <w:color w:val="000000"/>
                  <w:kern w:val="24"/>
                  <w:sz w:val="8"/>
                  <w:szCs w:val="8"/>
                </w:rPr>
                <w:t>CISPR 25:2016</w:t>
              </w:r>
            </w:ins>
          </w:p>
        </w:tc>
        <w:tc>
          <w:tcPr>
            <w:tcW w:w="156"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textDirection w:val="btLr"/>
            <w:vAlign w:val="center"/>
            <w:hideMark/>
          </w:tcPr>
          <w:p w14:paraId="05B495C9" w14:textId="77777777" w:rsidR="00566B65" w:rsidRDefault="00566B65" w:rsidP="00EF109F">
            <w:pPr>
              <w:spacing w:after="0"/>
              <w:jc w:val="center"/>
              <w:textAlignment w:val="center"/>
              <w:rPr>
                <w:ins w:id="1211" w:author="Pragada Venkata Apparao Santhosh" w:date="2021-05-11T14:18:00Z"/>
                <w:rFonts w:ascii="Arial" w:hAnsi="Arial" w:cs="Arial"/>
                <w:sz w:val="36"/>
                <w:szCs w:val="36"/>
              </w:rPr>
            </w:pPr>
            <w:ins w:id="1212" w:author="Pragada Venkata Apparao Santhosh" w:date="2021-05-11T14:18:00Z">
              <w:r>
                <w:rPr>
                  <w:rFonts w:ascii="Calibri" w:hAnsi="Calibri" w:cs="Calibri"/>
                  <w:b/>
                  <w:bCs/>
                  <w:color w:val="000000"/>
                  <w:kern w:val="24"/>
                  <w:sz w:val="8"/>
                  <w:szCs w:val="8"/>
                </w:rPr>
                <w:t>ISO 11452-1: 2015</w:t>
              </w:r>
            </w:ins>
          </w:p>
        </w:tc>
        <w:tc>
          <w:tcPr>
            <w:tcW w:w="156"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textDirection w:val="btLr"/>
            <w:vAlign w:val="center"/>
            <w:hideMark/>
          </w:tcPr>
          <w:p w14:paraId="7BE301A7" w14:textId="77777777" w:rsidR="00566B65" w:rsidRDefault="00566B65" w:rsidP="00EF109F">
            <w:pPr>
              <w:spacing w:after="0"/>
              <w:jc w:val="center"/>
              <w:textAlignment w:val="center"/>
              <w:rPr>
                <w:ins w:id="1213" w:author="Pragada Venkata Apparao Santhosh" w:date="2021-05-11T14:18:00Z"/>
                <w:rFonts w:ascii="Arial" w:hAnsi="Arial" w:cs="Arial"/>
                <w:sz w:val="36"/>
                <w:szCs w:val="36"/>
              </w:rPr>
            </w:pPr>
            <w:ins w:id="1214" w:author="Pragada Venkata Apparao Santhosh" w:date="2021-05-11T14:18:00Z">
              <w:r>
                <w:rPr>
                  <w:rFonts w:ascii="Calibri" w:hAnsi="Calibri" w:cs="Calibri"/>
                  <w:b/>
                  <w:bCs/>
                  <w:color w:val="000000"/>
                  <w:kern w:val="24"/>
                  <w:sz w:val="8"/>
                  <w:szCs w:val="8"/>
                </w:rPr>
                <w:t>ISO 11452-4: 2020</w:t>
              </w:r>
            </w:ins>
          </w:p>
        </w:tc>
        <w:tc>
          <w:tcPr>
            <w:tcW w:w="290"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textDirection w:val="btLr"/>
            <w:vAlign w:val="center"/>
            <w:hideMark/>
          </w:tcPr>
          <w:p w14:paraId="4EC3685E" w14:textId="77777777" w:rsidR="00566B65" w:rsidRDefault="00566B65" w:rsidP="00EF109F">
            <w:pPr>
              <w:spacing w:after="0"/>
              <w:jc w:val="center"/>
              <w:textAlignment w:val="center"/>
              <w:rPr>
                <w:ins w:id="1215" w:author="Pragada Venkata Apparao Santhosh" w:date="2021-05-11T14:18:00Z"/>
                <w:rFonts w:ascii="Arial" w:hAnsi="Arial" w:cs="Arial"/>
                <w:sz w:val="36"/>
                <w:szCs w:val="36"/>
              </w:rPr>
            </w:pPr>
            <w:ins w:id="1216" w:author="Pragada Venkata Apparao Santhosh" w:date="2021-05-11T14:18:00Z">
              <w:r>
                <w:rPr>
                  <w:rFonts w:ascii="Calibri" w:hAnsi="Calibri" w:cs="Calibri"/>
                  <w:b/>
                  <w:bCs/>
                  <w:color w:val="000000"/>
                  <w:kern w:val="24"/>
                  <w:sz w:val="8"/>
                  <w:szCs w:val="8"/>
                </w:rPr>
                <w:t xml:space="preserve">ISO 11452 -2: </w:t>
              </w:r>
              <w:r>
                <w:rPr>
                  <w:rFonts w:ascii="Calibri" w:hAnsi="Calibri" w:cs="Calibri"/>
                  <w:b/>
                  <w:bCs/>
                  <w:color w:val="000000"/>
                  <w:kern w:val="24"/>
                  <w:sz w:val="8"/>
                  <w:szCs w:val="8"/>
                </w:rPr>
                <w:br/>
                <w:t>2019</w:t>
              </w:r>
            </w:ins>
          </w:p>
        </w:tc>
        <w:tc>
          <w:tcPr>
            <w:tcW w:w="290"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textDirection w:val="btLr"/>
            <w:vAlign w:val="center"/>
            <w:hideMark/>
          </w:tcPr>
          <w:p w14:paraId="3987AC00" w14:textId="77777777" w:rsidR="00566B65" w:rsidRDefault="00566B65" w:rsidP="00EF109F">
            <w:pPr>
              <w:spacing w:after="0"/>
              <w:jc w:val="center"/>
              <w:textAlignment w:val="center"/>
              <w:rPr>
                <w:ins w:id="1217" w:author="Pragada Venkata Apparao Santhosh" w:date="2021-05-11T14:18:00Z"/>
                <w:rFonts w:ascii="Arial" w:hAnsi="Arial" w:cs="Arial"/>
                <w:sz w:val="36"/>
                <w:szCs w:val="36"/>
              </w:rPr>
            </w:pPr>
            <w:ins w:id="1218" w:author="Pragada Venkata Apparao Santhosh" w:date="2021-05-11T14:18:00Z">
              <w:r>
                <w:rPr>
                  <w:rFonts w:ascii="Calibri" w:hAnsi="Calibri" w:cs="Calibri"/>
                  <w:b/>
                  <w:bCs/>
                  <w:color w:val="000000"/>
                  <w:kern w:val="24"/>
                  <w:sz w:val="8"/>
                  <w:szCs w:val="8"/>
                </w:rPr>
                <w:t>ISO 11452 - 8:</w:t>
              </w:r>
              <w:r>
                <w:rPr>
                  <w:rFonts w:ascii="Calibri" w:hAnsi="Calibri" w:cs="Calibri"/>
                  <w:b/>
                  <w:bCs/>
                  <w:color w:val="000000"/>
                  <w:kern w:val="24"/>
                  <w:sz w:val="8"/>
                  <w:szCs w:val="8"/>
                </w:rPr>
                <w:br/>
                <w:t>2015</w:t>
              </w:r>
            </w:ins>
          </w:p>
        </w:tc>
        <w:tc>
          <w:tcPr>
            <w:tcW w:w="290"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textDirection w:val="btLr"/>
            <w:vAlign w:val="center"/>
            <w:hideMark/>
          </w:tcPr>
          <w:p w14:paraId="24DE4B47" w14:textId="77777777" w:rsidR="00566B65" w:rsidRDefault="00566B65" w:rsidP="00EF109F">
            <w:pPr>
              <w:spacing w:after="0"/>
              <w:jc w:val="center"/>
              <w:textAlignment w:val="center"/>
              <w:rPr>
                <w:ins w:id="1219" w:author="Pragada Venkata Apparao Santhosh" w:date="2021-05-11T14:18:00Z"/>
                <w:rFonts w:ascii="Arial" w:hAnsi="Arial" w:cs="Arial"/>
                <w:sz w:val="36"/>
                <w:szCs w:val="36"/>
              </w:rPr>
            </w:pPr>
            <w:ins w:id="1220" w:author="Pragada Venkata Apparao Santhosh" w:date="2021-05-11T14:18:00Z">
              <w:r>
                <w:rPr>
                  <w:rFonts w:ascii="Calibri" w:hAnsi="Calibri" w:cs="Calibri"/>
                  <w:b/>
                  <w:bCs/>
                  <w:color w:val="000000"/>
                  <w:kern w:val="24"/>
                  <w:sz w:val="8"/>
                  <w:szCs w:val="8"/>
                </w:rPr>
                <w:t>ISO 11452-9:</w:t>
              </w:r>
              <w:r>
                <w:rPr>
                  <w:rFonts w:ascii="Calibri" w:hAnsi="Calibri" w:cs="Calibri"/>
                  <w:b/>
                  <w:bCs/>
                  <w:color w:val="000000"/>
                  <w:kern w:val="24"/>
                  <w:sz w:val="8"/>
                  <w:szCs w:val="8"/>
                </w:rPr>
                <w:br/>
                <w:t>2012</w:t>
              </w:r>
            </w:ins>
          </w:p>
        </w:tc>
        <w:tc>
          <w:tcPr>
            <w:tcW w:w="290"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textDirection w:val="btLr"/>
            <w:vAlign w:val="center"/>
            <w:hideMark/>
          </w:tcPr>
          <w:p w14:paraId="7EFA9D02" w14:textId="77777777" w:rsidR="00566B65" w:rsidRDefault="00566B65" w:rsidP="00EF109F">
            <w:pPr>
              <w:spacing w:after="0"/>
              <w:jc w:val="center"/>
              <w:textAlignment w:val="center"/>
              <w:rPr>
                <w:ins w:id="1221" w:author="Pragada Venkata Apparao Santhosh" w:date="2021-05-11T14:18:00Z"/>
                <w:rFonts w:ascii="Arial" w:hAnsi="Arial" w:cs="Arial"/>
                <w:sz w:val="36"/>
                <w:szCs w:val="36"/>
              </w:rPr>
            </w:pPr>
            <w:ins w:id="1222" w:author="Pragada Venkata Apparao Santhosh" w:date="2021-05-11T14:18:00Z">
              <w:r>
                <w:rPr>
                  <w:rFonts w:ascii="Calibri" w:hAnsi="Calibri" w:cs="Calibri"/>
                  <w:b/>
                  <w:bCs/>
                  <w:color w:val="000000"/>
                  <w:kern w:val="24"/>
                  <w:sz w:val="8"/>
                  <w:szCs w:val="8"/>
                </w:rPr>
                <w:t>ISO 7637-1:</w:t>
              </w:r>
              <w:r>
                <w:rPr>
                  <w:rFonts w:ascii="Calibri" w:hAnsi="Calibri" w:cs="Calibri"/>
                  <w:b/>
                  <w:bCs/>
                  <w:color w:val="000000"/>
                  <w:kern w:val="24"/>
                  <w:sz w:val="8"/>
                  <w:szCs w:val="8"/>
                </w:rPr>
                <w:br/>
                <w:t>2015</w:t>
              </w:r>
            </w:ins>
          </w:p>
        </w:tc>
        <w:tc>
          <w:tcPr>
            <w:tcW w:w="290"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textDirection w:val="btLr"/>
            <w:vAlign w:val="center"/>
            <w:hideMark/>
          </w:tcPr>
          <w:p w14:paraId="6F665B19" w14:textId="77777777" w:rsidR="00566B65" w:rsidRDefault="00566B65" w:rsidP="00EF109F">
            <w:pPr>
              <w:spacing w:after="0"/>
              <w:jc w:val="center"/>
              <w:textAlignment w:val="center"/>
              <w:rPr>
                <w:ins w:id="1223" w:author="Pragada Venkata Apparao Santhosh" w:date="2021-05-11T14:18:00Z"/>
                <w:rFonts w:ascii="Arial" w:hAnsi="Arial" w:cs="Arial"/>
                <w:sz w:val="36"/>
                <w:szCs w:val="36"/>
              </w:rPr>
            </w:pPr>
            <w:ins w:id="1224" w:author="Pragada Venkata Apparao Santhosh" w:date="2021-05-11T14:18:00Z">
              <w:r>
                <w:rPr>
                  <w:rFonts w:ascii="Calibri" w:hAnsi="Calibri" w:cs="Calibri"/>
                  <w:b/>
                  <w:bCs/>
                  <w:color w:val="000000"/>
                  <w:kern w:val="24"/>
                  <w:sz w:val="8"/>
                  <w:szCs w:val="8"/>
                </w:rPr>
                <w:t>ISO 7637-2:</w:t>
              </w:r>
              <w:r>
                <w:rPr>
                  <w:rFonts w:ascii="Calibri" w:hAnsi="Calibri" w:cs="Calibri"/>
                  <w:b/>
                  <w:bCs/>
                  <w:color w:val="000000"/>
                  <w:kern w:val="24"/>
                  <w:sz w:val="8"/>
                  <w:szCs w:val="8"/>
                </w:rPr>
                <w:br/>
                <w:t>2011</w:t>
              </w:r>
            </w:ins>
          </w:p>
        </w:tc>
        <w:tc>
          <w:tcPr>
            <w:tcW w:w="290"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textDirection w:val="btLr"/>
            <w:vAlign w:val="center"/>
            <w:hideMark/>
          </w:tcPr>
          <w:p w14:paraId="44C1B436" w14:textId="77777777" w:rsidR="00566B65" w:rsidRDefault="00566B65" w:rsidP="00EF109F">
            <w:pPr>
              <w:spacing w:after="0"/>
              <w:jc w:val="center"/>
              <w:textAlignment w:val="center"/>
              <w:rPr>
                <w:ins w:id="1225" w:author="Pragada Venkata Apparao Santhosh" w:date="2021-05-11T14:18:00Z"/>
                <w:rFonts w:ascii="Arial" w:hAnsi="Arial" w:cs="Arial"/>
                <w:sz w:val="36"/>
                <w:szCs w:val="36"/>
              </w:rPr>
            </w:pPr>
            <w:ins w:id="1226" w:author="Pragada Venkata Apparao Santhosh" w:date="2021-05-11T14:18:00Z">
              <w:r>
                <w:rPr>
                  <w:rFonts w:ascii="Calibri" w:hAnsi="Calibri" w:cs="Calibri"/>
                  <w:b/>
                  <w:bCs/>
                  <w:color w:val="000000"/>
                  <w:kern w:val="24"/>
                  <w:sz w:val="8"/>
                  <w:szCs w:val="8"/>
                </w:rPr>
                <w:t>ISO 7637-3:</w:t>
              </w:r>
              <w:r>
                <w:rPr>
                  <w:rFonts w:ascii="Calibri" w:hAnsi="Calibri" w:cs="Calibri"/>
                  <w:b/>
                  <w:bCs/>
                  <w:color w:val="000000"/>
                  <w:kern w:val="24"/>
                  <w:sz w:val="8"/>
                  <w:szCs w:val="8"/>
                </w:rPr>
                <w:br/>
                <w:t>2016</w:t>
              </w:r>
            </w:ins>
          </w:p>
        </w:tc>
        <w:tc>
          <w:tcPr>
            <w:tcW w:w="290"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textDirection w:val="btLr"/>
            <w:vAlign w:val="center"/>
            <w:hideMark/>
          </w:tcPr>
          <w:p w14:paraId="562B4545" w14:textId="77777777" w:rsidR="00566B65" w:rsidRDefault="00566B65" w:rsidP="00EF109F">
            <w:pPr>
              <w:spacing w:after="0"/>
              <w:jc w:val="center"/>
              <w:textAlignment w:val="center"/>
              <w:rPr>
                <w:ins w:id="1227" w:author="Pragada Venkata Apparao Santhosh" w:date="2021-05-11T14:18:00Z"/>
                <w:rFonts w:ascii="Arial" w:hAnsi="Arial" w:cs="Arial"/>
                <w:sz w:val="36"/>
                <w:szCs w:val="36"/>
              </w:rPr>
            </w:pPr>
            <w:ins w:id="1228" w:author="Pragada Venkata Apparao Santhosh" w:date="2021-05-11T14:18:00Z">
              <w:r>
                <w:rPr>
                  <w:rFonts w:ascii="Calibri" w:hAnsi="Calibri" w:cs="Calibri"/>
                  <w:b/>
                  <w:bCs/>
                  <w:color w:val="000000"/>
                  <w:kern w:val="24"/>
                  <w:sz w:val="8"/>
                  <w:szCs w:val="8"/>
                </w:rPr>
                <w:t>EN 61000-4-2:</w:t>
              </w:r>
              <w:r>
                <w:rPr>
                  <w:rFonts w:ascii="Calibri" w:hAnsi="Calibri" w:cs="Calibri"/>
                  <w:b/>
                  <w:bCs/>
                  <w:color w:val="000000"/>
                  <w:kern w:val="24"/>
                  <w:sz w:val="8"/>
                  <w:szCs w:val="8"/>
                </w:rPr>
                <w:br/>
                <w:t>2008</w:t>
              </w:r>
            </w:ins>
          </w:p>
        </w:tc>
        <w:tc>
          <w:tcPr>
            <w:tcW w:w="156"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textDirection w:val="btLr"/>
            <w:vAlign w:val="center"/>
            <w:hideMark/>
          </w:tcPr>
          <w:p w14:paraId="550D571C" w14:textId="77777777" w:rsidR="00566B65" w:rsidRDefault="00566B65" w:rsidP="00EF109F">
            <w:pPr>
              <w:spacing w:after="0"/>
              <w:jc w:val="center"/>
              <w:textAlignment w:val="center"/>
              <w:rPr>
                <w:ins w:id="1229" w:author="Pragada Venkata Apparao Santhosh" w:date="2021-05-11T14:18:00Z"/>
                <w:rFonts w:ascii="Arial" w:hAnsi="Arial" w:cs="Arial"/>
                <w:sz w:val="36"/>
                <w:szCs w:val="36"/>
              </w:rPr>
            </w:pPr>
            <w:ins w:id="1230" w:author="Pragada Venkata Apparao Santhosh" w:date="2021-05-11T14:18:00Z">
              <w:r>
                <w:rPr>
                  <w:rFonts w:ascii="Calibri" w:hAnsi="Calibri" w:cs="Calibri"/>
                  <w:b/>
                  <w:bCs/>
                  <w:color w:val="000000"/>
                  <w:kern w:val="24"/>
                  <w:sz w:val="8"/>
                  <w:szCs w:val="8"/>
                </w:rPr>
                <w:t>ISO 10605:2008</w:t>
              </w:r>
            </w:ins>
          </w:p>
        </w:tc>
        <w:tc>
          <w:tcPr>
            <w:tcW w:w="156"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textDirection w:val="btLr"/>
            <w:vAlign w:val="center"/>
            <w:hideMark/>
          </w:tcPr>
          <w:p w14:paraId="7BD3AE5A" w14:textId="77777777" w:rsidR="00566B65" w:rsidRDefault="00566B65" w:rsidP="00EF109F">
            <w:pPr>
              <w:spacing w:after="0"/>
              <w:jc w:val="center"/>
              <w:textAlignment w:val="center"/>
              <w:rPr>
                <w:ins w:id="1231" w:author="Pragada Venkata Apparao Santhosh" w:date="2021-05-11T14:18:00Z"/>
                <w:rFonts w:ascii="Arial" w:hAnsi="Arial" w:cs="Arial"/>
                <w:sz w:val="36"/>
                <w:szCs w:val="36"/>
              </w:rPr>
            </w:pPr>
            <w:ins w:id="1232" w:author="Pragada Venkata Apparao Santhosh" w:date="2021-05-11T14:18:00Z">
              <w:r>
                <w:rPr>
                  <w:rFonts w:ascii="Calibri" w:hAnsi="Calibri" w:cs="Calibri"/>
                  <w:b/>
                  <w:bCs/>
                  <w:color w:val="000000"/>
                  <w:kern w:val="24"/>
                  <w:sz w:val="8"/>
                  <w:szCs w:val="8"/>
                </w:rPr>
                <w:t>IEC 61000-3-2:2018</w:t>
              </w:r>
            </w:ins>
          </w:p>
        </w:tc>
        <w:tc>
          <w:tcPr>
            <w:tcW w:w="374"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textDirection w:val="btLr"/>
            <w:vAlign w:val="center"/>
            <w:hideMark/>
          </w:tcPr>
          <w:p w14:paraId="02D4A318" w14:textId="77777777" w:rsidR="00566B65" w:rsidRDefault="00566B65" w:rsidP="00EF109F">
            <w:pPr>
              <w:spacing w:after="0"/>
              <w:jc w:val="center"/>
              <w:textAlignment w:val="center"/>
              <w:rPr>
                <w:ins w:id="1233" w:author="Pragada Venkata Apparao Santhosh" w:date="2021-05-11T14:18:00Z"/>
                <w:rFonts w:ascii="Arial" w:hAnsi="Arial" w:cs="Arial"/>
                <w:sz w:val="36"/>
                <w:szCs w:val="36"/>
              </w:rPr>
            </w:pPr>
            <w:ins w:id="1234" w:author="Pragada Venkata Apparao Santhosh" w:date="2021-05-11T14:18:00Z">
              <w:r>
                <w:rPr>
                  <w:rFonts w:ascii="Calibri" w:hAnsi="Calibri" w:cs="Calibri"/>
                  <w:b/>
                  <w:bCs/>
                  <w:color w:val="000000"/>
                  <w:kern w:val="24"/>
                  <w:sz w:val="8"/>
                  <w:szCs w:val="8"/>
                </w:rPr>
                <w:t>IEC 61000-3-3:2013/AMD2:2021</w:t>
              </w:r>
            </w:ins>
          </w:p>
        </w:tc>
        <w:tc>
          <w:tcPr>
            <w:tcW w:w="270"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textDirection w:val="btLr"/>
            <w:vAlign w:val="center"/>
            <w:hideMark/>
          </w:tcPr>
          <w:p w14:paraId="32816E84" w14:textId="77777777" w:rsidR="00566B65" w:rsidRDefault="00566B65" w:rsidP="00EF109F">
            <w:pPr>
              <w:spacing w:after="0"/>
              <w:jc w:val="center"/>
              <w:textAlignment w:val="center"/>
              <w:rPr>
                <w:ins w:id="1235" w:author="Pragada Venkata Apparao Santhosh" w:date="2021-05-11T14:18:00Z"/>
                <w:rFonts w:ascii="Arial" w:hAnsi="Arial" w:cs="Arial"/>
                <w:sz w:val="36"/>
                <w:szCs w:val="36"/>
              </w:rPr>
            </w:pPr>
            <w:ins w:id="1236" w:author="Pragada Venkata Apparao Santhosh" w:date="2021-05-11T14:18:00Z">
              <w:r>
                <w:rPr>
                  <w:rFonts w:ascii="Calibri" w:hAnsi="Calibri" w:cs="Calibri"/>
                  <w:b/>
                  <w:bCs/>
                  <w:color w:val="000000"/>
                  <w:kern w:val="24"/>
                  <w:sz w:val="8"/>
                  <w:szCs w:val="8"/>
                </w:rPr>
                <w:t>IEC 61000-3-4:1998</w:t>
              </w:r>
            </w:ins>
          </w:p>
        </w:tc>
        <w:tc>
          <w:tcPr>
            <w:tcW w:w="221"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textDirection w:val="btLr"/>
            <w:vAlign w:val="center"/>
            <w:hideMark/>
          </w:tcPr>
          <w:p w14:paraId="2A798A89" w14:textId="77777777" w:rsidR="00566B65" w:rsidRDefault="00566B65" w:rsidP="00EF109F">
            <w:pPr>
              <w:spacing w:after="0"/>
              <w:jc w:val="center"/>
              <w:textAlignment w:val="center"/>
              <w:rPr>
                <w:ins w:id="1237" w:author="Pragada Venkata Apparao Santhosh" w:date="2021-05-11T14:18:00Z"/>
                <w:rFonts w:ascii="Arial" w:hAnsi="Arial" w:cs="Arial"/>
                <w:sz w:val="36"/>
                <w:szCs w:val="36"/>
              </w:rPr>
            </w:pPr>
            <w:ins w:id="1238" w:author="Pragada Venkata Apparao Santhosh" w:date="2021-05-11T14:18:00Z">
              <w:r>
                <w:rPr>
                  <w:rFonts w:ascii="Calibri" w:hAnsi="Calibri" w:cs="Calibri"/>
                  <w:b/>
                  <w:bCs/>
                  <w:color w:val="000000"/>
                  <w:kern w:val="24"/>
                  <w:sz w:val="8"/>
                  <w:szCs w:val="8"/>
                </w:rPr>
                <w:t>IEC 61000-3-5:2009</w:t>
              </w:r>
            </w:ins>
          </w:p>
        </w:tc>
        <w:tc>
          <w:tcPr>
            <w:tcW w:w="156"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textDirection w:val="btLr"/>
            <w:vAlign w:val="center"/>
            <w:hideMark/>
          </w:tcPr>
          <w:p w14:paraId="13C46651" w14:textId="77777777" w:rsidR="00566B65" w:rsidRDefault="00566B65" w:rsidP="00EF109F">
            <w:pPr>
              <w:spacing w:after="0"/>
              <w:jc w:val="center"/>
              <w:textAlignment w:val="center"/>
              <w:rPr>
                <w:ins w:id="1239" w:author="Pragada Venkata Apparao Santhosh" w:date="2021-05-11T14:18:00Z"/>
                <w:rFonts w:ascii="Arial" w:hAnsi="Arial" w:cs="Arial"/>
                <w:sz w:val="36"/>
                <w:szCs w:val="36"/>
              </w:rPr>
            </w:pPr>
            <w:ins w:id="1240" w:author="Pragada Venkata Apparao Santhosh" w:date="2021-05-11T14:18:00Z">
              <w:r>
                <w:rPr>
                  <w:rFonts w:ascii="Calibri" w:hAnsi="Calibri" w:cs="Calibri"/>
                  <w:b/>
                  <w:bCs/>
                  <w:color w:val="000000"/>
                  <w:kern w:val="24"/>
                  <w:sz w:val="8"/>
                  <w:szCs w:val="8"/>
                </w:rPr>
                <w:t>IEC 61000-3-11:2021</w:t>
              </w:r>
            </w:ins>
          </w:p>
        </w:tc>
        <w:tc>
          <w:tcPr>
            <w:tcW w:w="156"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textDirection w:val="btLr"/>
            <w:vAlign w:val="center"/>
            <w:hideMark/>
          </w:tcPr>
          <w:p w14:paraId="7095DBE8" w14:textId="77777777" w:rsidR="00566B65" w:rsidRDefault="00566B65" w:rsidP="00EF109F">
            <w:pPr>
              <w:spacing w:after="0"/>
              <w:jc w:val="center"/>
              <w:textAlignment w:val="center"/>
              <w:rPr>
                <w:ins w:id="1241" w:author="Pragada Venkata Apparao Santhosh" w:date="2021-05-11T14:18:00Z"/>
                <w:rFonts w:ascii="Arial" w:hAnsi="Arial" w:cs="Arial"/>
                <w:sz w:val="36"/>
                <w:szCs w:val="36"/>
              </w:rPr>
            </w:pPr>
            <w:ins w:id="1242" w:author="Pragada Venkata Apparao Santhosh" w:date="2021-05-11T14:18:00Z">
              <w:r>
                <w:rPr>
                  <w:rFonts w:ascii="Calibri" w:hAnsi="Calibri" w:cs="Calibri"/>
                  <w:b/>
                  <w:bCs/>
                  <w:color w:val="000000"/>
                  <w:kern w:val="24"/>
                  <w:sz w:val="8"/>
                  <w:szCs w:val="8"/>
                </w:rPr>
                <w:t>IEC 61000-3-12:2011</w:t>
              </w:r>
            </w:ins>
          </w:p>
        </w:tc>
        <w:tc>
          <w:tcPr>
            <w:tcW w:w="212"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textDirection w:val="btLr"/>
            <w:vAlign w:val="center"/>
            <w:hideMark/>
          </w:tcPr>
          <w:p w14:paraId="4022531C" w14:textId="77777777" w:rsidR="00566B65" w:rsidRDefault="00566B65" w:rsidP="00EF109F">
            <w:pPr>
              <w:spacing w:after="0"/>
              <w:jc w:val="center"/>
              <w:textAlignment w:val="center"/>
              <w:rPr>
                <w:ins w:id="1243" w:author="Pragada Venkata Apparao Santhosh" w:date="2021-05-11T14:18:00Z"/>
                <w:rFonts w:ascii="Arial" w:hAnsi="Arial" w:cs="Arial"/>
                <w:sz w:val="36"/>
                <w:szCs w:val="36"/>
              </w:rPr>
            </w:pPr>
            <w:ins w:id="1244" w:author="Pragada Venkata Apparao Santhosh" w:date="2021-05-11T14:18:00Z">
              <w:r>
                <w:rPr>
                  <w:rFonts w:ascii="Calibri" w:hAnsi="Calibri" w:cs="Calibri"/>
                  <w:b/>
                  <w:bCs/>
                  <w:color w:val="000000"/>
                  <w:kern w:val="24"/>
                  <w:sz w:val="8"/>
                  <w:szCs w:val="8"/>
                </w:rPr>
                <w:t>MIL-STD-461F</w:t>
              </w:r>
            </w:ins>
          </w:p>
        </w:tc>
      </w:tr>
      <w:tr w:rsidR="00566B65" w14:paraId="3E83F123" w14:textId="77777777" w:rsidTr="00EF109F">
        <w:tblPrEx>
          <w:tblW w:w="9755" w:type="dxa"/>
          <w:tblCellMar>
            <w:left w:w="0" w:type="dxa"/>
            <w:right w:w="0" w:type="dxa"/>
          </w:tblCellMar>
          <w:tblLook w:val="0600" w:firstRow="0" w:lastRow="0" w:firstColumn="0" w:lastColumn="0" w:noHBand="1" w:noVBand="1"/>
          <w:tblPrExChange w:id="1245" w:author="Geethanjali A" w:date="2021-05-04T23:03:00Z">
            <w:tblPrEx>
              <w:tblW w:w="9755" w:type="dxa"/>
              <w:tblCellMar>
                <w:left w:w="0" w:type="dxa"/>
                <w:right w:w="0" w:type="dxa"/>
              </w:tblCellMar>
              <w:tblLook w:val="0600" w:firstRow="0" w:lastRow="0" w:firstColumn="0" w:lastColumn="0" w:noHBand="1" w:noVBand="1"/>
            </w:tblPrEx>
          </w:tblPrExChange>
        </w:tblPrEx>
        <w:trPr>
          <w:gridAfter w:val="1"/>
          <w:wAfter w:w="15" w:type="dxa"/>
          <w:trHeight w:val="297"/>
          <w:ins w:id="1246" w:author="Pragada Venkata Apparao Santhosh" w:date="2021-05-11T14:18:00Z"/>
          <w:trPrChange w:id="1247" w:author="Geethanjali A" w:date="2021-05-04T23:03:00Z">
            <w:trPr>
              <w:wAfter w:w="15" w:type="dxa"/>
              <w:trHeight w:val="744"/>
            </w:trPr>
          </w:trPrChange>
        </w:trPr>
        <w:tc>
          <w:tcPr>
            <w:tcW w:w="2603" w:type="dxa"/>
            <w:tcBorders>
              <w:top w:val="single" w:sz="4" w:space="0" w:color="auto"/>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248" w:author="Geethanjali A" w:date="2021-05-04T23:03:00Z">
              <w:tcPr>
                <w:tcW w:w="2603" w:type="dxa"/>
                <w:gridSpan w:val="33"/>
                <w:tcBorders>
                  <w:top w:val="single" w:sz="4" w:space="0" w:color="auto"/>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6945386" w14:textId="77777777" w:rsidR="00566B65" w:rsidRDefault="00566B65" w:rsidP="00EF109F">
            <w:pPr>
              <w:spacing w:after="0"/>
              <w:textAlignment w:val="center"/>
              <w:rPr>
                <w:ins w:id="1249" w:author="Pragada Venkata Apparao Santhosh" w:date="2021-05-11T14:18:00Z"/>
                <w:rFonts w:ascii="Arial" w:hAnsi="Arial" w:cs="Arial"/>
                <w:sz w:val="36"/>
                <w:szCs w:val="36"/>
              </w:rPr>
            </w:pPr>
            <w:ins w:id="1250" w:author="Pragada Venkata Apparao Santhosh" w:date="2021-05-11T14:18:00Z">
              <w:r>
                <w:rPr>
                  <w:rFonts w:ascii="Calibri" w:hAnsi="Calibri" w:cs="Calibri"/>
                  <w:b/>
                  <w:bCs/>
                  <w:color w:val="000000"/>
                  <w:kern w:val="24"/>
                  <w:sz w:val="12"/>
                  <w:szCs w:val="12"/>
                </w:rPr>
                <w:t>Conducted Emissions - Voltage on Power leads</w:t>
              </w:r>
            </w:ins>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251" w:author="Geethanjali A" w:date="2021-05-04T23:03:00Z">
              <w:tcPr>
                <w:tcW w:w="164" w:type="dxa"/>
                <w:gridSpan w:val="2"/>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354FFF0" w14:textId="77777777" w:rsidR="00566B65" w:rsidRDefault="00566B65" w:rsidP="00EF109F">
            <w:pPr>
              <w:rPr>
                <w:ins w:id="1252" w:author="Pragada Venkata Apparao Santhosh" w:date="2021-05-11T14:18:00Z"/>
                <w:rFonts w:ascii="Arial" w:hAnsi="Arial" w:cs="Arial"/>
                <w:sz w:val="36"/>
                <w:szCs w:val="36"/>
              </w:rPr>
            </w:pP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253" w:author="Geethanjali A" w:date="2021-05-04T23:03:00Z">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EEB863B" w14:textId="77777777" w:rsidR="00566B65" w:rsidRDefault="00566B65" w:rsidP="00EF109F">
            <w:pPr>
              <w:spacing w:after="0"/>
              <w:rPr>
                <w:ins w:id="1254" w:author="Pragada Venkata Apparao Santhosh" w:date="2021-05-11T14:18:00Z"/>
                <w:lang w:val="en-IN" w:eastAsia="en-IN"/>
              </w:rPr>
            </w:pPr>
          </w:p>
        </w:tc>
        <w:tc>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255" w:author="Geethanjali A" w:date="2021-05-04T23:03:00Z">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C8982CA" w14:textId="77777777" w:rsidR="00566B65" w:rsidRDefault="00566B65" w:rsidP="00EF109F">
            <w:pPr>
              <w:spacing w:after="0"/>
              <w:jc w:val="center"/>
              <w:textAlignment w:val="center"/>
              <w:rPr>
                <w:ins w:id="1256" w:author="Pragada Venkata Apparao Santhosh" w:date="2021-05-11T14:18:00Z"/>
                <w:rFonts w:ascii="Arial" w:hAnsi="Arial" w:cs="Arial"/>
                <w:sz w:val="36"/>
                <w:szCs w:val="36"/>
              </w:rPr>
            </w:pPr>
            <w:ins w:id="1257" w:author="Pragada Venkata Apparao Santhosh" w:date="2021-05-11T14:18:00Z">
              <w:r>
                <w:rPr>
                  <w:rFonts w:ascii="Calibri" w:hAnsi="Calibri" w:cs="Calibri"/>
                  <w:b/>
                  <w:bCs/>
                  <w:color w:val="000000"/>
                  <w:kern w:val="24"/>
                  <w:sz w:val="14"/>
                  <w:szCs w:val="14"/>
                </w:rPr>
                <w:t>x</w:t>
              </w:r>
            </w:ins>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258"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26B54E1" w14:textId="77777777" w:rsidR="00566B65" w:rsidRDefault="00566B65" w:rsidP="00EF109F">
            <w:pPr>
              <w:rPr>
                <w:ins w:id="1259" w:author="Pragada Venkata Apparao Santhosh" w:date="2021-05-11T14:18:00Z"/>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260"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AA3F8E1" w14:textId="77777777" w:rsidR="00566B65" w:rsidRDefault="00566B65" w:rsidP="00EF109F">
            <w:pPr>
              <w:spacing w:after="0"/>
              <w:jc w:val="center"/>
              <w:textAlignment w:val="center"/>
              <w:rPr>
                <w:ins w:id="1261" w:author="Pragada Venkata Apparao Santhosh" w:date="2021-05-11T14:18:00Z"/>
                <w:rFonts w:ascii="Arial" w:hAnsi="Arial" w:cs="Arial"/>
                <w:sz w:val="36"/>
                <w:szCs w:val="36"/>
              </w:rPr>
            </w:pPr>
            <w:ins w:id="1262" w:author="Pragada Venkata Apparao Santhosh" w:date="2021-05-11T14:18:00Z">
              <w:r>
                <w:rPr>
                  <w:rFonts w:ascii="Calibri" w:hAnsi="Calibri" w:cs="Calibri"/>
                  <w:b/>
                  <w:bCs/>
                  <w:color w:val="000000"/>
                  <w:kern w:val="24"/>
                  <w:sz w:val="14"/>
                  <w:szCs w:val="14"/>
                </w:rPr>
                <w:t>x</w:t>
              </w:r>
            </w:ins>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263"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F8FB1F8" w14:textId="77777777" w:rsidR="00566B65" w:rsidRDefault="00566B65" w:rsidP="00EF109F">
            <w:pPr>
              <w:spacing w:after="0"/>
              <w:jc w:val="center"/>
              <w:textAlignment w:val="center"/>
              <w:rPr>
                <w:ins w:id="1264" w:author="Pragada Venkata Apparao Santhosh" w:date="2021-05-11T14:18:00Z"/>
                <w:rFonts w:ascii="Arial" w:hAnsi="Arial" w:cs="Arial"/>
                <w:sz w:val="36"/>
                <w:szCs w:val="36"/>
              </w:rPr>
            </w:pPr>
            <w:ins w:id="1265" w:author="Pragada Venkata Apparao Santhosh" w:date="2021-05-11T14:18:00Z">
              <w:r>
                <w:rPr>
                  <w:rFonts w:ascii="Calibri" w:hAnsi="Calibri" w:cs="Calibri"/>
                  <w:b/>
                  <w:bCs/>
                  <w:color w:val="000000"/>
                  <w:kern w:val="24"/>
                  <w:sz w:val="14"/>
                  <w:szCs w:val="14"/>
                </w:rPr>
                <w:t>x</w:t>
              </w:r>
            </w:ins>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266"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6AB55F4" w14:textId="77777777" w:rsidR="00566B65" w:rsidRDefault="00566B65" w:rsidP="00EF109F">
            <w:pPr>
              <w:spacing w:after="0"/>
              <w:jc w:val="center"/>
              <w:textAlignment w:val="center"/>
              <w:rPr>
                <w:ins w:id="1267" w:author="Pragada Venkata Apparao Santhosh" w:date="2021-05-11T14:18:00Z"/>
                <w:rFonts w:ascii="Arial" w:hAnsi="Arial" w:cs="Arial"/>
                <w:sz w:val="36"/>
                <w:szCs w:val="36"/>
              </w:rPr>
            </w:pPr>
            <w:ins w:id="1268" w:author="Pragada Venkata Apparao Santhosh" w:date="2021-05-11T14:18:00Z">
              <w:r>
                <w:rPr>
                  <w:rFonts w:ascii="Calibri" w:hAnsi="Calibri" w:cs="Calibri"/>
                  <w:b/>
                  <w:bCs/>
                  <w:color w:val="000000"/>
                  <w:kern w:val="24"/>
                  <w:sz w:val="14"/>
                  <w:szCs w:val="14"/>
                </w:rPr>
                <w:t>x</w:t>
              </w:r>
            </w:ins>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269"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60D49D6" w14:textId="77777777" w:rsidR="00566B65" w:rsidRDefault="00566B65" w:rsidP="00EF109F">
            <w:pPr>
              <w:spacing w:after="0"/>
              <w:jc w:val="center"/>
              <w:textAlignment w:val="center"/>
              <w:rPr>
                <w:ins w:id="1270" w:author="Pragada Venkata Apparao Santhosh" w:date="2021-05-11T14:18:00Z"/>
                <w:rFonts w:ascii="Arial" w:hAnsi="Arial" w:cs="Arial"/>
                <w:sz w:val="36"/>
                <w:szCs w:val="36"/>
              </w:rPr>
            </w:pPr>
            <w:ins w:id="1271" w:author="Pragada Venkata Apparao Santhosh" w:date="2021-05-11T14:18:00Z">
              <w:r>
                <w:rPr>
                  <w:rFonts w:ascii="Calibri" w:hAnsi="Calibri" w:cs="Calibri"/>
                  <w:b/>
                  <w:bCs/>
                  <w:color w:val="000000"/>
                  <w:kern w:val="24"/>
                  <w:sz w:val="14"/>
                  <w:szCs w:val="14"/>
                </w:rPr>
                <w:t>x</w:t>
              </w:r>
            </w:ins>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272"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6D64234" w14:textId="77777777" w:rsidR="00566B65" w:rsidRDefault="00566B65" w:rsidP="00EF109F">
            <w:pPr>
              <w:spacing w:after="0"/>
              <w:jc w:val="center"/>
              <w:textAlignment w:val="center"/>
              <w:rPr>
                <w:ins w:id="1273" w:author="Pragada Venkata Apparao Santhosh" w:date="2021-05-11T14:18:00Z"/>
                <w:rFonts w:ascii="Arial" w:hAnsi="Arial" w:cs="Arial"/>
                <w:sz w:val="36"/>
                <w:szCs w:val="36"/>
              </w:rPr>
            </w:pPr>
            <w:ins w:id="1274" w:author="Pragada Venkata Apparao Santhosh" w:date="2021-05-11T14:18:00Z">
              <w:r>
                <w:rPr>
                  <w:rFonts w:ascii="Calibri" w:hAnsi="Calibri" w:cs="Calibri"/>
                  <w:b/>
                  <w:bCs/>
                  <w:color w:val="000000"/>
                  <w:kern w:val="24"/>
                  <w:sz w:val="14"/>
                  <w:szCs w:val="14"/>
                </w:rPr>
                <w:t>x</w:t>
              </w:r>
            </w:ins>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275"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4B685DB" w14:textId="77777777" w:rsidR="00566B65" w:rsidRDefault="00566B65" w:rsidP="00EF109F">
            <w:pPr>
              <w:rPr>
                <w:ins w:id="1276" w:author="Pragada Venkata Apparao Santhosh" w:date="2021-05-11T14:18:00Z"/>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277"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939E88A" w14:textId="77777777" w:rsidR="00566B65" w:rsidRDefault="00566B65" w:rsidP="00EF109F">
            <w:pPr>
              <w:spacing w:after="0"/>
              <w:jc w:val="center"/>
              <w:textAlignment w:val="center"/>
              <w:rPr>
                <w:ins w:id="1278" w:author="Pragada Venkata Apparao Santhosh" w:date="2021-05-11T14:18:00Z"/>
                <w:rFonts w:ascii="Arial" w:hAnsi="Arial" w:cs="Arial"/>
                <w:sz w:val="36"/>
                <w:szCs w:val="36"/>
              </w:rPr>
            </w:pPr>
            <w:ins w:id="1279" w:author="Pragada Venkata Apparao Santhosh" w:date="2021-05-11T14:18:00Z">
              <w:r>
                <w:rPr>
                  <w:rFonts w:ascii="Calibri" w:hAnsi="Calibri" w:cs="Calibri"/>
                  <w:b/>
                  <w:bCs/>
                  <w:color w:val="000000"/>
                  <w:kern w:val="24"/>
                  <w:sz w:val="14"/>
                  <w:szCs w:val="14"/>
                </w:rPr>
                <w:t>x</w:t>
              </w:r>
            </w:ins>
          </w:p>
        </w:tc>
        <w:tc>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280" w:author="Geethanjali A" w:date="2021-05-04T23:03:00Z">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D9AE900" w14:textId="77777777" w:rsidR="00566B65" w:rsidRDefault="00566B65" w:rsidP="00EF109F">
            <w:pPr>
              <w:spacing w:after="0"/>
              <w:jc w:val="center"/>
              <w:textAlignment w:val="center"/>
              <w:rPr>
                <w:ins w:id="1281" w:author="Pragada Venkata Apparao Santhosh" w:date="2021-05-11T14:18:00Z"/>
                <w:rFonts w:ascii="Arial" w:hAnsi="Arial" w:cs="Arial"/>
                <w:sz w:val="36"/>
                <w:szCs w:val="36"/>
              </w:rPr>
            </w:pPr>
            <w:ins w:id="1282" w:author="Pragada Venkata Apparao Santhosh" w:date="2021-05-11T14:18:00Z">
              <w:r>
                <w:rPr>
                  <w:rFonts w:ascii="Calibri" w:hAnsi="Calibri" w:cs="Calibri"/>
                  <w:b/>
                  <w:bCs/>
                  <w:color w:val="000000"/>
                  <w:kern w:val="24"/>
                  <w:sz w:val="14"/>
                  <w:szCs w:val="14"/>
                </w:rPr>
                <w:t>x</w:t>
              </w:r>
            </w:ins>
          </w:p>
        </w:tc>
        <w:tc>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283" w:author="Geethanjali A" w:date="2021-05-04T23:03:00Z">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AE969EF" w14:textId="77777777" w:rsidR="00566B65" w:rsidRDefault="00566B65" w:rsidP="00EF109F">
            <w:pPr>
              <w:spacing w:after="0"/>
              <w:jc w:val="center"/>
              <w:textAlignment w:val="center"/>
              <w:rPr>
                <w:ins w:id="1284" w:author="Pragada Venkata Apparao Santhosh" w:date="2021-05-11T14:18:00Z"/>
                <w:rFonts w:ascii="Arial" w:hAnsi="Arial" w:cs="Arial"/>
                <w:sz w:val="36"/>
                <w:szCs w:val="36"/>
              </w:rPr>
            </w:pPr>
            <w:ins w:id="1285" w:author="Pragada Venkata Apparao Santhosh" w:date="2021-05-11T14:18:00Z">
              <w:r>
                <w:rPr>
                  <w:rFonts w:ascii="Calibri" w:hAnsi="Calibri" w:cs="Calibri"/>
                  <w:b/>
                  <w:bCs/>
                  <w:color w:val="000000"/>
                  <w:kern w:val="24"/>
                  <w:sz w:val="14"/>
                  <w:szCs w:val="14"/>
                </w:rPr>
                <w:t>x</w:t>
              </w:r>
            </w:ins>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286"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791D3DC" w14:textId="77777777" w:rsidR="00566B65" w:rsidRDefault="00566B65" w:rsidP="00EF109F">
            <w:pPr>
              <w:rPr>
                <w:ins w:id="1287" w:author="Pragada Venkata Apparao Santhosh" w:date="2021-05-11T14:18:00Z"/>
                <w:rFonts w:ascii="Arial" w:hAnsi="Arial" w:cs="Arial"/>
                <w:sz w:val="36"/>
                <w:szCs w:val="36"/>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288"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0797730" w14:textId="77777777" w:rsidR="00566B65" w:rsidRDefault="00566B65" w:rsidP="00EF109F">
            <w:pPr>
              <w:spacing w:after="0"/>
              <w:rPr>
                <w:ins w:id="1289"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290"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EDE453B" w14:textId="77777777" w:rsidR="00566B65" w:rsidRDefault="00566B65" w:rsidP="00EF109F">
            <w:pPr>
              <w:spacing w:after="0"/>
              <w:rPr>
                <w:ins w:id="1291"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292"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012A548" w14:textId="77777777" w:rsidR="00566B65" w:rsidRDefault="00566B65" w:rsidP="00EF109F">
            <w:pPr>
              <w:spacing w:after="0"/>
              <w:rPr>
                <w:ins w:id="1293"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294"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65B5B26" w14:textId="77777777" w:rsidR="00566B65" w:rsidRDefault="00566B65" w:rsidP="00EF109F">
            <w:pPr>
              <w:spacing w:after="0"/>
              <w:rPr>
                <w:ins w:id="1295"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296"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9C4B026" w14:textId="77777777" w:rsidR="00566B65" w:rsidRDefault="00566B65" w:rsidP="00EF109F">
            <w:pPr>
              <w:spacing w:after="0"/>
              <w:rPr>
                <w:ins w:id="1297"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298"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9A68622" w14:textId="77777777" w:rsidR="00566B65" w:rsidRDefault="00566B65" w:rsidP="00EF109F">
            <w:pPr>
              <w:spacing w:after="0"/>
              <w:rPr>
                <w:ins w:id="1299"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300"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474A882" w14:textId="77777777" w:rsidR="00566B65" w:rsidRDefault="00566B65" w:rsidP="00EF109F">
            <w:pPr>
              <w:spacing w:after="0"/>
              <w:rPr>
                <w:ins w:id="1301"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302"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A715B1D" w14:textId="77777777" w:rsidR="00566B65" w:rsidRDefault="00566B65" w:rsidP="00EF109F">
            <w:pPr>
              <w:spacing w:after="0"/>
              <w:rPr>
                <w:ins w:id="1303" w:author="Pragada Venkata Apparao Santhosh" w:date="2021-05-11T14:18:00Z"/>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304"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9C16A35" w14:textId="77777777" w:rsidR="00566B65" w:rsidRDefault="00566B65" w:rsidP="00EF109F">
            <w:pPr>
              <w:spacing w:after="0"/>
              <w:rPr>
                <w:ins w:id="1305" w:author="Pragada Venkata Apparao Santhosh" w:date="2021-05-11T14:18:00Z"/>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306"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C146B11" w14:textId="77777777" w:rsidR="00566B65" w:rsidRDefault="00566B65" w:rsidP="00EF109F">
            <w:pPr>
              <w:spacing w:after="0"/>
              <w:rPr>
                <w:ins w:id="1307" w:author="Pragada Venkata Apparao Santhosh" w:date="2021-05-11T14:18:00Z"/>
                <w:lang w:val="en-IN" w:eastAsia="en-IN"/>
              </w:rPr>
            </w:pPr>
          </w:p>
        </w:tc>
        <w:tc>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308" w:author="Geethanjali A" w:date="2021-05-04T23:03:00Z">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65C2FA8" w14:textId="77777777" w:rsidR="00566B65" w:rsidRDefault="00566B65" w:rsidP="00EF109F">
            <w:pPr>
              <w:spacing w:after="0"/>
              <w:rPr>
                <w:ins w:id="1309" w:author="Pragada Venkata Apparao Santhosh" w:date="2021-05-11T14:18:00Z"/>
                <w:lang w:val="en-IN" w:eastAsia="en-IN"/>
              </w:rPr>
            </w:pPr>
          </w:p>
        </w:tc>
        <w:tc>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310" w:author="Geethanjali A" w:date="2021-05-04T23:03:00Z">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99D40FC" w14:textId="77777777" w:rsidR="00566B65" w:rsidRDefault="00566B65" w:rsidP="00EF109F">
            <w:pPr>
              <w:spacing w:after="0"/>
              <w:rPr>
                <w:ins w:id="1311" w:author="Pragada Venkata Apparao Santhosh" w:date="2021-05-11T14:18:00Z"/>
                <w:lang w:val="en-IN" w:eastAsia="en-IN"/>
              </w:rPr>
            </w:pPr>
          </w:p>
        </w:tc>
        <w:tc>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312" w:author="Geethanjali A" w:date="2021-05-04T23:03:00Z">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0D2CE40" w14:textId="77777777" w:rsidR="00566B65" w:rsidRDefault="00566B65" w:rsidP="00EF109F">
            <w:pPr>
              <w:spacing w:after="0"/>
              <w:rPr>
                <w:ins w:id="1313" w:author="Pragada Venkata Apparao Santhosh" w:date="2021-05-11T14:18:00Z"/>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314"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23F4AC3" w14:textId="77777777" w:rsidR="00566B65" w:rsidRDefault="00566B65" w:rsidP="00EF109F">
            <w:pPr>
              <w:spacing w:after="0"/>
              <w:rPr>
                <w:ins w:id="1315" w:author="Pragada Venkata Apparao Santhosh" w:date="2021-05-11T14:18:00Z"/>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316"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123E8B0" w14:textId="77777777" w:rsidR="00566B65" w:rsidRDefault="00566B65" w:rsidP="00EF109F">
            <w:pPr>
              <w:spacing w:after="0"/>
              <w:rPr>
                <w:ins w:id="1317" w:author="Pragada Venkata Apparao Santhosh" w:date="2021-05-11T14:18:00Z"/>
                <w:lang w:val="en-IN" w:eastAsia="en-IN"/>
              </w:rPr>
            </w:pPr>
          </w:p>
        </w:tc>
        <w:tc>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318" w:author="Geethanjali A" w:date="2021-05-04T23:03:00Z">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9A29D94" w14:textId="77777777" w:rsidR="00566B65" w:rsidRDefault="00566B65" w:rsidP="00EF109F">
            <w:pPr>
              <w:spacing w:after="0"/>
              <w:rPr>
                <w:ins w:id="1319" w:author="Pragada Venkata Apparao Santhosh" w:date="2021-05-11T14:18:00Z"/>
                <w:lang w:val="en-IN" w:eastAsia="en-IN"/>
              </w:rPr>
            </w:pPr>
          </w:p>
        </w:tc>
      </w:tr>
      <w:tr w:rsidR="00566B65" w14:paraId="69D588A8" w14:textId="77777777" w:rsidTr="00EF109F">
        <w:tblPrEx>
          <w:tblW w:w="9755" w:type="dxa"/>
          <w:tblCellMar>
            <w:left w:w="0" w:type="dxa"/>
            <w:right w:w="0" w:type="dxa"/>
          </w:tblCellMar>
          <w:tblLook w:val="0600" w:firstRow="0" w:lastRow="0" w:firstColumn="0" w:lastColumn="0" w:noHBand="1" w:noVBand="1"/>
          <w:tblPrExChange w:id="1320" w:author="Geethanjali A" w:date="2021-05-04T23:03:00Z">
            <w:tblPrEx>
              <w:tblW w:w="9755" w:type="dxa"/>
              <w:tblCellMar>
                <w:left w:w="0" w:type="dxa"/>
                <w:right w:w="0" w:type="dxa"/>
              </w:tblCellMar>
              <w:tblLook w:val="0600" w:firstRow="0" w:lastRow="0" w:firstColumn="0" w:lastColumn="0" w:noHBand="1" w:noVBand="1"/>
            </w:tblPrEx>
          </w:tblPrExChange>
        </w:tblPrEx>
        <w:trPr>
          <w:gridAfter w:val="1"/>
          <w:wAfter w:w="15" w:type="dxa"/>
          <w:trHeight w:val="317"/>
          <w:ins w:id="1321" w:author="Pragada Venkata Apparao Santhosh" w:date="2021-05-11T14:18:00Z"/>
          <w:trPrChange w:id="1322" w:author="Geethanjali A" w:date="2021-05-04T23:03:00Z">
            <w:trPr>
              <w:wAfter w:w="15" w:type="dxa"/>
              <w:trHeight w:val="744"/>
            </w:trPr>
          </w:trPrChange>
        </w:trPr>
        <w:tc>
          <w:tcPr>
            <w:tcW w:w="260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323" w:author="Geethanjali A" w:date="2021-05-04T23:03:00Z">
              <w:tcPr>
                <w:tcW w:w="2603" w:type="dxa"/>
                <w:gridSpan w:val="33"/>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6C6924C" w14:textId="77777777" w:rsidR="00566B65" w:rsidRDefault="00566B65" w:rsidP="00EF109F">
            <w:pPr>
              <w:spacing w:after="0"/>
              <w:textAlignment w:val="center"/>
              <w:rPr>
                <w:ins w:id="1324" w:author="Pragada Venkata Apparao Santhosh" w:date="2021-05-11T14:18:00Z"/>
                <w:rFonts w:ascii="Arial" w:hAnsi="Arial" w:cs="Arial"/>
                <w:sz w:val="36"/>
                <w:szCs w:val="36"/>
              </w:rPr>
            </w:pPr>
            <w:ins w:id="1325" w:author="Pragada Venkata Apparao Santhosh" w:date="2021-05-11T14:18:00Z">
              <w:r>
                <w:rPr>
                  <w:rFonts w:ascii="Calibri" w:hAnsi="Calibri" w:cs="Calibri"/>
                  <w:b/>
                  <w:bCs/>
                  <w:color w:val="000000"/>
                  <w:kern w:val="24"/>
                  <w:sz w:val="12"/>
                  <w:szCs w:val="12"/>
                </w:rPr>
                <w:t>Conducted Emissions- Current probe on cable harness</w:t>
              </w:r>
            </w:ins>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326" w:author="Geethanjali A" w:date="2021-05-04T23:03:00Z">
              <w:tcPr>
                <w:tcW w:w="164" w:type="dxa"/>
                <w:gridSpan w:val="2"/>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AE74B7E" w14:textId="77777777" w:rsidR="00566B65" w:rsidRDefault="00566B65" w:rsidP="00EF109F">
            <w:pPr>
              <w:rPr>
                <w:ins w:id="1327" w:author="Pragada Venkata Apparao Santhosh" w:date="2021-05-11T14:18:00Z"/>
                <w:rFonts w:ascii="Arial" w:hAnsi="Arial" w:cs="Arial"/>
                <w:sz w:val="36"/>
                <w:szCs w:val="36"/>
              </w:rPr>
            </w:pP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328" w:author="Geethanjali A" w:date="2021-05-04T23:03:00Z">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6481177" w14:textId="77777777" w:rsidR="00566B65" w:rsidRDefault="00566B65" w:rsidP="00EF109F">
            <w:pPr>
              <w:spacing w:after="0"/>
              <w:rPr>
                <w:ins w:id="1329" w:author="Pragada Venkata Apparao Santhosh" w:date="2021-05-11T14:18:00Z"/>
                <w:lang w:val="en-IN" w:eastAsia="en-IN"/>
              </w:rPr>
            </w:pPr>
          </w:p>
        </w:tc>
        <w:tc>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330" w:author="Geethanjali A" w:date="2021-05-04T23:03:00Z">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5D2E343" w14:textId="77777777" w:rsidR="00566B65" w:rsidRDefault="00566B65" w:rsidP="00EF109F">
            <w:pPr>
              <w:spacing w:after="0"/>
              <w:jc w:val="center"/>
              <w:textAlignment w:val="center"/>
              <w:rPr>
                <w:ins w:id="1331" w:author="Pragada Venkata Apparao Santhosh" w:date="2021-05-11T14:18:00Z"/>
                <w:rFonts w:ascii="Arial" w:hAnsi="Arial" w:cs="Arial"/>
                <w:sz w:val="36"/>
                <w:szCs w:val="36"/>
              </w:rPr>
            </w:pPr>
            <w:ins w:id="1332" w:author="Pragada Venkata Apparao Santhosh" w:date="2021-05-11T14:18:00Z">
              <w:r>
                <w:rPr>
                  <w:rFonts w:ascii="Calibri" w:hAnsi="Calibri" w:cs="Calibri"/>
                  <w:b/>
                  <w:bCs/>
                  <w:color w:val="000000"/>
                  <w:kern w:val="24"/>
                  <w:sz w:val="14"/>
                  <w:szCs w:val="14"/>
                </w:rPr>
                <w:t>x</w:t>
              </w:r>
            </w:ins>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333"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66563CC" w14:textId="77777777" w:rsidR="00566B65" w:rsidRDefault="00566B65" w:rsidP="00EF109F">
            <w:pPr>
              <w:rPr>
                <w:ins w:id="1334" w:author="Pragada Venkata Apparao Santhosh" w:date="2021-05-11T14:18:00Z"/>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335"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AB25683" w14:textId="77777777" w:rsidR="00566B65" w:rsidRDefault="00566B65" w:rsidP="00EF109F">
            <w:pPr>
              <w:spacing w:after="0"/>
              <w:rPr>
                <w:ins w:id="1336" w:author="Pragada Venkata Apparao Santhosh" w:date="2021-05-11T14:18:00Z"/>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337"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6ADAB6B" w14:textId="77777777" w:rsidR="00566B65" w:rsidRDefault="00566B65" w:rsidP="00EF109F">
            <w:pPr>
              <w:spacing w:after="0"/>
              <w:jc w:val="center"/>
              <w:textAlignment w:val="center"/>
              <w:rPr>
                <w:ins w:id="1338" w:author="Pragada Venkata Apparao Santhosh" w:date="2021-05-11T14:18:00Z"/>
                <w:rFonts w:ascii="Arial" w:hAnsi="Arial" w:cs="Arial"/>
                <w:sz w:val="36"/>
                <w:szCs w:val="36"/>
              </w:rPr>
            </w:pPr>
            <w:ins w:id="1339" w:author="Pragada Venkata Apparao Santhosh" w:date="2021-05-11T14:18:00Z">
              <w:r>
                <w:rPr>
                  <w:rFonts w:ascii="Calibri" w:hAnsi="Calibri" w:cs="Calibri"/>
                  <w:b/>
                  <w:bCs/>
                  <w:color w:val="000000"/>
                  <w:kern w:val="24"/>
                  <w:sz w:val="14"/>
                  <w:szCs w:val="14"/>
                </w:rPr>
                <w:t>x</w:t>
              </w:r>
            </w:ins>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340"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F95FAD1" w14:textId="77777777" w:rsidR="00566B65" w:rsidRDefault="00566B65" w:rsidP="00EF109F">
            <w:pPr>
              <w:spacing w:after="0"/>
              <w:jc w:val="center"/>
              <w:textAlignment w:val="center"/>
              <w:rPr>
                <w:ins w:id="1341" w:author="Pragada Venkata Apparao Santhosh" w:date="2021-05-11T14:18:00Z"/>
                <w:rFonts w:ascii="Arial" w:hAnsi="Arial" w:cs="Arial"/>
                <w:sz w:val="36"/>
                <w:szCs w:val="36"/>
              </w:rPr>
            </w:pPr>
            <w:ins w:id="1342" w:author="Pragada Venkata Apparao Santhosh" w:date="2021-05-11T14:18:00Z">
              <w:r>
                <w:rPr>
                  <w:rFonts w:ascii="Calibri" w:hAnsi="Calibri" w:cs="Calibri"/>
                  <w:b/>
                  <w:bCs/>
                  <w:color w:val="000000"/>
                  <w:kern w:val="24"/>
                  <w:sz w:val="14"/>
                  <w:szCs w:val="14"/>
                </w:rPr>
                <w:t>x</w:t>
              </w:r>
            </w:ins>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343"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7C400AF" w14:textId="77777777" w:rsidR="00566B65" w:rsidRDefault="00566B65" w:rsidP="00EF109F">
            <w:pPr>
              <w:rPr>
                <w:ins w:id="1344" w:author="Pragada Venkata Apparao Santhosh" w:date="2021-05-11T14:18:00Z"/>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345"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55B34D5" w14:textId="77777777" w:rsidR="00566B65" w:rsidRDefault="00566B65" w:rsidP="00EF109F">
            <w:pPr>
              <w:spacing w:after="0"/>
              <w:jc w:val="center"/>
              <w:textAlignment w:val="center"/>
              <w:rPr>
                <w:ins w:id="1346" w:author="Pragada Venkata Apparao Santhosh" w:date="2021-05-11T14:18:00Z"/>
                <w:rFonts w:ascii="Arial" w:hAnsi="Arial" w:cs="Arial"/>
                <w:sz w:val="36"/>
                <w:szCs w:val="36"/>
              </w:rPr>
            </w:pPr>
            <w:ins w:id="1347" w:author="Pragada Venkata Apparao Santhosh" w:date="2021-05-11T14:18:00Z">
              <w:r>
                <w:rPr>
                  <w:rFonts w:ascii="Calibri" w:hAnsi="Calibri" w:cs="Calibri"/>
                  <w:b/>
                  <w:bCs/>
                  <w:color w:val="000000"/>
                  <w:kern w:val="24"/>
                  <w:sz w:val="14"/>
                  <w:szCs w:val="14"/>
                </w:rPr>
                <w:t>x</w:t>
              </w:r>
            </w:ins>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348"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706A194" w14:textId="77777777" w:rsidR="00566B65" w:rsidRDefault="00566B65" w:rsidP="00EF109F">
            <w:pPr>
              <w:rPr>
                <w:ins w:id="1349" w:author="Pragada Venkata Apparao Santhosh" w:date="2021-05-11T14:18:00Z"/>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350"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4716835" w14:textId="77777777" w:rsidR="00566B65" w:rsidRDefault="00566B65" w:rsidP="00EF109F">
            <w:pPr>
              <w:spacing w:after="0"/>
              <w:jc w:val="center"/>
              <w:textAlignment w:val="center"/>
              <w:rPr>
                <w:ins w:id="1351" w:author="Pragada Venkata Apparao Santhosh" w:date="2021-05-11T14:18:00Z"/>
                <w:rFonts w:ascii="Arial" w:hAnsi="Arial" w:cs="Arial"/>
                <w:sz w:val="36"/>
                <w:szCs w:val="36"/>
              </w:rPr>
            </w:pPr>
            <w:ins w:id="1352" w:author="Pragada Venkata Apparao Santhosh" w:date="2021-05-11T14:18:00Z">
              <w:r>
                <w:rPr>
                  <w:rFonts w:ascii="Calibri" w:hAnsi="Calibri" w:cs="Calibri"/>
                  <w:b/>
                  <w:bCs/>
                  <w:color w:val="000000"/>
                  <w:kern w:val="24"/>
                  <w:sz w:val="14"/>
                  <w:szCs w:val="14"/>
                </w:rPr>
                <w:t>x</w:t>
              </w:r>
            </w:ins>
          </w:p>
        </w:tc>
        <w:tc>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353" w:author="Geethanjali A" w:date="2021-05-04T23:03:00Z">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DB790FF" w14:textId="77777777" w:rsidR="00566B65" w:rsidRDefault="00566B65" w:rsidP="00EF109F">
            <w:pPr>
              <w:rPr>
                <w:ins w:id="1354" w:author="Pragada Venkata Apparao Santhosh" w:date="2021-05-11T14:18:00Z"/>
                <w:rFonts w:ascii="Arial" w:hAnsi="Arial" w:cs="Arial"/>
                <w:sz w:val="36"/>
                <w:szCs w:val="36"/>
              </w:rPr>
            </w:pPr>
          </w:p>
        </w:tc>
        <w:tc>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355" w:author="Geethanjali A" w:date="2021-05-04T23:03:00Z">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6425502" w14:textId="77777777" w:rsidR="00566B65" w:rsidRDefault="00566B65" w:rsidP="00EF109F">
            <w:pPr>
              <w:spacing w:after="0"/>
              <w:jc w:val="center"/>
              <w:textAlignment w:val="center"/>
              <w:rPr>
                <w:ins w:id="1356" w:author="Pragada Venkata Apparao Santhosh" w:date="2021-05-11T14:18:00Z"/>
                <w:rFonts w:ascii="Arial" w:hAnsi="Arial" w:cs="Arial"/>
                <w:sz w:val="36"/>
                <w:szCs w:val="36"/>
              </w:rPr>
            </w:pPr>
            <w:ins w:id="1357" w:author="Pragada Venkata Apparao Santhosh" w:date="2021-05-11T14:18:00Z">
              <w:r>
                <w:rPr>
                  <w:rFonts w:ascii="Calibri" w:hAnsi="Calibri" w:cs="Calibri"/>
                  <w:b/>
                  <w:bCs/>
                  <w:color w:val="000000"/>
                  <w:kern w:val="24"/>
                  <w:sz w:val="14"/>
                  <w:szCs w:val="14"/>
                </w:rPr>
                <w:t>x</w:t>
              </w:r>
            </w:ins>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358"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9C42DC7" w14:textId="77777777" w:rsidR="00566B65" w:rsidRDefault="00566B65" w:rsidP="00EF109F">
            <w:pPr>
              <w:rPr>
                <w:ins w:id="1359" w:author="Pragada Venkata Apparao Santhosh" w:date="2021-05-11T14:18:00Z"/>
                <w:rFonts w:ascii="Arial" w:hAnsi="Arial" w:cs="Arial"/>
                <w:sz w:val="36"/>
                <w:szCs w:val="36"/>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360"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61D1578" w14:textId="77777777" w:rsidR="00566B65" w:rsidRDefault="00566B65" w:rsidP="00EF109F">
            <w:pPr>
              <w:spacing w:after="0"/>
              <w:rPr>
                <w:ins w:id="1361"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362"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4CD5ED5" w14:textId="77777777" w:rsidR="00566B65" w:rsidRDefault="00566B65" w:rsidP="00EF109F">
            <w:pPr>
              <w:spacing w:after="0"/>
              <w:rPr>
                <w:ins w:id="1363"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364"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5BBDABD" w14:textId="77777777" w:rsidR="00566B65" w:rsidRDefault="00566B65" w:rsidP="00EF109F">
            <w:pPr>
              <w:spacing w:after="0"/>
              <w:rPr>
                <w:ins w:id="1365"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366"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2C33177" w14:textId="77777777" w:rsidR="00566B65" w:rsidRDefault="00566B65" w:rsidP="00EF109F">
            <w:pPr>
              <w:spacing w:after="0"/>
              <w:rPr>
                <w:ins w:id="1367"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368"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54D93E5" w14:textId="77777777" w:rsidR="00566B65" w:rsidRDefault="00566B65" w:rsidP="00EF109F">
            <w:pPr>
              <w:spacing w:after="0"/>
              <w:rPr>
                <w:ins w:id="1369"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370"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C2FA716" w14:textId="77777777" w:rsidR="00566B65" w:rsidRDefault="00566B65" w:rsidP="00EF109F">
            <w:pPr>
              <w:spacing w:after="0"/>
              <w:rPr>
                <w:ins w:id="1371"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372"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B29CA3E" w14:textId="77777777" w:rsidR="00566B65" w:rsidRDefault="00566B65" w:rsidP="00EF109F">
            <w:pPr>
              <w:spacing w:after="0"/>
              <w:rPr>
                <w:ins w:id="1373"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374"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D40586E" w14:textId="77777777" w:rsidR="00566B65" w:rsidRDefault="00566B65" w:rsidP="00EF109F">
            <w:pPr>
              <w:spacing w:after="0"/>
              <w:rPr>
                <w:ins w:id="1375" w:author="Pragada Venkata Apparao Santhosh" w:date="2021-05-11T14:18:00Z"/>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376"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88D5EBD" w14:textId="77777777" w:rsidR="00566B65" w:rsidRDefault="00566B65" w:rsidP="00EF109F">
            <w:pPr>
              <w:spacing w:after="0"/>
              <w:rPr>
                <w:ins w:id="1377" w:author="Pragada Venkata Apparao Santhosh" w:date="2021-05-11T14:18:00Z"/>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378"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27825EB" w14:textId="77777777" w:rsidR="00566B65" w:rsidRDefault="00566B65" w:rsidP="00EF109F">
            <w:pPr>
              <w:spacing w:after="0"/>
              <w:rPr>
                <w:ins w:id="1379" w:author="Pragada Venkata Apparao Santhosh" w:date="2021-05-11T14:18:00Z"/>
                <w:lang w:val="en-IN" w:eastAsia="en-IN"/>
              </w:rPr>
            </w:pPr>
          </w:p>
        </w:tc>
        <w:tc>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380" w:author="Geethanjali A" w:date="2021-05-04T23:03:00Z">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653771F" w14:textId="77777777" w:rsidR="00566B65" w:rsidRDefault="00566B65" w:rsidP="00EF109F">
            <w:pPr>
              <w:spacing w:after="0"/>
              <w:rPr>
                <w:ins w:id="1381" w:author="Pragada Venkata Apparao Santhosh" w:date="2021-05-11T14:18:00Z"/>
                <w:lang w:val="en-IN" w:eastAsia="en-IN"/>
              </w:rPr>
            </w:pPr>
          </w:p>
        </w:tc>
        <w:tc>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382" w:author="Geethanjali A" w:date="2021-05-04T23:03:00Z">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B0DB66F" w14:textId="77777777" w:rsidR="00566B65" w:rsidRDefault="00566B65" w:rsidP="00EF109F">
            <w:pPr>
              <w:spacing w:after="0"/>
              <w:rPr>
                <w:ins w:id="1383" w:author="Pragada Venkata Apparao Santhosh" w:date="2021-05-11T14:18:00Z"/>
                <w:lang w:val="en-IN" w:eastAsia="en-IN"/>
              </w:rPr>
            </w:pPr>
          </w:p>
        </w:tc>
        <w:tc>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384" w:author="Geethanjali A" w:date="2021-05-04T23:03:00Z">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81C6F75" w14:textId="77777777" w:rsidR="00566B65" w:rsidRDefault="00566B65" w:rsidP="00EF109F">
            <w:pPr>
              <w:spacing w:after="0"/>
              <w:rPr>
                <w:ins w:id="1385" w:author="Pragada Venkata Apparao Santhosh" w:date="2021-05-11T14:18:00Z"/>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386"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5EC98A5" w14:textId="77777777" w:rsidR="00566B65" w:rsidRDefault="00566B65" w:rsidP="00EF109F">
            <w:pPr>
              <w:spacing w:after="0"/>
              <w:rPr>
                <w:ins w:id="1387" w:author="Pragada Venkata Apparao Santhosh" w:date="2021-05-11T14:18:00Z"/>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388"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0A8D42C" w14:textId="77777777" w:rsidR="00566B65" w:rsidRDefault="00566B65" w:rsidP="00EF109F">
            <w:pPr>
              <w:spacing w:after="0"/>
              <w:rPr>
                <w:ins w:id="1389" w:author="Pragada Venkata Apparao Santhosh" w:date="2021-05-11T14:18:00Z"/>
                <w:lang w:val="en-IN" w:eastAsia="en-IN"/>
              </w:rPr>
            </w:pPr>
          </w:p>
        </w:tc>
        <w:tc>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390" w:author="Geethanjali A" w:date="2021-05-04T23:03:00Z">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7E07AD8" w14:textId="77777777" w:rsidR="00566B65" w:rsidRDefault="00566B65" w:rsidP="00EF109F">
            <w:pPr>
              <w:spacing w:after="0"/>
              <w:rPr>
                <w:ins w:id="1391" w:author="Pragada Venkata Apparao Santhosh" w:date="2021-05-11T14:18:00Z"/>
                <w:lang w:val="en-IN" w:eastAsia="en-IN"/>
              </w:rPr>
            </w:pPr>
          </w:p>
        </w:tc>
      </w:tr>
      <w:tr w:rsidR="00566B65" w14:paraId="342B374A" w14:textId="77777777" w:rsidTr="00EF109F">
        <w:tblPrEx>
          <w:tblW w:w="9755" w:type="dxa"/>
          <w:tblCellMar>
            <w:left w:w="0" w:type="dxa"/>
            <w:right w:w="0" w:type="dxa"/>
          </w:tblCellMar>
          <w:tblLook w:val="0600" w:firstRow="0" w:lastRow="0" w:firstColumn="0" w:lastColumn="0" w:noHBand="1" w:noVBand="1"/>
          <w:tblPrExChange w:id="1392" w:author="Geethanjali A" w:date="2021-05-04T23:03:00Z">
            <w:tblPrEx>
              <w:tblW w:w="9755" w:type="dxa"/>
              <w:tblCellMar>
                <w:left w:w="0" w:type="dxa"/>
                <w:right w:w="0" w:type="dxa"/>
              </w:tblCellMar>
              <w:tblLook w:val="0600" w:firstRow="0" w:lastRow="0" w:firstColumn="0" w:lastColumn="0" w:noHBand="1" w:noVBand="1"/>
            </w:tblPrEx>
          </w:tblPrExChange>
        </w:tblPrEx>
        <w:trPr>
          <w:gridAfter w:val="1"/>
          <w:wAfter w:w="15" w:type="dxa"/>
          <w:trHeight w:val="210"/>
          <w:ins w:id="1393" w:author="Pragada Venkata Apparao Santhosh" w:date="2021-05-11T14:18:00Z"/>
          <w:trPrChange w:id="1394" w:author="Geethanjali A" w:date="2021-05-04T23:03:00Z">
            <w:trPr>
              <w:wAfter w:w="15" w:type="dxa"/>
              <w:trHeight w:val="744"/>
            </w:trPr>
          </w:trPrChange>
        </w:trPr>
        <w:tc>
          <w:tcPr>
            <w:tcW w:w="260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395" w:author="Geethanjali A" w:date="2021-05-04T23:03:00Z">
              <w:tcPr>
                <w:tcW w:w="2603" w:type="dxa"/>
                <w:gridSpan w:val="33"/>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FE88D37" w14:textId="77777777" w:rsidR="00566B65" w:rsidRDefault="00566B65" w:rsidP="00EF109F">
            <w:pPr>
              <w:spacing w:after="0"/>
              <w:textAlignment w:val="center"/>
              <w:rPr>
                <w:ins w:id="1396" w:author="Pragada Venkata Apparao Santhosh" w:date="2021-05-11T14:18:00Z"/>
                <w:rFonts w:ascii="Arial" w:hAnsi="Arial" w:cs="Arial"/>
                <w:sz w:val="36"/>
                <w:szCs w:val="36"/>
              </w:rPr>
            </w:pPr>
            <w:ins w:id="1397" w:author="Pragada Venkata Apparao Santhosh" w:date="2021-05-11T14:18:00Z">
              <w:r>
                <w:rPr>
                  <w:rFonts w:ascii="Calibri" w:hAnsi="Calibri" w:cs="Calibri"/>
                  <w:b/>
                  <w:bCs/>
                  <w:color w:val="000000"/>
                  <w:kern w:val="24"/>
                  <w:sz w:val="12"/>
                  <w:szCs w:val="12"/>
                </w:rPr>
                <w:t>Radiated Emission in ALSE</w:t>
              </w:r>
            </w:ins>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398" w:author="Geethanjali A" w:date="2021-05-04T23:03:00Z">
              <w:tcPr>
                <w:tcW w:w="164" w:type="dxa"/>
                <w:gridSpan w:val="2"/>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77E5E4E" w14:textId="77777777" w:rsidR="00566B65" w:rsidRDefault="00566B65" w:rsidP="00EF109F">
            <w:pPr>
              <w:rPr>
                <w:ins w:id="1399" w:author="Pragada Venkata Apparao Santhosh" w:date="2021-05-11T14:18:00Z"/>
                <w:rFonts w:ascii="Arial" w:hAnsi="Arial" w:cs="Arial"/>
                <w:sz w:val="36"/>
                <w:szCs w:val="36"/>
              </w:rPr>
            </w:pP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400" w:author="Geethanjali A" w:date="2021-05-04T23:03:00Z">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5F4C2AF" w14:textId="77777777" w:rsidR="00566B65" w:rsidRDefault="00566B65" w:rsidP="00EF109F">
            <w:pPr>
              <w:spacing w:after="0"/>
              <w:rPr>
                <w:ins w:id="1401" w:author="Pragada Venkata Apparao Santhosh" w:date="2021-05-11T14:18:00Z"/>
                <w:lang w:val="en-IN" w:eastAsia="en-IN"/>
              </w:rPr>
            </w:pPr>
          </w:p>
        </w:tc>
        <w:tc>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402" w:author="Geethanjali A" w:date="2021-05-04T23:03:00Z">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9DD8014" w14:textId="77777777" w:rsidR="00566B65" w:rsidRDefault="00566B65" w:rsidP="00EF109F">
            <w:pPr>
              <w:spacing w:after="0"/>
              <w:jc w:val="center"/>
              <w:textAlignment w:val="center"/>
              <w:rPr>
                <w:ins w:id="1403" w:author="Pragada Venkata Apparao Santhosh" w:date="2021-05-11T14:18:00Z"/>
                <w:rFonts w:ascii="Arial" w:hAnsi="Arial" w:cs="Arial"/>
                <w:sz w:val="36"/>
                <w:szCs w:val="36"/>
              </w:rPr>
            </w:pPr>
            <w:ins w:id="1404" w:author="Pragada Venkata Apparao Santhosh" w:date="2021-05-11T14:18:00Z">
              <w:r>
                <w:rPr>
                  <w:rFonts w:ascii="Calibri" w:hAnsi="Calibri" w:cs="Calibri"/>
                  <w:b/>
                  <w:bCs/>
                  <w:color w:val="000000"/>
                  <w:kern w:val="24"/>
                  <w:sz w:val="14"/>
                  <w:szCs w:val="14"/>
                </w:rPr>
                <w:t>x</w:t>
              </w:r>
            </w:ins>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405"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1874434" w14:textId="77777777" w:rsidR="00566B65" w:rsidRDefault="00566B65" w:rsidP="00EF109F">
            <w:pPr>
              <w:spacing w:after="0"/>
              <w:jc w:val="center"/>
              <w:textAlignment w:val="center"/>
              <w:rPr>
                <w:ins w:id="1406" w:author="Pragada Venkata Apparao Santhosh" w:date="2021-05-11T14:18:00Z"/>
                <w:rFonts w:ascii="Arial" w:hAnsi="Arial" w:cs="Arial"/>
                <w:sz w:val="36"/>
                <w:szCs w:val="36"/>
              </w:rPr>
            </w:pPr>
            <w:ins w:id="1407" w:author="Pragada Venkata Apparao Santhosh" w:date="2021-05-11T14:18:00Z">
              <w:r>
                <w:rPr>
                  <w:rFonts w:ascii="Calibri" w:hAnsi="Calibri" w:cs="Calibri"/>
                  <w:b/>
                  <w:bCs/>
                  <w:color w:val="000000"/>
                  <w:kern w:val="24"/>
                  <w:sz w:val="14"/>
                  <w:szCs w:val="14"/>
                </w:rPr>
                <w:t>x</w:t>
              </w:r>
            </w:ins>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408"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D503690" w14:textId="77777777" w:rsidR="00566B65" w:rsidRDefault="00566B65" w:rsidP="00EF109F">
            <w:pPr>
              <w:spacing w:after="0"/>
              <w:jc w:val="center"/>
              <w:textAlignment w:val="center"/>
              <w:rPr>
                <w:ins w:id="1409" w:author="Pragada Venkata Apparao Santhosh" w:date="2021-05-11T14:18:00Z"/>
                <w:rFonts w:ascii="Arial" w:hAnsi="Arial" w:cs="Arial"/>
                <w:sz w:val="36"/>
                <w:szCs w:val="36"/>
              </w:rPr>
            </w:pPr>
            <w:ins w:id="1410" w:author="Pragada Venkata Apparao Santhosh" w:date="2021-05-11T14:18:00Z">
              <w:r>
                <w:rPr>
                  <w:rFonts w:ascii="Calibri" w:hAnsi="Calibri" w:cs="Calibri"/>
                  <w:b/>
                  <w:bCs/>
                  <w:color w:val="000000"/>
                  <w:kern w:val="24"/>
                  <w:sz w:val="14"/>
                  <w:szCs w:val="14"/>
                </w:rPr>
                <w:t>x</w:t>
              </w:r>
            </w:ins>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411"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94A0A94" w14:textId="77777777" w:rsidR="00566B65" w:rsidRDefault="00566B65" w:rsidP="00EF109F">
            <w:pPr>
              <w:spacing w:after="0"/>
              <w:jc w:val="center"/>
              <w:textAlignment w:val="center"/>
              <w:rPr>
                <w:ins w:id="1412" w:author="Pragada Venkata Apparao Santhosh" w:date="2021-05-11T14:18:00Z"/>
                <w:rFonts w:ascii="Arial" w:hAnsi="Arial" w:cs="Arial"/>
                <w:sz w:val="36"/>
                <w:szCs w:val="36"/>
              </w:rPr>
            </w:pPr>
            <w:ins w:id="1413" w:author="Pragada Venkata Apparao Santhosh" w:date="2021-05-11T14:18:00Z">
              <w:r>
                <w:rPr>
                  <w:rFonts w:ascii="Calibri" w:hAnsi="Calibri" w:cs="Calibri"/>
                  <w:b/>
                  <w:bCs/>
                  <w:color w:val="000000"/>
                  <w:kern w:val="24"/>
                  <w:sz w:val="14"/>
                  <w:szCs w:val="14"/>
                </w:rPr>
                <w:t>x</w:t>
              </w:r>
            </w:ins>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414"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884B405" w14:textId="77777777" w:rsidR="00566B65" w:rsidRDefault="00566B65" w:rsidP="00EF109F">
            <w:pPr>
              <w:spacing w:after="0"/>
              <w:jc w:val="center"/>
              <w:textAlignment w:val="center"/>
              <w:rPr>
                <w:ins w:id="1415" w:author="Pragada Venkata Apparao Santhosh" w:date="2021-05-11T14:18:00Z"/>
                <w:rFonts w:ascii="Arial" w:hAnsi="Arial" w:cs="Arial"/>
                <w:sz w:val="36"/>
                <w:szCs w:val="36"/>
              </w:rPr>
            </w:pPr>
            <w:ins w:id="1416" w:author="Pragada Venkata Apparao Santhosh" w:date="2021-05-11T14:18:00Z">
              <w:r>
                <w:rPr>
                  <w:rFonts w:ascii="Calibri" w:hAnsi="Calibri" w:cs="Calibri"/>
                  <w:b/>
                  <w:bCs/>
                  <w:color w:val="000000"/>
                  <w:kern w:val="24"/>
                  <w:sz w:val="14"/>
                  <w:szCs w:val="14"/>
                </w:rPr>
                <w:t>x</w:t>
              </w:r>
            </w:ins>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417"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5FAFF01" w14:textId="77777777" w:rsidR="00566B65" w:rsidRDefault="00566B65" w:rsidP="00EF109F">
            <w:pPr>
              <w:spacing w:after="0"/>
              <w:jc w:val="center"/>
              <w:textAlignment w:val="center"/>
              <w:rPr>
                <w:ins w:id="1418" w:author="Pragada Venkata Apparao Santhosh" w:date="2021-05-11T14:18:00Z"/>
                <w:rFonts w:ascii="Arial" w:hAnsi="Arial" w:cs="Arial"/>
                <w:sz w:val="36"/>
                <w:szCs w:val="36"/>
              </w:rPr>
            </w:pPr>
            <w:ins w:id="1419" w:author="Pragada Venkata Apparao Santhosh" w:date="2021-05-11T14:18:00Z">
              <w:r>
                <w:rPr>
                  <w:rFonts w:ascii="Calibri" w:hAnsi="Calibri" w:cs="Calibri"/>
                  <w:b/>
                  <w:bCs/>
                  <w:color w:val="000000"/>
                  <w:kern w:val="24"/>
                  <w:sz w:val="14"/>
                  <w:szCs w:val="14"/>
                </w:rPr>
                <w:t>x</w:t>
              </w:r>
            </w:ins>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420"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915A561" w14:textId="77777777" w:rsidR="00566B65" w:rsidRDefault="00566B65" w:rsidP="00EF109F">
            <w:pPr>
              <w:spacing w:after="0"/>
              <w:jc w:val="center"/>
              <w:textAlignment w:val="center"/>
              <w:rPr>
                <w:ins w:id="1421" w:author="Pragada Venkata Apparao Santhosh" w:date="2021-05-11T14:18:00Z"/>
                <w:rFonts w:ascii="Arial" w:hAnsi="Arial" w:cs="Arial"/>
                <w:sz w:val="36"/>
                <w:szCs w:val="36"/>
              </w:rPr>
            </w:pPr>
            <w:ins w:id="1422" w:author="Pragada Venkata Apparao Santhosh" w:date="2021-05-11T14:18:00Z">
              <w:r>
                <w:rPr>
                  <w:rFonts w:ascii="Calibri" w:hAnsi="Calibri" w:cs="Calibri"/>
                  <w:b/>
                  <w:bCs/>
                  <w:color w:val="000000"/>
                  <w:kern w:val="24"/>
                  <w:sz w:val="14"/>
                  <w:szCs w:val="14"/>
                </w:rPr>
                <w:t>x</w:t>
              </w:r>
            </w:ins>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423"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E762FCF" w14:textId="77777777" w:rsidR="00566B65" w:rsidRDefault="00566B65" w:rsidP="00EF109F">
            <w:pPr>
              <w:rPr>
                <w:ins w:id="1424" w:author="Pragada Venkata Apparao Santhosh" w:date="2021-05-11T14:18:00Z"/>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425"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7151388" w14:textId="77777777" w:rsidR="00566B65" w:rsidRDefault="00566B65" w:rsidP="00EF109F">
            <w:pPr>
              <w:spacing w:after="0"/>
              <w:jc w:val="center"/>
              <w:textAlignment w:val="center"/>
              <w:rPr>
                <w:ins w:id="1426" w:author="Pragada Venkata Apparao Santhosh" w:date="2021-05-11T14:18:00Z"/>
                <w:rFonts w:ascii="Arial" w:hAnsi="Arial" w:cs="Arial"/>
                <w:sz w:val="36"/>
                <w:szCs w:val="36"/>
              </w:rPr>
            </w:pPr>
            <w:ins w:id="1427" w:author="Pragada Venkata Apparao Santhosh" w:date="2021-05-11T14:18:00Z">
              <w:r>
                <w:rPr>
                  <w:rFonts w:ascii="Calibri" w:hAnsi="Calibri" w:cs="Calibri"/>
                  <w:b/>
                  <w:bCs/>
                  <w:color w:val="000000"/>
                  <w:kern w:val="24"/>
                  <w:sz w:val="14"/>
                  <w:szCs w:val="14"/>
                </w:rPr>
                <w:t>x</w:t>
              </w:r>
            </w:ins>
          </w:p>
        </w:tc>
        <w:tc>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428" w:author="Geethanjali A" w:date="2021-05-04T23:03:00Z">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E9B21A6" w14:textId="77777777" w:rsidR="00566B65" w:rsidRDefault="00566B65" w:rsidP="00EF109F">
            <w:pPr>
              <w:rPr>
                <w:ins w:id="1429" w:author="Pragada Venkata Apparao Santhosh" w:date="2021-05-11T14:18:00Z"/>
                <w:rFonts w:ascii="Arial" w:hAnsi="Arial" w:cs="Arial"/>
                <w:sz w:val="36"/>
                <w:szCs w:val="36"/>
              </w:rPr>
            </w:pPr>
          </w:p>
        </w:tc>
        <w:tc>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430" w:author="Geethanjali A" w:date="2021-05-04T23:03:00Z">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0669D97" w14:textId="77777777" w:rsidR="00566B65" w:rsidRDefault="00566B65" w:rsidP="00EF109F">
            <w:pPr>
              <w:spacing w:after="0"/>
              <w:jc w:val="center"/>
              <w:textAlignment w:val="center"/>
              <w:rPr>
                <w:ins w:id="1431" w:author="Pragada Venkata Apparao Santhosh" w:date="2021-05-11T14:18:00Z"/>
                <w:rFonts w:ascii="Arial" w:hAnsi="Arial" w:cs="Arial"/>
                <w:sz w:val="36"/>
                <w:szCs w:val="36"/>
              </w:rPr>
            </w:pPr>
            <w:ins w:id="1432" w:author="Pragada Venkata Apparao Santhosh" w:date="2021-05-11T14:18:00Z">
              <w:r>
                <w:rPr>
                  <w:rFonts w:ascii="Calibri" w:hAnsi="Calibri" w:cs="Calibri"/>
                  <w:b/>
                  <w:bCs/>
                  <w:color w:val="000000"/>
                  <w:kern w:val="24"/>
                  <w:sz w:val="14"/>
                  <w:szCs w:val="14"/>
                </w:rPr>
                <w:t>x</w:t>
              </w:r>
            </w:ins>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433"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BB8A437" w14:textId="77777777" w:rsidR="00566B65" w:rsidRDefault="00566B65" w:rsidP="00EF109F">
            <w:pPr>
              <w:rPr>
                <w:ins w:id="1434" w:author="Pragada Venkata Apparao Santhosh" w:date="2021-05-11T14:18:00Z"/>
                <w:rFonts w:ascii="Arial" w:hAnsi="Arial" w:cs="Arial"/>
                <w:sz w:val="36"/>
                <w:szCs w:val="36"/>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435"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5809D48" w14:textId="77777777" w:rsidR="00566B65" w:rsidRDefault="00566B65" w:rsidP="00EF109F">
            <w:pPr>
              <w:spacing w:after="0"/>
              <w:rPr>
                <w:ins w:id="1436"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437"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21EC20E" w14:textId="77777777" w:rsidR="00566B65" w:rsidRDefault="00566B65" w:rsidP="00EF109F">
            <w:pPr>
              <w:spacing w:after="0"/>
              <w:rPr>
                <w:ins w:id="1438"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439"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1073FF8" w14:textId="77777777" w:rsidR="00566B65" w:rsidRDefault="00566B65" w:rsidP="00EF109F">
            <w:pPr>
              <w:spacing w:after="0"/>
              <w:rPr>
                <w:ins w:id="1440"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441"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E2DDF5D" w14:textId="77777777" w:rsidR="00566B65" w:rsidRDefault="00566B65" w:rsidP="00EF109F">
            <w:pPr>
              <w:spacing w:after="0"/>
              <w:rPr>
                <w:ins w:id="1442"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443"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0DEDD8F" w14:textId="77777777" w:rsidR="00566B65" w:rsidRDefault="00566B65" w:rsidP="00EF109F">
            <w:pPr>
              <w:spacing w:after="0"/>
              <w:rPr>
                <w:ins w:id="1444"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445"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0E68A93" w14:textId="77777777" w:rsidR="00566B65" w:rsidRDefault="00566B65" w:rsidP="00EF109F">
            <w:pPr>
              <w:spacing w:after="0"/>
              <w:rPr>
                <w:ins w:id="1446"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447"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75ED1C9" w14:textId="77777777" w:rsidR="00566B65" w:rsidRDefault="00566B65" w:rsidP="00EF109F">
            <w:pPr>
              <w:spacing w:after="0"/>
              <w:rPr>
                <w:ins w:id="1448"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449"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BA3088E" w14:textId="77777777" w:rsidR="00566B65" w:rsidRDefault="00566B65" w:rsidP="00EF109F">
            <w:pPr>
              <w:spacing w:after="0"/>
              <w:rPr>
                <w:ins w:id="1450" w:author="Pragada Venkata Apparao Santhosh" w:date="2021-05-11T14:18:00Z"/>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451"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88BDEDF" w14:textId="77777777" w:rsidR="00566B65" w:rsidRDefault="00566B65" w:rsidP="00EF109F">
            <w:pPr>
              <w:spacing w:after="0"/>
              <w:rPr>
                <w:ins w:id="1452" w:author="Pragada Venkata Apparao Santhosh" w:date="2021-05-11T14:18:00Z"/>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453"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8F1B5B9" w14:textId="77777777" w:rsidR="00566B65" w:rsidRDefault="00566B65" w:rsidP="00EF109F">
            <w:pPr>
              <w:spacing w:after="0"/>
              <w:rPr>
                <w:ins w:id="1454" w:author="Pragada Venkata Apparao Santhosh" w:date="2021-05-11T14:18:00Z"/>
                <w:lang w:val="en-IN" w:eastAsia="en-IN"/>
              </w:rPr>
            </w:pPr>
          </w:p>
        </w:tc>
        <w:tc>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455" w:author="Geethanjali A" w:date="2021-05-04T23:03:00Z">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BD57A8F" w14:textId="77777777" w:rsidR="00566B65" w:rsidRDefault="00566B65" w:rsidP="00EF109F">
            <w:pPr>
              <w:spacing w:after="0"/>
              <w:rPr>
                <w:ins w:id="1456" w:author="Pragada Venkata Apparao Santhosh" w:date="2021-05-11T14:18:00Z"/>
                <w:lang w:val="en-IN" w:eastAsia="en-IN"/>
              </w:rPr>
            </w:pPr>
          </w:p>
        </w:tc>
        <w:tc>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457" w:author="Geethanjali A" w:date="2021-05-04T23:03:00Z">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7CB9FA1" w14:textId="77777777" w:rsidR="00566B65" w:rsidRDefault="00566B65" w:rsidP="00EF109F">
            <w:pPr>
              <w:spacing w:after="0"/>
              <w:rPr>
                <w:ins w:id="1458" w:author="Pragada Venkata Apparao Santhosh" w:date="2021-05-11T14:18:00Z"/>
                <w:lang w:val="en-IN" w:eastAsia="en-IN"/>
              </w:rPr>
            </w:pPr>
          </w:p>
        </w:tc>
        <w:tc>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459" w:author="Geethanjali A" w:date="2021-05-04T23:03:00Z">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9B7E20A" w14:textId="77777777" w:rsidR="00566B65" w:rsidRDefault="00566B65" w:rsidP="00EF109F">
            <w:pPr>
              <w:spacing w:after="0"/>
              <w:rPr>
                <w:ins w:id="1460" w:author="Pragada Venkata Apparao Santhosh" w:date="2021-05-11T14:18:00Z"/>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461"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E6791E4" w14:textId="77777777" w:rsidR="00566B65" w:rsidRDefault="00566B65" w:rsidP="00EF109F">
            <w:pPr>
              <w:spacing w:after="0"/>
              <w:rPr>
                <w:ins w:id="1462" w:author="Pragada Venkata Apparao Santhosh" w:date="2021-05-11T14:18:00Z"/>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463"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654C61F" w14:textId="77777777" w:rsidR="00566B65" w:rsidRDefault="00566B65" w:rsidP="00EF109F">
            <w:pPr>
              <w:spacing w:after="0"/>
              <w:rPr>
                <w:ins w:id="1464" w:author="Pragada Venkata Apparao Santhosh" w:date="2021-05-11T14:18:00Z"/>
                <w:lang w:val="en-IN" w:eastAsia="en-IN"/>
              </w:rPr>
            </w:pPr>
          </w:p>
        </w:tc>
        <w:tc>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465" w:author="Geethanjali A" w:date="2021-05-04T23:03:00Z">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D417B7C" w14:textId="77777777" w:rsidR="00566B65" w:rsidRDefault="00566B65" w:rsidP="00EF109F">
            <w:pPr>
              <w:spacing w:after="0"/>
              <w:rPr>
                <w:ins w:id="1466" w:author="Pragada Venkata Apparao Santhosh" w:date="2021-05-11T14:18:00Z"/>
                <w:lang w:val="en-IN" w:eastAsia="en-IN"/>
              </w:rPr>
            </w:pPr>
          </w:p>
        </w:tc>
      </w:tr>
      <w:tr w:rsidR="00566B65" w14:paraId="600C22AA" w14:textId="77777777" w:rsidTr="00EF109F">
        <w:tblPrEx>
          <w:tblW w:w="9755" w:type="dxa"/>
          <w:tblCellMar>
            <w:left w:w="0" w:type="dxa"/>
            <w:right w:w="0" w:type="dxa"/>
          </w:tblCellMar>
          <w:tblLook w:val="0600" w:firstRow="0" w:lastRow="0" w:firstColumn="0" w:lastColumn="0" w:noHBand="1" w:noVBand="1"/>
          <w:tblPrExChange w:id="1467" w:author="Geethanjali A" w:date="2021-05-04T23:03:00Z">
            <w:tblPrEx>
              <w:tblW w:w="9755" w:type="dxa"/>
              <w:tblCellMar>
                <w:left w:w="0" w:type="dxa"/>
                <w:right w:w="0" w:type="dxa"/>
              </w:tblCellMar>
              <w:tblLook w:val="0600" w:firstRow="0" w:lastRow="0" w:firstColumn="0" w:lastColumn="0" w:noHBand="1" w:noVBand="1"/>
            </w:tblPrEx>
          </w:tblPrExChange>
        </w:tblPrEx>
        <w:trPr>
          <w:gridAfter w:val="1"/>
          <w:wAfter w:w="15" w:type="dxa"/>
          <w:trHeight w:val="237"/>
          <w:ins w:id="1468" w:author="Pragada Venkata Apparao Santhosh" w:date="2021-05-11T14:18:00Z"/>
          <w:trPrChange w:id="1469" w:author="Geethanjali A" w:date="2021-05-04T23:03:00Z">
            <w:trPr>
              <w:wAfter w:w="15" w:type="dxa"/>
              <w:trHeight w:val="744"/>
            </w:trPr>
          </w:trPrChange>
        </w:trPr>
        <w:tc>
          <w:tcPr>
            <w:tcW w:w="260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470" w:author="Geethanjali A" w:date="2021-05-04T23:03:00Z">
              <w:tcPr>
                <w:tcW w:w="2603" w:type="dxa"/>
                <w:gridSpan w:val="33"/>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8F4D34B" w14:textId="77777777" w:rsidR="00566B65" w:rsidRDefault="00566B65" w:rsidP="00EF109F">
            <w:pPr>
              <w:spacing w:after="0"/>
              <w:textAlignment w:val="center"/>
              <w:rPr>
                <w:ins w:id="1471" w:author="Pragada Venkata Apparao Santhosh" w:date="2021-05-11T14:18:00Z"/>
                <w:rFonts w:ascii="Arial" w:hAnsi="Arial" w:cs="Arial"/>
                <w:sz w:val="36"/>
                <w:szCs w:val="36"/>
              </w:rPr>
            </w:pPr>
            <w:ins w:id="1472" w:author="Pragada Venkata Apparao Santhosh" w:date="2021-05-11T14:18:00Z">
              <w:r>
                <w:rPr>
                  <w:rFonts w:ascii="Calibri" w:hAnsi="Calibri" w:cs="Calibri"/>
                  <w:b/>
                  <w:bCs/>
                  <w:color w:val="000000"/>
                  <w:kern w:val="24"/>
                  <w:sz w:val="12"/>
                  <w:szCs w:val="12"/>
                </w:rPr>
                <w:t>Conducted Transient Emissions</w:t>
              </w:r>
            </w:ins>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473" w:author="Geethanjali A" w:date="2021-05-04T23:03:00Z">
              <w:tcPr>
                <w:tcW w:w="164" w:type="dxa"/>
                <w:gridSpan w:val="2"/>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35AD40A" w14:textId="77777777" w:rsidR="00566B65" w:rsidRDefault="00566B65" w:rsidP="00EF109F">
            <w:pPr>
              <w:spacing w:after="0"/>
              <w:jc w:val="center"/>
              <w:textAlignment w:val="center"/>
              <w:rPr>
                <w:ins w:id="1474" w:author="Pragada Venkata Apparao Santhosh" w:date="2021-05-11T14:18:00Z"/>
                <w:rFonts w:ascii="Arial" w:hAnsi="Arial" w:cs="Arial"/>
                <w:sz w:val="36"/>
                <w:szCs w:val="36"/>
              </w:rPr>
            </w:pPr>
            <w:ins w:id="1475" w:author="Pragada Venkata Apparao Santhosh" w:date="2021-05-11T14:18:00Z">
              <w:r>
                <w:rPr>
                  <w:rFonts w:ascii="Calibri" w:hAnsi="Calibri" w:cs="Calibri"/>
                  <w:b/>
                  <w:bCs/>
                  <w:color w:val="000000"/>
                  <w:kern w:val="24"/>
                  <w:sz w:val="14"/>
                  <w:szCs w:val="14"/>
                </w:rPr>
                <w:t>x</w:t>
              </w:r>
            </w:ins>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476" w:author="Geethanjali A" w:date="2021-05-04T23:03:00Z">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E855DC6" w14:textId="77777777" w:rsidR="00566B65" w:rsidRDefault="00566B65" w:rsidP="00EF109F">
            <w:pPr>
              <w:spacing w:after="0"/>
              <w:jc w:val="center"/>
              <w:textAlignment w:val="center"/>
              <w:rPr>
                <w:ins w:id="1477" w:author="Pragada Venkata Apparao Santhosh" w:date="2021-05-11T14:18:00Z"/>
                <w:rFonts w:ascii="Arial" w:hAnsi="Arial" w:cs="Arial"/>
                <w:sz w:val="36"/>
                <w:szCs w:val="36"/>
              </w:rPr>
            </w:pPr>
            <w:ins w:id="1478" w:author="Pragada Venkata Apparao Santhosh" w:date="2021-05-11T14:18:00Z">
              <w:r>
                <w:rPr>
                  <w:rFonts w:ascii="Calibri" w:hAnsi="Calibri" w:cs="Calibri"/>
                  <w:b/>
                  <w:bCs/>
                  <w:color w:val="000000"/>
                  <w:kern w:val="24"/>
                  <w:sz w:val="14"/>
                  <w:szCs w:val="14"/>
                </w:rPr>
                <w:t>x</w:t>
              </w:r>
            </w:ins>
          </w:p>
        </w:tc>
        <w:tc>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479" w:author="Geethanjali A" w:date="2021-05-04T23:03:00Z">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D6B3C1C" w14:textId="77777777" w:rsidR="00566B65" w:rsidRDefault="00566B65" w:rsidP="00EF109F">
            <w:pPr>
              <w:spacing w:after="0"/>
              <w:jc w:val="center"/>
              <w:textAlignment w:val="center"/>
              <w:rPr>
                <w:ins w:id="1480" w:author="Pragada Venkata Apparao Santhosh" w:date="2021-05-11T14:18:00Z"/>
                <w:rFonts w:ascii="Arial" w:hAnsi="Arial" w:cs="Arial"/>
                <w:sz w:val="36"/>
                <w:szCs w:val="36"/>
              </w:rPr>
            </w:pPr>
            <w:ins w:id="1481" w:author="Pragada Venkata Apparao Santhosh" w:date="2021-05-11T14:18:00Z">
              <w:r>
                <w:rPr>
                  <w:rFonts w:ascii="Calibri" w:hAnsi="Calibri" w:cs="Calibri"/>
                  <w:b/>
                  <w:bCs/>
                  <w:color w:val="000000"/>
                  <w:kern w:val="24"/>
                  <w:sz w:val="14"/>
                  <w:szCs w:val="14"/>
                </w:rPr>
                <w:t>x</w:t>
              </w:r>
            </w:ins>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482"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5EDED71" w14:textId="77777777" w:rsidR="00566B65" w:rsidRDefault="00566B65" w:rsidP="00EF109F">
            <w:pPr>
              <w:rPr>
                <w:ins w:id="1483" w:author="Pragada Venkata Apparao Santhosh" w:date="2021-05-11T14:18:00Z"/>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484"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3BAD7C7" w14:textId="77777777" w:rsidR="00566B65" w:rsidRDefault="00566B65" w:rsidP="00EF109F">
            <w:pPr>
              <w:spacing w:after="0"/>
              <w:rPr>
                <w:ins w:id="1485" w:author="Pragada Venkata Apparao Santhosh" w:date="2021-05-11T14:18:00Z"/>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486"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1F4AAF6" w14:textId="77777777" w:rsidR="00566B65" w:rsidRDefault="00566B65" w:rsidP="00EF109F">
            <w:pPr>
              <w:spacing w:after="0"/>
              <w:rPr>
                <w:ins w:id="1487" w:author="Pragada Venkata Apparao Santhosh" w:date="2021-05-11T14:18:00Z"/>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488"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24F65A6" w14:textId="77777777" w:rsidR="00566B65" w:rsidRDefault="00566B65" w:rsidP="00EF109F">
            <w:pPr>
              <w:spacing w:after="0"/>
              <w:rPr>
                <w:ins w:id="1489" w:author="Pragada Venkata Apparao Santhosh" w:date="2021-05-11T14:18:00Z"/>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490"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AFB79AD" w14:textId="77777777" w:rsidR="00566B65" w:rsidRDefault="00566B65" w:rsidP="00EF109F">
            <w:pPr>
              <w:spacing w:after="0"/>
              <w:jc w:val="center"/>
              <w:textAlignment w:val="center"/>
              <w:rPr>
                <w:ins w:id="1491" w:author="Pragada Venkata Apparao Santhosh" w:date="2021-05-11T14:18:00Z"/>
                <w:rFonts w:ascii="Arial" w:hAnsi="Arial" w:cs="Arial"/>
                <w:sz w:val="36"/>
                <w:szCs w:val="36"/>
              </w:rPr>
            </w:pPr>
            <w:ins w:id="1492" w:author="Pragada Venkata Apparao Santhosh" w:date="2021-05-11T14:18:00Z">
              <w:r>
                <w:rPr>
                  <w:rFonts w:ascii="Calibri" w:hAnsi="Calibri" w:cs="Calibri"/>
                  <w:b/>
                  <w:bCs/>
                  <w:color w:val="000000"/>
                  <w:kern w:val="24"/>
                  <w:sz w:val="14"/>
                  <w:szCs w:val="14"/>
                </w:rPr>
                <w:t>x</w:t>
              </w:r>
            </w:ins>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493"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C77E307" w14:textId="77777777" w:rsidR="00566B65" w:rsidRDefault="00566B65" w:rsidP="00EF109F">
            <w:pPr>
              <w:spacing w:after="0"/>
              <w:jc w:val="center"/>
              <w:textAlignment w:val="center"/>
              <w:rPr>
                <w:ins w:id="1494" w:author="Pragada Venkata Apparao Santhosh" w:date="2021-05-11T14:18:00Z"/>
                <w:rFonts w:ascii="Arial" w:hAnsi="Arial" w:cs="Arial"/>
                <w:sz w:val="36"/>
                <w:szCs w:val="36"/>
              </w:rPr>
            </w:pPr>
            <w:ins w:id="1495" w:author="Pragada Venkata Apparao Santhosh" w:date="2021-05-11T14:18:00Z">
              <w:r>
                <w:rPr>
                  <w:rFonts w:ascii="Calibri" w:hAnsi="Calibri" w:cs="Calibri"/>
                  <w:b/>
                  <w:bCs/>
                  <w:color w:val="000000"/>
                  <w:kern w:val="24"/>
                  <w:sz w:val="14"/>
                  <w:szCs w:val="14"/>
                </w:rPr>
                <w:t>x</w:t>
              </w:r>
            </w:ins>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496"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E4D3CB7" w14:textId="77777777" w:rsidR="00566B65" w:rsidRDefault="00566B65" w:rsidP="00EF109F">
            <w:pPr>
              <w:spacing w:after="0"/>
              <w:jc w:val="center"/>
              <w:textAlignment w:val="center"/>
              <w:rPr>
                <w:ins w:id="1497" w:author="Pragada Venkata Apparao Santhosh" w:date="2021-05-11T14:18:00Z"/>
                <w:rFonts w:ascii="Arial" w:hAnsi="Arial" w:cs="Arial"/>
                <w:sz w:val="36"/>
                <w:szCs w:val="36"/>
              </w:rPr>
            </w:pPr>
            <w:ins w:id="1498" w:author="Pragada Venkata Apparao Santhosh" w:date="2021-05-11T14:18:00Z">
              <w:r>
                <w:rPr>
                  <w:rFonts w:ascii="Calibri" w:hAnsi="Calibri" w:cs="Calibri"/>
                  <w:b/>
                  <w:bCs/>
                  <w:color w:val="000000"/>
                  <w:kern w:val="24"/>
                  <w:sz w:val="14"/>
                  <w:szCs w:val="14"/>
                </w:rPr>
                <w:t>x</w:t>
              </w:r>
            </w:ins>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499"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41F02A9" w14:textId="77777777" w:rsidR="00566B65" w:rsidRDefault="00566B65" w:rsidP="00EF109F">
            <w:pPr>
              <w:spacing w:after="0"/>
              <w:jc w:val="center"/>
              <w:textAlignment w:val="center"/>
              <w:rPr>
                <w:ins w:id="1500" w:author="Pragada Venkata Apparao Santhosh" w:date="2021-05-11T14:18:00Z"/>
                <w:rFonts w:ascii="Arial" w:hAnsi="Arial" w:cs="Arial"/>
                <w:sz w:val="36"/>
                <w:szCs w:val="36"/>
              </w:rPr>
            </w:pPr>
            <w:ins w:id="1501" w:author="Pragada Venkata Apparao Santhosh" w:date="2021-05-11T14:18:00Z">
              <w:r>
                <w:rPr>
                  <w:rFonts w:ascii="Calibri" w:hAnsi="Calibri" w:cs="Calibri"/>
                  <w:b/>
                  <w:bCs/>
                  <w:color w:val="000000"/>
                  <w:kern w:val="24"/>
                  <w:sz w:val="14"/>
                  <w:szCs w:val="14"/>
                </w:rPr>
                <w:t>x</w:t>
              </w:r>
            </w:ins>
          </w:p>
        </w:tc>
        <w:tc>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502" w:author="Geethanjali A" w:date="2021-05-04T23:03:00Z">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4B5E07E" w14:textId="77777777" w:rsidR="00566B65" w:rsidRDefault="00566B65" w:rsidP="00EF109F">
            <w:pPr>
              <w:spacing w:after="0"/>
              <w:jc w:val="center"/>
              <w:textAlignment w:val="center"/>
              <w:rPr>
                <w:ins w:id="1503" w:author="Pragada Venkata Apparao Santhosh" w:date="2021-05-11T14:18:00Z"/>
                <w:rFonts w:ascii="Arial" w:hAnsi="Arial" w:cs="Arial"/>
                <w:sz w:val="36"/>
                <w:szCs w:val="36"/>
              </w:rPr>
            </w:pPr>
            <w:ins w:id="1504" w:author="Pragada Venkata Apparao Santhosh" w:date="2021-05-11T14:18:00Z">
              <w:r>
                <w:rPr>
                  <w:rFonts w:ascii="Calibri" w:hAnsi="Calibri" w:cs="Calibri"/>
                  <w:b/>
                  <w:bCs/>
                  <w:color w:val="000000"/>
                  <w:kern w:val="24"/>
                  <w:sz w:val="14"/>
                  <w:szCs w:val="14"/>
                </w:rPr>
                <w:t>x</w:t>
              </w:r>
            </w:ins>
          </w:p>
        </w:tc>
        <w:tc>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505" w:author="Geethanjali A" w:date="2021-05-04T23:03:00Z">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072061B" w14:textId="77777777" w:rsidR="00566B65" w:rsidRDefault="00566B65" w:rsidP="00EF109F">
            <w:pPr>
              <w:rPr>
                <w:ins w:id="1506" w:author="Pragada Venkata Apparao Santhosh" w:date="2021-05-11T14:18:00Z"/>
                <w:rFonts w:ascii="Arial" w:hAnsi="Arial" w:cs="Arial"/>
                <w:sz w:val="36"/>
                <w:szCs w:val="36"/>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507"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1612CD2" w14:textId="77777777" w:rsidR="00566B65" w:rsidRDefault="00566B65" w:rsidP="00EF109F">
            <w:pPr>
              <w:spacing w:after="0"/>
              <w:rPr>
                <w:ins w:id="1508" w:author="Pragada Venkata Apparao Santhosh" w:date="2021-05-11T14:18:00Z"/>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509"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8016D99" w14:textId="77777777" w:rsidR="00566B65" w:rsidRDefault="00566B65" w:rsidP="00EF109F">
            <w:pPr>
              <w:spacing w:after="0"/>
              <w:rPr>
                <w:ins w:id="1510"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511"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9D66359" w14:textId="77777777" w:rsidR="00566B65" w:rsidRDefault="00566B65" w:rsidP="00EF109F">
            <w:pPr>
              <w:spacing w:after="0"/>
              <w:rPr>
                <w:ins w:id="1512"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513"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0ADFBDD" w14:textId="77777777" w:rsidR="00566B65" w:rsidRDefault="00566B65" w:rsidP="00EF109F">
            <w:pPr>
              <w:spacing w:after="0"/>
              <w:rPr>
                <w:ins w:id="1514"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515"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DA41F68" w14:textId="77777777" w:rsidR="00566B65" w:rsidRDefault="00566B65" w:rsidP="00EF109F">
            <w:pPr>
              <w:spacing w:after="0"/>
              <w:rPr>
                <w:ins w:id="1516"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517"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C55B59E" w14:textId="77777777" w:rsidR="00566B65" w:rsidRDefault="00566B65" w:rsidP="00EF109F">
            <w:pPr>
              <w:spacing w:after="0"/>
              <w:rPr>
                <w:ins w:id="1518"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519"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F254A42" w14:textId="77777777" w:rsidR="00566B65" w:rsidRDefault="00566B65" w:rsidP="00EF109F">
            <w:pPr>
              <w:spacing w:after="0"/>
              <w:jc w:val="center"/>
              <w:textAlignment w:val="center"/>
              <w:rPr>
                <w:ins w:id="1520" w:author="Pragada Venkata Apparao Santhosh" w:date="2021-05-11T14:18:00Z"/>
                <w:rFonts w:ascii="Arial" w:hAnsi="Arial" w:cs="Arial"/>
                <w:sz w:val="36"/>
                <w:szCs w:val="36"/>
              </w:rPr>
            </w:pPr>
            <w:ins w:id="1521" w:author="Pragada Venkata Apparao Santhosh" w:date="2021-05-11T14:18:00Z">
              <w:r>
                <w:rPr>
                  <w:rFonts w:ascii="Calibri" w:hAnsi="Calibri" w:cs="Calibri"/>
                  <w:b/>
                  <w:bCs/>
                  <w:color w:val="000000"/>
                  <w:kern w:val="24"/>
                  <w:sz w:val="14"/>
                  <w:szCs w:val="14"/>
                </w:rPr>
                <w:t>x</w:t>
              </w:r>
            </w:ins>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522"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49EBA57" w14:textId="77777777" w:rsidR="00566B65" w:rsidRDefault="00566B65" w:rsidP="00EF109F">
            <w:pPr>
              <w:rPr>
                <w:ins w:id="1523" w:author="Pragada Venkata Apparao Santhosh" w:date="2021-05-11T14:18:00Z"/>
                <w:rFonts w:ascii="Arial" w:hAnsi="Arial" w:cs="Arial"/>
                <w:sz w:val="36"/>
                <w:szCs w:val="36"/>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524"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85F78D1" w14:textId="77777777" w:rsidR="00566B65" w:rsidRDefault="00566B65" w:rsidP="00EF109F">
            <w:pPr>
              <w:spacing w:after="0"/>
              <w:rPr>
                <w:ins w:id="1525" w:author="Pragada Venkata Apparao Santhosh" w:date="2021-05-11T14:18:00Z"/>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526"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1AAC245" w14:textId="77777777" w:rsidR="00566B65" w:rsidRDefault="00566B65" w:rsidP="00EF109F">
            <w:pPr>
              <w:spacing w:after="0"/>
              <w:rPr>
                <w:ins w:id="1527" w:author="Pragada Venkata Apparao Santhosh" w:date="2021-05-11T14:18:00Z"/>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528"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EEB8A76" w14:textId="77777777" w:rsidR="00566B65" w:rsidRDefault="00566B65" w:rsidP="00EF109F">
            <w:pPr>
              <w:spacing w:after="0"/>
              <w:rPr>
                <w:ins w:id="1529" w:author="Pragada Venkata Apparao Santhosh" w:date="2021-05-11T14:18:00Z"/>
                <w:lang w:val="en-IN" w:eastAsia="en-IN"/>
              </w:rPr>
            </w:pPr>
          </w:p>
        </w:tc>
        <w:tc>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530" w:author="Geethanjali A" w:date="2021-05-04T23:03:00Z">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D2BAFF4" w14:textId="77777777" w:rsidR="00566B65" w:rsidRDefault="00566B65" w:rsidP="00EF109F">
            <w:pPr>
              <w:spacing w:after="0"/>
              <w:rPr>
                <w:ins w:id="1531" w:author="Pragada Venkata Apparao Santhosh" w:date="2021-05-11T14:18:00Z"/>
                <w:lang w:val="en-IN" w:eastAsia="en-IN"/>
              </w:rPr>
            </w:pPr>
          </w:p>
        </w:tc>
        <w:tc>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532" w:author="Geethanjali A" w:date="2021-05-04T23:03:00Z">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009EA5F" w14:textId="77777777" w:rsidR="00566B65" w:rsidRDefault="00566B65" w:rsidP="00EF109F">
            <w:pPr>
              <w:spacing w:after="0"/>
              <w:rPr>
                <w:ins w:id="1533" w:author="Pragada Venkata Apparao Santhosh" w:date="2021-05-11T14:18:00Z"/>
                <w:lang w:val="en-IN" w:eastAsia="en-IN"/>
              </w:rPr>
            </w:pPr>
          </w:p>
        </w:tc>
        <w:tc>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534" w:author="Geethanjali A" w:date="2021-05-04T23:03:00Z">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7712A55" w14:textId="77777777" w:rsidR="00566B65" w:rsidRDefault="00566B65" w:rsidP="00EF109F">
            <w:pPr>
              <w:spacing w:after="0"/>
              <w:rPr>
                <w:ins w:id="1535" w:author="Pragada Venkata Apparao Santhosh" w:date="2021-05-11T14:18:00Z"/>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536"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B71E754" w14:textId="77777777" w:rsidR="00566B65" w:rsidRDefault="00566B65" w:rsidP="00EF109F">
            <w:pPr>
              <w:spacing w:after="0"/>
              <w:rPr>
                <w:ins w:id="1537" w:author="Pragada Venkata Apparao Santhosh" w:date="2021-05-11T14:18:00Z"/>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538"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BC46372" w14:textId="77777777" w:rsidR="00566B65" w:rsidRDefault="00566B65" w:rsidP="00EF109F">
            <w:pPr>
              <w:spacing w:after="0"/>
              <w:rPr>
                <w:ins w:id="1539" w:author="Pragada Venkata Apparao Santhosh" w:date="2021-05-11T14:18:00Z"/>
                <w:lang w:val="en-IN" w:eastAsia="en-IN"/>
              </w:rPr>
            </w:pPr>
          </w:p>
        </w:tc>
        <w:tc>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540" w:author="Geethanjali A" w:date="2021-05-04T23:03:00Z">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827F5C3" w14:textId="77777777" w:rsidR="00566B65" w:rsidRDefault="00566B65" w:rsidP="00EF109F">
            <w:pPr>
              <w:spacing w:after="0"/>
              <w:rPr>
                <w:ins w:id="1541" w:author="Pragada Venkata Apparao Santhosh" w:date="2021-05-11T14:18:00Z"/>
                <w:lang w:val="en-IN" w:eastAsia="en-IN"/>
              </w:rPr>
            </w:pPr>
          </w:p>
        </w:tc>
      </w:tr>
      <w:tr w:rsidR="00566B65" w14:paraId="0F700DA0" w14:textId="77777777" w:rsidTr="00EF109F">
        <w:tblPrEx>
          <w:tblW w:w="9755" w:type="dxa"/>
          <w:tblCellMar>
            <w:left w:w="0" w:type="dxa"/>
            <w:right w:w="0" w:type="dxa"/>
          </w:tblCellMar>
          <w:tblLook w:val="0600" w:firstRow="0" w:lastRow="0" w:firstColumn="0" w:lastColumn="0" w:noHBand="1" w:noVBand="1"/>
          <w:tblPrExChange w:id="1542" w:author="Geethanjali A" w:date="2021-05-04T23:03:00Z">
            <w:tblPrEx>
              <w:tblW w:w="9755" w:type="dxa"/>
              <w:tblCellMar>
                <w:left w:w="0" w:type="dxa"/>
                <w:right w:w="0" w:type="dxa"/>
              </w:tblCellMar>
              <w:tblLook w:val="0600" w:firstRow="0" w:lastRow="0" w:firstColumn="0" w:lastColumn="0" w:noHBand="1" w:noVBand="1"/>
            </w:tblPrEx>
          </w:tblPrExChange>
        </w:tblPrEx>
        <w:trPr>
          <w:gridAfter w:val="1"/>
          <w:wAfter w:w="15" w:type="dxa"/>
          <w:trHeight w:val="237"/>
          <w:ins w:id="1543" w:author="Pragada Venkata Apparao Santhosh" w:date="2021-05-11T14:18:00Z"/>
          <w:trPrChange w:id="1544" w:author="Geethanjali A" w:date="2021-05-04T23:03:00Z">
            <w:trPr>
              <w:wAfter w:w="15" w:type="dxa"/>
              <w:trHeight w:val="744"/>
            </w:trPr>
          </w:trPrChange>
        </w:trPr>
        <w:tc>
          <w:tcPr>
            <w:tcW w:w="260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545" w:author="Geethanjali A" w:date="2021-05-04T23:03:00Z">
              <w:tcPr>
                <w:tcW w:w="2603" w:type="dxa"/>
                <w:gridSpan w:val="33"/>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C9AB204" w14:textId="77777777" w:rsidR="00566B65" w:rsidRDefault="00566B65" w:rsidP="00EF109F">
            <w:pPr>
              <w:spacing w:after="0"/>
              <w:textAlignment w:val="center"/>
              <w:rPr>
                <w:ins w:id="1546" w:author="Pragada Venkata Apparao Santhosh" w:date="2021-05-11T14:18:00Z"/>
                <w:rFonts w:ascii="Arial" w:hAnsi="Arial" w:cs="Arial"/>
                <w:sz w:val="36"/>
                <w:szCs w:val="36"/>
              </w:rPr>
            </w:pPr>
            <w:ins w:id="1547" w:author="Pragada Venkata Apparao Santhosh" w:date="2021-05-11T14:18:00Z">
              <w:r>
                <w:rPr>
                  <w:rFonts w:ascii="Calibri" w:hAnsi="Calibri" w:cs="Calibri"/>
                  <w:b/>
                  <w:bCs/>
                  <w:color w:val="000000"/>
                  <w:kern w:val="24"/>
                  <w:sz w:val="12"/>
                  <w:szCs w:val="12"/>
                </w:rPr>
                <w:t>Interference immunity - BCI on cables (RI)</w:t>
              </w:r>
            </w:ins>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548" w:author="Geethanjali A" w:date="2021-05-04T23:03:00Z">
              <w:tcPr>
                <w:tcW w:w="164" w:type="dxa"/>
                <w:gridSpan w:val="2"/>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5AC309F" w14:textId="77777777" w:rsidR="00566B65" w:rsidRDefault="00566B65" w:rsidP="00EF109F">
            <w:pPr>
              <w:rPr>
                <w:ins w:id="1549" w:author="Pragada Venkata Apparao Santhosh" w:date="2021-05-11T14:18:00Z"/>
                <w:rFonts w:ascii="Arial" w:hAnsi="Arial" w:cs="Arial"/>
                <w:sz w:val="36"/>
                <w:szCs w:val="36"/>
              </w:rPr>
            </w:pP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550" w:author="Geethanjali A" w:date="2021-05-04T23:03:00Z">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9D2368E" w14:textId="77777777" w:rsidR="00566B65" w:rsidRDefault="00566B65" w:rsidP="00EF109F">
            <w:pPr>
              <w:spacing w:after="0"/>
              <w:rPr>
                <w:ins w:id="1551" w:author="Pragada Venkata Apparao Santhosh" w:date="2021-05-11T14:18:00Z"/>
                <w:lang w:val="en-IN" w:eastAsia="en-IN"/>
              </w:rPr>
            </w:pPr>
          </w:p>
        </w:tc>
        <w:tc>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552" w:author="Geethanjali A" w:date="2021-05-04T23:03:00Z">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083A38E" w14:textId="77777777" w:rsidR="00566B65" w:rsidRDefault="00566B65" w:rsidP="00EF109F">
            <w:pPr>
              <w:spacing w:after="0"/>
              <w:jc w:val="center"/>
              <w:textAlignment w:val="center"/>
              <w:rPr>
                <w:ins w:id="1553" w:author="Pragada Venkata Apparao Santhosh" w:date="2021-05-11T14:18:00Z"/>
                <w:rFonts w:ascii="Arial" w:hAnsi="Arial" w:cs="Arial"/>
                <w:sz w:val="36"/>
                <w:szCs w:val="36"/>
              </w:rPr>
            </w:pPr>
            <w:ins w:id="1554" w:author="Pragada Venkata Apparao Santhosh" w:date="2021-05-11T14:18:00Z">
              <w:r>
                <w:rPr>
                  <w:rFonts w:ascii="Calibri" w:hAnsi="Calibri" w:cs="Calibri"/>
                  <w:b/>
                  <w:bCs/>
                  <w:color w:val="000000"/>
                  <w:kern w:val="24"/>
                  <w:sz w:val="14"/>
                  <w:szCs w:val="14"/>
                </w:rPr>
                <w:t>x</w:t>
              </w:r>
            </w:ins>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555"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5263A61" w14:textId="77777777" w:rsidR="00566B65" w:rsidRDefault="00566B65" w:rsidP="00EF109F">
            <w:pPr>
              <w:rPr>
                <w:ins w:id="1556" w:author="Pragada Venkata Apparao Santhosh" w:date="2021-05-11T14:18:00Z"/>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557"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69A7321" w14:textId="77777777" w:rsidR="00566B65" w:rsidRDefault="00566B65" w:rsidP="00EF109F">
            <w:pPr>
              <w:spacing w:after="0"/>
              <w:jc w:val="center"/>
              <w:textAlignment w:val="center"/>
              <w:rPr>
                <w:ins w:id="1558" w:author="Pragada Venkata Apparao Santhosh" w:date="2021-05-11T14:18:00Z"/>
                <w:rFonts w:ascii="Arial" w:hAnsi="Arial" w:cs="Arial"/>
                <w:sz w:val="36"/>
                <w:szCs w:val="36"/>
              </w:rPr>
            </w:pPr>
            <w:ins w:id="1559" w:author="Pragada Venkata Apparao Santhosh" w:date="2021-05-11T14:18:00Z">
              <w:r>
                <w:rPr>
                  <w:rFonts w:ascii="Calibri" w:hAnsi="Calibri" w:cs="Calibri"/>
                  <w:b/>
                  <w:bCs/>
                  <w:color w:val="000000"/>
                  <w:kern w:val="24"/>
                  <w:sz w:val="14"/>
                  <w:szCs w:val="14"/>
                </w:rPr>
                <w:t>x</w:t>
              </w:r>
            </w:ins>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560"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E3F954D" w14:textId="77777777" w:rsidR="00566B65" w:rsidRDefault="00566B65" w:rsidP="00EF109F">
            <w:pPr>
              <w:spacing w:after="0"/>
              <w:jc w:val="center"/>
              <w:textAlignment w:val="center"/>
              <w:rPr>
                <w:ins w:id="1561" w:author="Pragada Venkata Apparao Santhosh" w:date="2021-05-11T14:18:00Z"/>
                <w:rFonts w:ascii="Arial" w:hAnsi="Arial" w:cs="Arial"/>
                <w:sz w:val="36"/>
                <w:szCs w:val="36"/>
              </w:rPr>
            </w:pPr>
            <w:ins w:id="1562" w:author="Pragada Venkata Apparao Santhosh" w:date="2021-05-11T14:18:00Z">
              <w:r>
                <w:rPr>
                  <w:rFonts w:ascii="Calibri" w:hAnsi="Calibri" w:cs="Calibri"/>
                  <w:b/>
                  <w:bCs/>
                  <w:color w:val="000000"/>
                  <w:kern w:val="24"/>
                  <w:sz w:val="14"/>
                  <w:szCs w:val="14"/>
                </w:rPr>
                <w:t>x</w:t>
              </w:r>
            </w:ins>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563"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84F7C6B" w14:textId="77777777" w:rsidR="00566B65" w:rsidRDefault="00566B65" w:rsidP="00EF109F">
            <w:pPr>
              <w:spacing w:after="0"/>
              <w:jc w:val="center"/>
              <w:textAlignment w:val="center"/>
              <w:rPr>
                <w:ins w:id="1564" w:author="Pragada Venkata Apparao Santhosh" w:date="2021-05-11T14:18:00Z"/>
                <w:rFonts w:ascii="Arial" w:hAnsi="Arial" w:cs="Arial"/>
                <w:sz w:val="36"/>
                <w:szCs w:val="36"/>
              </w:rPr>
            </w:pPr>
            <w:ins w:id="1565" w:author="Pragada Venkata Apparao Santhosh" w:date="2021-05-11T14:18:00Z">
              <w:r>
                <w:rPr>
                  <w:rFonts w:ascii="Calibri" w:hAnsi="Calibri" w:cs="Calibri"/>
                  <w:b/>
                  <w:bCs/>
                  <w:color w:val="000000"/>
                  <w:kern w:val="24"/>
                  <w:sz w:val="14"/>
                  <w:szCs w:val="14"/>
                </w:rPr>
                <w:t>x</w:t>
              </w:r>
            </w:ins>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566"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C64FFB9" w14:textId="77777777" w:rsidR="00566B65" w:rsidRDefault="00566B65" w:rsidP="00EF109F">
            <w:pPr>
              <w:rPr>
                <w:ins w:id="1567" w:author="Pragada Venkata Apparao Santhosh" w:date="2021-05-11T14:18:00Z"/>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568"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9B31094" w14:textId="77777777" w:rsidR="00566B65" w:rsidRDefault="00566B65" w:rsidP="00EF109F">
            <w:pPr>
              <w:spacing w:after="0"/>
              <w:rPr>
                <w:ins w:id="1569" w:author="Pragada Venkata Apparao Santhosh" w:date="2021-05-11T14:18:00Z"/>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570"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58FFCB2" w14:textId="77777777" w:rsidR="00566B65" w:rsidRDefault="00566B65" w:rsidP="00EF109F">
            <w:pPr>
              <w:spacing w:after="0"/>
              <w:rPr>
                <w:ins w:id="1571" w:author="Pragada Venkata Apparao Santhosh" w:date="2021-05-11T14:18:00Z"/>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572"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FDE06F7" w14:textId="77777777" w:rsidR="00566B65" w:rsidRDefault="00566B65" w:rsidP="00EF109F">
            <w:pPr>
              <w:spacing w:after="0"/>
              <w:jc w:val="center"/>
              <w:textAlignment w:val="center"/>
              <w:rPr>
                <w:ins w:id="1573" w:author="Pragada Venkata Apparao Santhosh" w:date="2021-05-11T14:18:00Z"/>
                <w:rFonts w:ascii="Arial" w:hAnsi="Arial" w:cs="Arial"/>
                <w:sz w:val="36"/>
                <w:szCs w:val="36"/>
              </w:rPr>
            </w:pPr>
            <w:ins w:id="1574" w:author="Pragada Venkata Apparao Santhosh" w:date="2021-05-11T14:18:00Z">
              <w:r>
                <w:rPr>
                  <w:rFonts w:ascii="Calibri" w:hAnsi="Calibri" w:cs="Calibri"/>
                  <w:b/>
                  <w:bCs/>
                  <w:color w:val="000000"/>
                  <w:kern w:val="24"/>
                  <w:sz w:val="14"/>
                  <w:szCs w:val="14"/>
                </w:rPr>
                <w:t>x</w:t>
              </w:r>
            </w:ins>
          </w:p>
        </w:tc>
        <w:tc>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575" w:author="Geethanjali A" w:date="2021-05-04T23:03:00Z">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3BE0474" w14:textId="77777777" w:rsidR="00566B65" w:rsidRDefault="00566B65" w:rsidP="00EF109F">
            <w:pPr>
              <w:rPr>
                <w:ins w:id="1576" w:author="Pragada Venkata Apparao Santhosh" w:date="2021-05-11T14:18:00Z"/>
                <w:rFonts w:ascii="Arial" w:hAnsi="Arial" w:cs="Arial"/>
                <w:sz w:val="36"/>
                <w:szCs w:val="36"/>
              </w:rPr>
            </w:pPr>
          </w:p>
        </w:tc>
        <w:tc>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577" w:author="Geethanjali A" w:date="2021-05-04T23:03:00Z">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BBD9DFE" w14:textId="77777777" w:rsidR="00566B65" w:rsidRDefault="00566B65" w:rsidP="00EF109F">
            <w:pPr>
              <w:spacing w:after="0"/>
              <w:rPr>
                <w:ins w:id="1578" w:author="Pragada Venkata Apparao Santhosh" w:date="2021-05-11T14:18:00Z"/>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579"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46320E5" w14:textId="77777777" w:rsidR="00566B65" w:rsidRDefault="00566B65" w:rsidP="00EF109F">
            <w:pPr>
              <w:spacing w:after="0"/>
              <w:jc w:val="center"/>
              <w:textAlignment w:val="center"/>
              <w:rPr>
                <w:ins w:id="1580" w:author="Pragada Venkata Apparao Santhosh" w:date="2021-05-11T14:18:00Z"/>
                <w:rFonts w:ascii="Arial" w:hAnsi="Arial" w:cs="Arial"/>
                <w:sz w:val="36"/>
                <w:szCs w:val="36"/>
              </w:rPr>
            </w:pPr>
            <w:ins w:id="1581" w:author="Pragada Venkata Apparao Santhosh" w:date="2021-05-11T14:18:00Z">
              <w:r>
                <w:rPr>
                  <w:rFonts w:ascii="Calibri" w:hAnsi="Calibri" w:cs="Calibri"/>
                  <w:b/>
                  <w:bCs/>
                  <w:color w:val="000000"/>
                  <w:kern w:val="24"/>
                  <w:sz w:val="14"/>
                  <w:szCs w:val="14"/>
                </w:rPr>
                <w:t>x</w:t>
              </w:r>
            </w:ins>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582"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9F1C256" w14:textId="77777777" w:rsidR="00566B65" w:rsidRDefault="00566B65" w:rsidP="00EF109F">
            <w:pPr>
              <w:spacing w:after="0"/>
              <w:jc w:val="center"/>
              <w:textAlignment w:val="center"/>
              <w:rPr>
                <w:ins w:id="1583" w:author="Pragada Venkata Apparao Santhosh" w:date="2021-05-11T14:18:00Z"/>
                <w:rFonts w:ascii="Arial" w:hAnsi="Arial" w:cs="Arial"/>
                <w:sz w:val="36"/>
                <w:szCs w:val="36"/>
              </w:rPr>
            </w:pPr>
            <w:ins w:id="1584" w:author="Pragada Venkata Apparao Santhosh" w:date="2021-05-11T14:18:00Z">
              <w:r>
                <w:rPr>
                  <w:rFonts w:ascii="Calibri" w:hAnsi="Calibri" w:cs="Calibri"/>
                  <w:b/>
                  <w:bCs/>
                  <w:color w:val="000000"/>
                  <w:kern w:val="24"/>
                  <w:sz w:val="14"/>
                  <w:szCs w:val="14"/>
                </w:rPr>
                <w:t>x</w:t>
              </w:r>
            </w:ins>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585"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AB95295" w14:textId="77777777" w:rsidR="00566B65" w:rsidRDefault="00566B65" w:rsidP="00EF109F">
            <w:pPr>
              <w:rPr>
                <w:ins w:id="1586" w:author="Pragada Venkata Apparao Santhosh" w:date="2021-05-11T14:18:00Z"/>
                <w:rFonts w:ascii="Arial" w:hAnsi="Arial" w:cs="Arial"/>
                <w:sz w:val="36"/>
                <w:szCs w:val="36"/>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587"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2A1E2D7" w14:textId="77777777" w:rsidR="00566B65" w:rsidRDefault="00566B65" w:rsidP="00EF109F">
            <w:pPr>
              <w:spacing w:after="0"/>
              <w:rPr>
                <w:ins w:id="1588"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589"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7881B3C" w14:textId="77777777" w:rsidR="00566B65" w:rsidRDefault="00566B65" w:rsidP="00EF109F">
            <w:pPr>
              <w:spacing w:after="0"/>
              <w:rPr>
                <w:ins w:id="1590"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591"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B89B16C" w14:textId="77777777" w:rsidR="00566B65" w:rsidRDefault="00566B65" w:rsidP="00EF109F">
            <w:pPr>
              <w:spacing w:after="0"/>
              <w:rPr>
                <w:ins w:id="1592"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593"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C687A43" w14:textId="77777777" w:rsidR="00566B65" w:rsidRDefault="00566B65" w:rsidP="00EF109F">
            <w:pPr>
              <w:spacing w:after="0"/>
              <w:rPr>
                <w:ins w:id="1594"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595"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F274A42" w14:textId="77777777" w:rsidR="00566B65" w:rsidRDefault="00566B65" w:rsidP="00EF109F">
            <w:pPr>
              <w:spacing w:after="0"/>
              <w:rPr>
                <w:ins w:id="1596"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597"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158B1CD" w14:textId="77777777" w:rsidR="00566B65" w:rsidRDefault="00566B65" w:rsidP="00EF109F">
            <w:pPr>
              <w:spacing w:after="0"/>
              <w:rPr>
                <w:ins w:id="1598" w:author="Pragada Venkata Apparao Santhosh" w:date="2021-05-11T14:18:00Z"/>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599"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2A9C7A2" w14:textId="77777777" w:rsidR="00566B65" w:rsidRDefault="00566B65" w:rsidP="00EF109F">
            <w:pPr>
              <w:spacing w:after="0"/>
              <w:rPr>
                <w:ins w:id="1600" w:author="Pragada Venkata Apparao Santhosh" w:date="2021-05-11T14:18:00Z"/>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601"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65C7A9A" w14:textId="77777777" w:rsidR="00566B65" w:rsidRDefault="00566B65" w:rsidP="00EF109F">
            <w:pPr>
              <w:spacing w:after="0"/>
              <w:rPr>
                <w:ins w:id="1602" w:author="Pragada Venkata Apparao Santhosh" w:date="2021-05-11T14:18:00Z"/>
                <w:lang w:val="en-IN" w:eastAsia="en-IN"/>
              </w:rPr>
            </w:pPr>
          </w:p>
        </w:tc>
        <w:tc>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603" w:author="Geethanjali A" w:date="2021-05-04T23:03:00Z">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4D83D3D" w14:textId="77777777" w:rsidR="00566B65" w:rsidRDefault="00566B65" w:rsidP="00EF109F">
            <w:pPr>
              <w:spacing w:after="0"/>
              <w:rPr>
                <w:ins w:id="1604" w:author="Pragada Venkata Apparao Santhosh" w:date="2021-05-11T14:18:00Z"/>
                <w:lang w:val="en-IN" w:eastAsia="en-IN"/>
              </w:rPr>
            </w:pPr>
          </w:p>
        </w:tc>
        <w:tc>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605" w:author="Geethanjali A" w:date="2021-05-04T23:03:00Z">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6B21817" w14:textId="77777777" w:rsidR="00566B65" w:rsidRDefault="00566B65" w:rsidP="00EF109F">
            <w:pPr>
              <w:spacing w:after="0"/>
              <w:rPr>
                <w:ins w:id="1606" w:author="Pragada Venkata Apparao Santhosh" w:date="2021-05-11T14:18:00Z"/>
                <w:lang w:val="en-IN" w:eastAsia="en-IN"/>
              </w:rPr>
            </w:pPr>
          </w:p>
        </w:tc>
        <w:tc>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607" w:author="Geethanjali A" w:date="2021-05-04T23:03:00Z">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952F668" w14:textId="77777777" w:rsidR="00566B65" w:rsidRDefault="00566B65" w:rsidP="00EF109F">
            <w:pPr>
              <w:spacing w:after="0"/>
              <w:rPr>
                <w:ins w:id="1608" w:author="Pragada Venkata Apparao Santhosh" w:date="2021-05-11T14:18:00Z"/>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609"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EC3DBA2" w14:textId="77777777" w:rsidR="00566B65" w:rsidRDefault="00566B65" w:rsidP="00EF109F">
            <w:pPr>
              <w:spacing w:after="0"/>
              <w:rPr>
                <w:ins w:id="1610" w:author="Pragada Venkata Apparao Santhosh" w:date="2021-05-11T14:18:00Z"/>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611"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ACDA640" w14:textId="77777777" w:rsidR="00566B65" w:rsidRDefault="00566B65" w:rsidP="00EF109F">
            <w:pPr>
              <w:spacing w:after="0"/>
              <w:rPr>
                <w:ins w:id="1612" w:author="Pragada Venkata Apparao Santhosh" w:date="2021-05-11T14:18:00Z"/>
                <w:lang w:val="en-IN" w:eastAsia="en-IN"/>
              </w:rPr>
            </w:pPr>
          </w:p>
        </w:tc>
        <w:tc>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613" w:author="Geethanjali A" w:date="2021-05-04T23:03:00Z">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E6FBB45" w14:textId="77777777" w:rsidR="00566B65" w:rsidRDefault="00566B65" w:rsidP="00EF109F">
            <w:pPr>
              <w:spacing w:after="0"/>
              <w:rPr>
                <w:ins w:id="1614" w:author="Pragada Venkata Apparao Santhosh" w:date="2021-05-11T14:18:00Z"/>
                <w:lang w:val="en-IN" w:eastAsia="en-IN"/>
              </w:rPr>
            </w:pPr>
          </w:p>
        </w:tc>
      </w:tr>
      <w:tr w:rsidR="00566B65" w14:paraId="20B85634" w14:textId="77777777" w:rsidTr="00EF109F">
        <w:tblPrEx>
          <w:tblW w:w="9755" w:type="dxa"/>
          <w:tblCellMar>
            <w:left w:w="0" w:type="dxa"/>
            <w:right w:w="0" w:type="dxa"/>
          </w:tblCellMar>
          <w:tblLook w:val="0600" w:firstRow="0" w:lastRow="0" w:firstColumn="0" w:lastColumn="0" w:noHBand="1" w:noVBand="1"/>
          <w:tblPrExChange w:id="1615" w:author="Geethanjali A" w:date="2021-05-04T23:03:00Z">
            <w:tblPrEx>
              <w:tblW w:w="9755" w:type="dxa"/>
              <w:tblCellMar>
                <w:left w:w="0" w:type="dxa"/>
                <w:right w:w="0" w:type="dxa"/>
              </w:tblCellMar>
              <w:tblLook w:val="0600" w:firstRow="0" w:lastRow="0" w:firstColumn="0" w:lastColumn="0" w:noHBand="1" w:noVBand="1"/>
            </w:tblPrEx>
          </w:tblPrExChange>
        </w:tblPrEx>
        <w:trPr>
          <w:gridAfter w:val="1"/>
          <w:wAfter w:w="15" w:type="dxa"/>
          <w:trHeight w:val="237"/>
          <w:ins w:id="1616" w:author="Pragada Venkata Apparao Santhosh" w:date="2021-05-11T14:18:00Z"/>
          <w:trPrChange w:id="1617" w:author="Geethanjali A" w:date="2021-05-04T23:03:00Z">
            <w:trPr>
              <w:wAfter w:w="15" w:type="dxa"/>
              <w:trHeight w:val="744"/>
            </w:trPr>
          </w:trPrChange>
        </w:trPr>
        <w:tc>
          <w:tcPr>
            <w:tcW w:w="260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618" w:author="Geethanjali A" w:date="2021-05-04T23:03:00Z">
              <w:tcPr>
                <w:tcW w:w="2603" w:type="dxa"/>
                <w:gridSpan w:val="33"/>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8C77882" w14:textId="77777777" w:rsidR="00566B65" w:rsidRDefault="00566B65" w:rsidP="00EF109F">
            <w:pPr>
              <w:spacing w:after="0"/>
              <w:textAlignment w:val="center"/>
              <w:rPr>
                <w:ins w:id="1619" w:author="Pragada Venkata Apparao Santhosh" w:date="2021-05-11T14:18:00Z"/>
                <w:rFonts w:ascii="Arial" w:hAnsi="Arial" w:cs="Arial"/>
                <w:sz w:val="36"/>
                <w:szCs w:val="36"/>
              </w:rPr>
            </w:pPr>
            <w:ins w:id="1620" w:author="Pragada Venkata Apparao Santhosh" w:date="2021-05-11T14:18:00Z">
              <w:r>
                <w:rPr>
                  <w:rFonts w:ascii="Calibri" w:hAnsi="Calibri" w:cs="Calibri"/>
                  <w:b/>
                  <w:bCs/>
                  <w:color w:val="000000"/>
                  <w:kern w:val="24"/>
                  <w:sz w:val="12"/>
                  <w:szCs w:val="12"/>
                </w:rPr>
                <w:t>Interference Immunity - ALSE (Antenna)(RI)</w:t>
              </w:r>
            </w:ins>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621" w:author="Geethanjali A" w:date="2021-05-04T23:03:00Z">
              <w:tcPr>
                <w:tcW w:w="164" w:type="dxa"/>
                <w:gridSpan w:val="2"/>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766F4B5" w14:textId="77777777" w:rsidR="00566B65" w:rsidRDefault="00566B65" w:rsidP="00EF109F">
            <w:pPr>
              <w:rPr>
                <w:ins w:id="1622" w:author="Pragada Venkata Apparao Santhosh" w:date="2021-05-11T14:18:00Z"/>
                <w:rFonts w:ascii="Arial" w:hAnsi="Arial" w:cs="Arial"/>
                <w:sz w:val="36"/>
                <w:szCs w:val="36"/>
              </w:rPr>
            </w:pP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623" w:author="Geethanjali A" w:date="2021-05-04T23:03:00Z">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3C6A9A8" w14:textId="77777777" w:rsidR="00566B65" w:rsidRDefault="00566B65" w:rsidP="00EF109F">
            <w:pPr>
              <w:spacing w:after="0"/>
              <w:jc w:val="center"/>
              <w:textAlignment w:val="center"/>
              <w:rPr>
                <w:ins w:id="1624" w:author="Pragada Venkata Apparao Santhosh" w:date="2021-05-11T14:18:00Z"/>
                <w:rFonts w:ascii="Arial" w:hAnsi="Arial" w:cs="Arial"/>
                <w:sz w:val="36"/>
                <w:szCs w:val="36"/>
              </w:rPr>
            </w:pPr>
            <w:ins w:id="1625" w:author="Pragada Venkata Apparao Santhosh" w:date="2021-05-11T14:18:00Z">
              <w:r>
                <w:rPr>
                  <w:rFonts w:ascii="Calibri" w:hAnsi="Calibri" w:cs="Calibri"/>
                  <w:b/>
                  <w:bCs/>
                  <w:color w:val="000000"/>
                  <w:kern w:val="24"/>
                  <w:sz w:val="14"/>
                  <w:szCs w:val="14"/>
                </w:rPr>
                <w:t>x</w:t>
              </w:r>
            </w:ins>
          </w:p>
        </w:tc>
        <w:tc>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626" w:author="Geethanjali A" w:date="2021-05-04T23:03:00Z">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7676D12" w14:textId="77777777" w:rsidR="00566B65" w:rsidRDefault="00566B65" w:rsidP="00EF109F">
            <w:pPr>
              <w:spacing w:after="0"/>
              <w:jc w:val="center"/>
              <w:textAlignment w:val="center"/>
              <w:rPr>
                <w:ins w:id="1627" w:author="Pragada Venkata Apparao Santhosh" w:date="2021-05-11T14:18:00Z"/>
                <w:rFonts w:ascii="Arial" w:hAnsi="Arial" w:cs="Arial"/>
                <w:sz w:val="36"/>
                <w:szCs w:val="36"/>
              </w:rPr>
            </w:pPr>
            <w:ins w:id="1628" w:author="Pragada Venkata Apparao Santhosh" w:date="2021-05-11T14:18:00Z">
              <w:r>
                <w:rPr>
                  <w:rFonts w:ascii="Calibri" w:hAnsi="Calibri" w:cs="Calibri"/>
                  <w:b/>
                  <w:bCs/>
                  <w:color w:val="000000"/>
                  <w:kern w:val="24"/>
                  <w:sz w:val="14"/>
                  <w:szCs w:val="14"/>
                </w:rPr>
                <w:t>x</w:t>
              </w:r>
            </w:ins>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629"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5D0199E" w14:textId="77777777" w:rsidR="00566B65" w:rsidRDefault="00566B65" w:rsidP="00EF109F">
            <w:pPr>
              <w:rPr>
                <w:ins w:id="1630" w:author="Pragada Venkata Apparao Santhosh" w:date="2021-05-11T14:18:00Z"/>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631"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B738036" w14:textId="77777777" w:rsidR="00566B65" w:rsidRDefault="00566B65" w:rsidP="00EF109F">
            <w:pPr>
              <w:spacing w:after="0"/>
              <w:jc w:val="center"/>
              <w:textAlignment w:val="center"/>
              <w:rPr>
                <w:ins w:id="1632" w:author="Pragada Venkata Apparao Santhosh" w:date="2021-05-11T14:18:00Z"/>
                <w:rFonts w:ascii="Arial" w:hAnsi="Arial" w:cs="Arial"/>
                <w:sz w:val="36"/>
                <w:szCs w:val="36"/>
              </w:rPr>
            </w:pPr>
            <w:ins w:id="1633" w:author="Pragada Venkata Apparao Santhosh" w:date="2021-05-11T14:18:00Z">
              <w:r>
                <w:rPr>
                  <w:rFonts w:ascii="Calibri" w:hAnsi="Calibri" w:cs="Calibri"/>
                  <w:b/>
                  <w:bCs/>
                  <w:color w:val="000000"/>
                  <w:kern w:val="24"/>
                  <w:sz w:val="14"/>
                  <w:szCs w:val="14"/>
                </w:rPr>
                <w:t>x</w:t>
              </w:r>
            </w:ins>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634"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90A9233" w14:textId="77777777" w:rsidR="00566B65" w:rsidRDefault="00566B65" w:rsidP="00EF109F">
            <w:pPr>
              <w:spacing w:after="0"/>
              <w:jc w:val="center"/>
              <w:textAlignment w:val="center"/>
              <w:rPr>
                <w:ins w:id="1635" w:author="Pragada Venkata Apparao Santhosh" w:date="2021-05-11T14:18:00Z"/>
                <w:rFonts w:ascii="Arial" w:hAnsi="Arial" w:cs="Arial"/>
                <w:sz w:val="36"/>
                <w:szCs w:val="36"/>
              </w:rPr>
            </w:pPr>
            <w:ins w:id="1636" w:author="Pragada Venkata Apparao Santhosh" w:date="2021-05-11T14:18:00Z">
              <w:r>
                <w:rPr>
                  <w:rFonts w:ascii="Calibri" w:hAnsi="Calibri" w:cs="Calibri"/>
                  <w:b/>
                  <w:bCs/>
                  <w:color w:val="000000"/>
                  <w:kern w:val="24"/>
                  <w:sz w:val="14"/>
                  <w:szCs w:val="14"/>
                </w:rPr>
                <w:t>x</w:t>
              </w:r>
            </w:ins>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637"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5978EA9" w14:textId="77777777" w:rsidR="00566B65" w:rsidRDefault="00566B65" w:rsidP="00EF109F">
            <w:pPr>
              <w:spacing w:after="0"/>
              <w:jc w:val="center"/>
              <w:textAlignment w:val="center"/>
              <w:rPr>
                <w:ins w:id="1638" w:author="Pragada Venkata Apparao Santhosh" w:date="2021-05-11T14:18:00Z"/>
                <w:rFonts w:ascii="Arial" w:hAnsi="Arial" w:cs="Arial"/>
                <w:sz w:val="36"/>
                <w:szCs w:val="36"/>
              </w:rPr>
            </w:pPr>
            <w:ins w:id="1639" w:author="Pragada Venkata Apparao Santhosh" w:date="2021-05-11T14:18:00Z">
              <w:r>
                <w:rPr>
                  <w:rFonts w:ascii="Calibri" w:hAnsi="Calibri" w:cs="Calibri"/>
                  <w:b/>
                  <w:bCs/>
                  <w:color w:val="000000"/>
                  <w:kern w:val="24"/>
                  <w:sz w:val="14"/>
                  <w:szCs w:val="14"/>
                </w:rPr>
                <w:t>x</w:t>
              </w:r>
            </w:ins>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640"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248C4F6" w14:textId="77777777" w:rsidR="00566B65" w:rsidRDefault="00566B65" w:rsidP="00EF109F">
            <w:pPr>
              <w:rPr>
                <w:ins w:id="1641" w:author="Pragada Venkata Apparao Santhosh" w:date="2021-05-11T14:18:00Z"/>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642"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CB8C37F" w14:textId="77777777" w:rsidR="00566B65" w:rsidRDefault="00566B65" w:rsidP="00EF109F">
            <w:pPr>
              <w:spacing w:after="0"/>
              <w:rPr>
                <w:ins w:id="1643" w:author="Pragada Venkata Apparao Santhosh" w:date="2021-05-11T14:18:00Z"/>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644"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730A678" w14:textId="77777777" w:rsidR="00566B65" w:rsidRDefault="00566B65" w:rsidP="00EF109F">
            <w:pPr>
              <w:spacing w:after="0"/>
              <w:rPr>
                <w:ins w:id="1645" w:author="Pragada Venkata Apparao Santhosh" w:date="2021-05-11T14:18:00Z"/>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646"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06F2070" w14:textId="77777777" w:rsidR="00566B65" w:rsidRDefault="00566B65" w:rsidP="00EF109F">
            <w:pPr>
              <w:spacing w:after="0"/>
              <w:jc w:val="center"/>
              <w:textAlignment w:val="center"/>
              <w:rPr>
                <w:ins w:id="1647" w:author="Pragada Venkata Apparao Santhosh" w:date="2021-05-11T14:18:00Z"/>
                <w:rFonts w:ascii="Arial" w:hAnsi="Arial" w:cs="Arial"/>
                <w:sz w:val="36"/>
                <w:szCs w:val="36"/>
              </w:rPr>
            </w:pPr>
            <w:ins w:id="1648" w:author="Pragada Venkata Apparao Santhosh" w:date="2021-05-11T14:18:00Z">
              <w:r>
                <w:rPr>
                  <w:rFonts w:ascii="Calibri" w:hAnsi="Calibri" w:cs="Calibri"/>
                  <w:b/>
                  <w:bCs/>
                  <w:color w:val="000000"/>
                  <w:kern w:val="24"/>
                  <w:sz w:val="14"/>
                  <w:szCs w:val="14"/>
                </w:rPr>
                <w:t>x</w:t>
              </w:r>
            </w:ins>
          </w:p>
        </w:tc>
        <w:tc>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649" w:author="Geethanjali A" w:date="2021-05-04T23:03:00Z">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23C302C" w14:textId="77777777" w:rsidR="00566B65" w:rsidRDefault="00566B65" w:rsidP="00EF109F">
            <w:pPr>
              <w:rPr>
                <w:ins w:id="1650" w:author="Pragada Venkata Apparao Santhosh" w:date="2021-05-11T14:18:00Z"/>
                <w:rFonts w:ascii="Arial" w:hAnsi="Arial" w:cs="Arial"/>
                <w:sz w:val="36"/>
                <w:szCs w:val="36"/>
              </w:rPr>
            </w:pPr>
          </w:p>
        </w:tc>
        <w:tc>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651" w:author="Geethanjali A" w:date="2021-05-04T23:03:00Z">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A10C667" w14:textId="77777777" w:rsidR="00566B65" w:rsidRDefault="00566B65" w:rsidP="00EF109F">
            <w:pPr>
              <w:spacing w:after="0"/>
              <w:rPr>
                <w:ins w:id="1652" w:author="Pragada Venkata Apparao Santhosh" w:date="2021-05-11T14:18:00Z"/>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653"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0981CA8" w14:textId="77777777" w:rsidR="00566B65" w:rsidRDefault="00566B65" w:rsidP="00EF109F">
            <w:pPr>
              <w:spacing w:after="0"/>
              <w:rPr>
                <w:ins w:id="1654" w:author="Pragada Venkata Apparao Santhosh" w:date="2021-05-11T14:18:00Z"/>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655"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6903E8F" w14:textId="77777777" w:rsidR="00566B65" w:rsidRDefault="00566B65" w:rsidP="00EF109F">
            <w:pPr>
              <w:spacing w:after="0"/>
              <w:rPr>
                <w:ins w:id="1656"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657"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6BCD283" w14:textId="77777777" w:rsidR="00566B65" w:rsidRDefault="00566B65" w:rsidP="00EF109F">
            <w:pPr>
              <w:spacing w:after="0"/>
              <w:jc w:val="center"/>
              <w:textAlignment w:val="center"/>
              <w:rPr>
                <w:ins w:id="1658" w:author="Pragada Venkata Apparao Santhosh" w:date="2021-05-11T14:18:00Z"/>
                <w:rFonts w:ascii="Arial" w:hAnsi="Arial" w:cs="Arial"/>
                <w:sz w:val="36"/>
                <w:szCs w:val="36"/>
              </w:rPr>
            </w:pPr>
            <w:ins w:id="1659" w:author="Pragada Venkata Apparao Santhosh" w:date="2021-05-11T14:18:00Z">
              <w:r>
                <w:rPr>
                  <w:rFonts w:ascii="Calibri" w:hAnsi="Calibri" w:cs="Calibri"/>
                  <w:b/>
                  <w:bCs/>
                  <w:color w:val="000000"/>
                  <w:kern w:val="24"/>
                  <w:sz w:val="14"/>
                  <w:szCs w:val="14"/>
                </w:rPr>
                <w:t>x</w:t>
              </w:r>
            </w:ins>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660"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4E4A7E8" w14:textId="77777777" w:rsidR="00566B65" w:rsidRDefault="00566B65" w:rsidP="00EF109F">
            <w:pPr>
              <w:rPr>
                <w:ins w:id="1661" w:author="Pragada Venkata Apparao Santhosh" w:date="2021-05-11T14:18:00Z"/>
                <w:rFonts w:ascii="Arial" w:hAnsi="Arial" w:cs="Arial"/>
                <w:sz w:val="36"/>
                <w:szCs w:val="36"/>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662"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30A5196" w14:textId="77777777" w:rsidR="00566B65" w:rsidRDefault="00566B65" w:rsidP="00EF109F">
            <w:pPr>
              <w:spacing w:after="0"/>
              <w:rPr>
                <w:ins w:id="1663"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664"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DE8CD51" w14:textId="77777777" w:rsidR="00566B65" w:rsidRDefault="00566B65" w:rsidP="00EF109F">
            <w:pPr>
              <w:spacing w:after="0"/>
              <w:rPr>
                <w:ins w:id="1665"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666"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71996DB" w14:textId="77777777" w:rsidR="00566B65" w:rsidRDefault="00566B65" w:rsidP="00EF109F">
            <w:pPr>
              <w:spacing w:after="0"/>
              <w:rPr>
                <w:ins w:id="1667"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668"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BBD4844" w14:textId="77777777" w:rsidR="00566B65" w:rsidRDefault="00566B65" w:rsidP="00EF109F">
            <w:pPr>
              <w:spacing w:after="0"/>
              <w:rPr>
                <w:ins w:id="1669"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670"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78A4A73" w14:textId="77777777" w:rsidR="00566B65" w:rsidRDefault="00566B65" w:rsidP="00EF109F">
            <w:pPr>
              <w:spacing w:after="0"/>
              <w:rPr>
                <w:ins w:id="1671" w:author="Pragada Venkata Apparao Santhosh" w:date="2021-05-11T14:18:00Z"/>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672"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F56C6E9" w14:textId="77777777" w:rsidR="00566B65" w:rsidRDefault="00566B65" w:rsidP="00EF109F">
            <w:pPr>
              <w:spacing w:after="0"/>
              <w:rPr>
                <w:ins w:id="1673" w:author="Pragada Venkata Apparao Santhosh" w:date="2021-05-11T14:18:00Z"/>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674"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F19CE22" w14:textId="77777777" w:rsidR="00566B65" w:rsidRDefault="00566B65" w:rsidP="00EF109F">
            <w:pPr>
              <w:spacing w:after="0"/>
              <w:rPr>
                <w:ins w:id="1675" w:author="Pragada Venkata Apparao Santhosh" w:date="2021-05-11T14:18:00Z"/>
                <w:lang w:val="en-IN" w:eastAsia="en-IN"/>
              </w:rPr>
            </w:pPr>
          </w:p>
        </w:tc>
        <w:tc>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676" w:author="Geethanjali A" w:date="2021-05-04T23:03:00Z">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C05C0FF" w14:textId="77777777" w:rsidR="00566B65" w:rsidRDefault="00566B65" w:rsidP="00EF109F">
            <w:pPr>
              <w:spacing w:after="0"/>
              <w:rPr>
                <w:ins w:id="1677" w:author="Pragada Venkata Apparao Santhosh" w:date="2021-05-11T14:18:00Z"/>
                <w:lang w:val="en-IN" w:eastAsia="en-IN"/>
              </w:rPr>
            </w:pPr>
          </w:p>
        </w:tc>
        <w:tc>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678" w:author="Geethanjali A" w:date="2021-05-04T23:03:00Z">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3C9DDE3" w14:textId="77777777" w:rsidR="00566B65" w:rsidRDefault="00566B65" w:rsidP="00EF109F">
            <w:pPr>
              <w:spacing w:after="0"/>
              <w:rPr>
                <w:ins w:id="1679" w:author="Pragada Venkata Apparao Santhosh" w:date="2021-05-11T14:18:00Z"/>
                <w:lang w:val="en-IN" w:eastAsia="en-IN"/>
              </w:rPr>
            </w:pPr>
          </w:p>
        </w:tc>
        <w:tc>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680" w:author="Geethanjali A" w:date="2021-05-04T23:03:00Z">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25232D8" w14:textId="77777777" w:rsidR="00566B65" w:rsidRDefault="00566B65" w:rsidP="00EF109F">
            <w:pPr>
              <w:spacing w:after="0"/>
              <w:rPr>
                <w:ins w:id="1681" w:author="Pragada Venkata Apparao Santhosh" w:date="2021-05-11T14:18:00Z"/>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682"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6755918" w14:textId="77777777" w:rsidR="00566B65" w:rsidRDefault="00566B65" w:rsidP="00EF109F">
            <w:pPr>
              <w:spacing w:after="0"/>
              <w:rPr>
                <w:ins w:id="1683" w:author="Pragada Venkata Apparao Santhosh" w:date="2021-05-11T14:18:00Z"/>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684"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EE7B248" w14:textId="77777777" w:rsidR="00566B65" w:rsidRDefault="00566B65" w:rsidP="00EF109F">
            <w:pPr>
              <w:spacing w:after="0"/>
              <w:rPr>
                <w:ins w:id="1685" w:author="Pragada Venkata Apparao Santhosh" w:date="2021-05-11T14:18:00Z"/>
                <w:lang w:val="en-IN" w:eastAsia="en-IN"/>
              </w:rPr>
            </w:pPr>
          </w:p>
        </w:tc>
        <w:tc>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686" w:author="Geethanjali A" w:date="2021-05-04T23:03:00Z">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9AF2F5A" w14:textId="77777777" w:rsidR="00566B65" w:rsidRDefault="00566B65" w:rsidP="00EF109F">
            <w:pPr>
              <w:spacing w:after="0"/>
              <w:rPr>
                <w:ins w:id="1687" w:author="Pragada Venkata Apparao Santhosh" w:date="2021-05-11T14:18:00Z"/>
                <w:lang w:val="en-IN" w:eastAsia="en-IN"/>
              </w:rPr>
            </w:pPr>
          </w:p>
        </w:tc>
      </w:tr>
      <w:tr w:rsidR="00566B65" w14:paraId="7B798E51" w14:textId="77777777" w:rsidTr="00EF109F">
        <w:tblPrEx>
          <w:tblW w:w="9755" w:type="dxa"/>
          <w:tblCellMar>
            <w:left w:w="0" w:type="dxa"/>
            <w:right w:w="0" w:type="dxa"/>
          </w:tblCellMar>
          <w:tblLook w:val="0600" w:firstRow="0" w:lastRow="0" w:firstColumn="0" w:lastColumn="0" w:noHBand="1" w:noVBand="1"/>
          <w:tblPrExChange w:id="1688" w:author="Geethanjali A" w:date="2021-05-04T23:03:00Z">
            <w:tblPrEx>
              <w:tblW w:w="9755" w:type="dxa"/>
              <w:tblCellMar>
                <w:left w:w="0" w:type="dxa"/>
                <w:right w:w="0" w:type="dxa"/>
              </w:tblCellMar>
              <w:tblLook w:val="0600" w:firstRow="0" w:lastRow="0" w:firstColumn="0" w:lastColumn="0" w:noHBand="1" w:noVBand="1"/>
            </w:tblPrEx>
          </w:tblPrExChange>
        </w:tblPrEx>
        <w:trPr>
          <w:gridAfter w:val="1"/>
          <w:wAfter w:w="15" w:type="dxa"/>
          <w:trHeight w:val="237"/>
          <w:ins w:id="1689" w:author="Pragada Venkata Apparao Santhosh" w:date="2021-05-11T14:18:00Z"/>
          <w:trPrChange w:id="1690" w:author="Geethanjali A" w:date="2021-05-04T23:03:00Z">
            <w:trPr>
              <w:wAfter w:w="15" w:type="dxa"/>
              <w:trHeight w:val="744"/>
            </w:trPr>
          </w:trPrChange>
        </w:trPr>
        <w:tc>
          <w:tcPr>
            <w:tcW w:w="260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691" w:author="Geethanjali A" w:date="2021-05-04T23:03:00Z">
              <w:tcPr>
                <w:tcW w:w="2603" w:type="dxa"/>
                <w:gridSpan w:val="33"/>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ACFDFCE" w14:textId="77777777" w:rsidR="00566B65" w:rsidRDefault="00566B65" w:rsidP="00EF109F">
            <w:pPr>
              <w:spacing w:after="0"/>
              <w:textAlignment w:val="center"/>
              <w:rPr>
                <w:ins w:id="1692" w:author="Pragada Venkata Apparao Santhosh" w:date="2021-05-11T14:18:00Z"/>
                <w:rFonts w:ascii="Arial" w:hAnsi="Arial" w:cs="Arial"/>
                <w:sz w:val="36"/>
                <w:szCs w:val="36"/>
              </w:rPr>
            </w:pPr>
            <w:ins w:id="1693" w:author="Pragada Venkata Apparao Santhosh" w:date="2021-05-11T14:18:00Z">
              <w:r>
                <w:rPr>
                  <w:rFonts w:ascii="Calibri" w:hAnsi="Calibri" w:cs="Calibri"/>
                  <w:b/>
                  <w:bCs/>
                  <w:color w:val="000000"/>
                  <w:kern w:val="24"/>
                  <w:sz w:val="12"/>
                  <w:szCs w:val="12"/>
                </w:rPr>
                <w:t>Interference Immunity – Magnetic Fields</w:t>
              </w:r>
            </w:ins>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694" w:author="Geethanjali A" w:date="2021-05-04T23:03:00Z">
              <w:tcPr>
                <w:tcW w:w="164" w:type="dxa"/>
                <w:gridSpan w:val="2"/>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3C9D6A5" w14:textId="77777777" w:rsidR="00566B65" w:rsidRDefault="00566B65" w:rsidP="00EF109F">
            <w:pPr>
              <w:rPr>
                <w:ins w:id="1695" w:author="Pragada Venkata Apparao Santhosh" w:date="2021-05-11T14:18:00Z"/>
                <w:rFonts w:ascii="Arial" w:hAnsi="Arial" w:cs="Arial"/>
                <w:sz w:val="36"/>
                <w:szCs w:val="36"/>
              </w:rPr>
            </w:pP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696" w:author="Geethanjali A" w:date="2021-05-04T23:03:00Z">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13C7EF7" w14:textId="77777777" w:rsidR="00566B65" w:rsidRDefault="00566B65" w:rsidP="00EF109F">
            <w:pPr>
              <w:spacing w:after="0"/>
              <w:jc w:val="center"/>
              <w:textAlignment w:val="center"/>
              <w:rPr>
                <w:ins w:id="1697" w:author="Pragada Venkata Apparao Santhosh" w:date="2021-05-11T14:18:00Z"/>
                <w:rFonts w:ascii="Arial" w:hAnsi="Arial" w:cs="Arial"/>
                <w:sz w:val="36"/>
                <w:szCs w:val="36"/>
              </w:rPr>
            </w:pPr>
            <w:ins w:id="1698" w:author="Pragada Venkata Apparao Santhosh" w:date="2021-05-11T14:18:00Z">
              <w:r>
                <w:rPr>
                  <w:rFonts w:ascii="Calibri" w:hAnsi="Calibri" w:cs="Calibri"/>
                  <w:b/>
                  <w:bCs/>
                  <w:color w:val="000000"/>
                  <w:kern w:val="24"/>
                  <w:sz w:val="14"/>
                  <w:szCs w:val="14"/>
                </w:rPr>
                <w:t>x</w:t>
              </w:r>
            </w:ins>
          </w:p>
        </w:tc>
        <w:tc>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699" w:author="Geethanjali A" w:date="2021-05-04T23:03:00Z">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8DF897F" w14:textId="77777777" w:rsidR="00566B65" w:rsidRDefault="00566B65" w:rsidP="00EF109F">
            <w:pPr>
              <w:spacing w:after="0"/>
              <w:jc w:val="center"/>
              <w:textAlignment w:val="center"/>
              <w:rPr>
                <w:ins w:id="1700" w:author="Pragada Venkata Apparao Santhosh" w:date="2021-05-11T14:18:00Z"/>
                <w:rFonts w:ascii="Arial" w:hAnsi="Arial" w:cs="Arial"/>
                <w:sz w:val="36"/>
                <w:szCs w:val="36"/>
              </w:rPr>
            </w:pPr>
            <w:ins w:id="1701" w:author="Pragada Venkata Apparao Santhosh" w:date="2021-05-11T14:18:00Z">
              <w:r>
                <w:rPr>
                  <w:rFonts w:ascii="Calibri" w:hAnsi="Calibri" w:cs="Calibri"/>
                  <w:b/>
                  <w:bCs/>
                  <w:color w:val="000000"/>
                  <w:kern w:val="24"/>
                  <w:sz w:val="14"/>
                  <w:szCs w:val="14"/>
                </w:rPr>
                <w:t>x</w:t>
              </w:r>
            </w:ins>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702"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2AA96B8" w14:textId="77777777" w:rsidR="00566B65" w:rsidRDefault="00566B65" w:rsidP="00EF109F">
            <w:pPr>
              <w:rPr>
                <w:ins w:id="1703" w:author="Pragada Venkata Apparao Santhosh" w:date="2021-05-11T14:18:00Z"/>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704"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564D28F" w14:textId="77777777" w:rsidR="00566B65" w:rsidRDefault="00566B65" w:rsidP="00EF109F">
            <w:pPr>
              <w:spacing w:after="0"/>
              <w:jc w:val="center"/>
              <w:textAlignment w:val="center"/>
              <w:rPr>
                <w:ins w:id="1705" w:author="Pragada Venkata Apparao Santhosh" w:date="2021-05-11T14:18:00Z"/>
                <w:rFonts w:ascii="Arial" w:hAnsi="Arial" w:cs="Arial"/>
                <w:sz w:val="36"/>
                <w:szCs w:val="36"/>
              </w:rPr>
            </w:pPr>
            <w:ins w:id="1706" w:author="Pragada Venkata Apparao Santhosh" w:date="2021-05-11T14:18:00Z">
              <w:r>
                <w:rPr>
                  <w:rFonts w:ascii="Calibri" w:hAnsi="Calibri" w:cs="Calibri"/>
                  <w:b/>
                  <w:bCs/>
                  <w:color w:val="000000"/>
                  <w:kern w:val="24"/>
                  <w:sz w:val="14"/>
                  <w:szCs w:val="14"/>
                </w:rPr>
                <w:t>x</w:t>
              </w:r>
            </w:ins>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707"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7EE76E5" w14:textId="77777777" w:rsidR="00566B65" w:rsidRDefault="00566B65" w:rsidP="00EF109F">
            <w:pPr>
              <w:spacing w:after="0"/>
              <w:jc w:val="center"/>
              <w:textAlignment w:val="center"/>
              <w:rPr>
                <w:ins w:id="1708" w:author="Pragada Venkata Apparao Santhosh" w:date="2021-05-11T14:18:00Z"/>
                <w:rFonts w:ascii="Arial" w:hAnsi="Arial" w:cs="Arial"/>
                <w:sz w:val="36"/>
                <w:szCs w:val="36"/>
              </w:rPr>
            </w:pPr>
            <w:ins w:id="1709" w:author="Pragada Venkata Apparao Santhosh" w:date="2021-05-11T14:18:00Z">
              <w:r>
                <w:rPr>
                  <w:rFonts w:ascii="Calibri" w:hAnsi="Calibri" w:cs="Calibri"/>
                  <w:b/>
                  <w:bCs/>
                  <w:color w:val="000000"/>
                  <w:kern w:val="24"/>
                  <w:sz w:val="14"/>
                  <w:szCs w:val="14"/>
                </w:rPr>
                <w:t>x</w:t>
              </w:r>
            </w:ins>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710"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253D27B" w14:textId="77777777" w:rsidR="00566B65" w:rsidRDefault="00566B65" w:rsidP="00EF109F">
            <w:pPr>
              <w:spacing w:after="0"/>
              <w:jc w:val="center"/>
              <w:textAlignment w:val="center"/>
              <w:rPr>
                <w:ins w:id="1711" w:author="Pragada Venkata Apparao Santhosh" w:date="2021-05-11T14:18:00Z"/>
                <w:rFonts w:ascii="Arial" w:hAnsi="Arial" w:cs="Arial"/>
                <w:sz w:val="36"/>
                <w:szCs w:val="36"/>
              </w:rPr>
            </w:pPr>
            <w:ins w:id="1712" w:author="Pragada Venkata Apparao Santhosh" w:date="2021-05-11T14:18:00Z">
              <w:r>
                <w:rPr>
                  <w:rFonts w:ascii="Calibri" w:hAnsi="Calibri" w:cs="Calibri"/>
                  <w:b/>
                  <w:bCs/>
                  <w:color w:val="000000"/>
                  <w:kern w:val="24"/>
                  <w:sz w:val="14"/>
                  <w:szCs w:val="14"/>
                </w:rPr>
                <w:t>x</w:t>
              </w:r>
            </w:ins>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713"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4BEA7BA" w14:textId="77777777" w:rsidR="00566B65" w:rsidRDefault="00566B65" w:rsidP="00EF109F">
            <w:pPr>
              <w:spacing w:after="0"/>
              <w:jc w:val="center"/>
              <w:textAlignment w:val="center"/>
              <w:rPr>
                <w:ins w:id="1714" w:author="Pragada Venkata Apparao Santhosh" w:date="2021-05-11T14:18:00Z"/>
                <w:rFonts w:ascii="Arial" w:hAnsi="Arial" w:cs="Arial"/>
                <w:sz w:val="36"/>
                <w:szCs w:val="36"/>
              </w:rPr>
            </w:pPr>
            <w:ins w:id="1715" w:author="Pragada Venkata Apparao Santhosh" w:date="2021-05-11T14:18:00Z">
              <w:r>
                <w:rPr>
                  <w:rFonts w:ascii="Calibri" w:hAnsi="Calibri" w:cs="Calibri"/>
                  <w:b/>
                  <w:bCs/>
                  <w:color w:val="000000"/>
                  <w:kern w:val="24"/>
                  <w:sz w:val="14"/>
                  <w:szCs w:val="14"/>
                </w:rPr>
                <w:t>x</w:t>
              </w:r>
            </w:ins>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716"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1356BC0" w14:textId="77777777" w:rsidR="00566B65" w:rsidRDefault="00566B65" w:rsidP="00EF109F">
            <w:pPr>
              <w:rPr>
                <w:ins w:id="1717" w:author="Pragada Venkata Apparao Santhosh" w:date="2021-05-11T14:18:00Z"/>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718"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9739524" w14:textId="77777777" w:rsidR="00566B65" w:rsidRDefault="00566B65" w:rsidP="00EF109F">
            <w:pPr>
              <w:spacing w:after="0"/>
              <w:rPr>
                <w:ins w:id="1719" w:author="Pragada Venkata Apparao Santhosh" w:date="2021-05-11T14:18:00Z"/>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720"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22D719A" w14:textId="77777777" w:rsidR="00566B65" w:rsidRDefault="00566B65" w:rsidP="00EF109F">
            <w:pPr>
              <w:spacing w:after="0"/>
              <w:jc w:val="center"/>
              <w:textAlignment w:val="center"/>
              <w:rPr>
                <w:ins w:id="1721" w:author="Pragada Venkata Apparao Santhosh" w:date="2021-05-11T14:18:00Z"/>
                <w:rFonts w:ascii="Arial" w:hAnsi="Arial" w:cs="Arial"/>
                <w:sz w:val="36"/>
                <w:szCs w:val="36"/>
              </w:rPr>
            </w:pPr>
            <w:ins w:id="1722" w:author="Pragada Venkata Apparao Santhosh" w:date="2021-05-11T14:18:00Z">
              <w:r>
                <w:rPr>
                  <w:rFonts w:ascii="Calibri" w:hAnsi="Calibri" w:cs="Calibri"/>
                  <w:b/>
                  <w:bCs/>
                  <w:color w:val="000000"/>
                  <w:kern w:val="24"/>
                  <w:sz w:val="14"/>
                  <w:szCs w:val="14"/>
                </w:rPr>
                <w:t>x</w:t>
              </w:r>
            </w:ins>
          </w:p>
        </w:tc>
        <w:tc>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723" w:author="Geethanjali A" w:date="2021-05-04T23:03:00Z">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46BED85" w14:textId="77777777" w:rsidR="00566B65" w:rsidRDefault="00566B65" w:rsidP="00EF109F">
            <w:pPr>
              <w:rPr>
                <w:ins w:id="1724" w:author="Pragada Venkata Apparao Santhosh" w:date="2021-05-11T14:18:00Z"/>
                <w:rFonts w:ascii="Arial" w:hAnsi="Arial" w:cs="Arial"/>
                <w:sz w:val="36"/>
                <w:szCs w:val="36"/>
              </w:rPr>
            </w:pPr>
          </w:p>
        </w:tc>
        <w:tc>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725" w:author="Geethanjali A" w:date="2021-05-04T23:03:00Z">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B83F996" w14:textId="77777777" w:rsidR="00566B65" w:rsidRDefault="00566B65" w:rsidP="00EF109F">
            <w:pPr>
              <w:spacing w:after="0"/>
              <w:rPr>
                <w:ins w:id="1726" w:author="Pragada Venkata Apparao Santhosh" w:date="2021-05-11T14:18:00Z"/>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727"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10AA30B" w14:textId="77777777" w:rsidR="00566B65" w:rsidRDefault="00566B65" w:rsidP="00EF109F">
            <w:pPr>
              <w:spacing w:after="0"/>
              <w:rPr>
                <w:ins w:id="1728" w:author="Pragada Venkata Apparao Santhosh" w:date="2021-05-11T14:18:00Z"/>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729"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01DB5A4" w14:textId="77777777" w:rsidR="00566B65" w:rsidRDefault="00566B65" w:rsidP="00EF109F">
            <w:pPr>
              <w:spacing w:after="0"/>
              <w:rPr>
                <w:ins w:id="1730"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731"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ECE037D" w14:textId="77777777" w:rsidR="00566B65" w:rsidRDefault="00566B65" w:rsidP="00EF109F">
            <w:pPr>
              <w:spacing w:after="0"/>
              <w:rPr>
                <w:ins w:id="1732"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733"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0687AA7" w14:textId="77777777" w:rsidR="00566B65" w:rsidRDefault="00566B65" w:rsidP="00EF109F">
            <w:pPr>
              <w:spacing w:after="0"/>
              <w:jc w:val="center"/>
              <w:textAlignment w:val="center"/>
              <w:rPr>
                <w:ins w:id="1734" w:author="Pragada Venkata Apparao Santhosh" w:date="2021-05-11T14:18:00Z"/>
                <w:rFonts w:ascii="Arial" w:hAnsi="Arial" w:cs="Arial"/>
                <w:sz w:val="36"/>
                <w:szCs w:val="36"/>
              </w:rPr>
            </w:pPr>
            <w:ins w:id="1735" w:author="Pragada Venkata Apparao Santhosh" w:date="2021-05-11T14:18:00Z">
              <w:r>
                <w:rPr>
                  <w:rFonts w:ascii="Calibri" w:hAnsi="Calibri" w:cs="Calibri"/>
                  <w:b/>
                  <w:bCs/>
                  <w:color w:val="000000"/>
                  <w:kern w:val="24"/>
                  <w:sz w:val="14"/>
                  <w:szCs w:val="14"/>
                </w:rPr>
                <w:t>x</w:t>
              </w:r>
            </w:ins>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736"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33608E8" w14:textId="77777777" w:rsidR="00566B65" w:rsidRDefault="00566B65" w:rsidP="00EF109F">
            <w:pPr>
              <w:rPr>
                <w:ins w:id="1737" w:author="Pragada Venkata Apparao Santhosh" w:date="2021-05-11T14:18:00Z"/>
                <w:rFonts w:ascii="Arial" w:hAnsi="Arial" w:cs="Arial"/>
                <w:sz w:val="36"/>
                <w:szCs w:val="36"/>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738"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B0066B6" w14:textId="77777777" w:rsidR="00566B65" w:rsidRDefault="00566B65" w:rsidP="00EF109F">
            <w:pPr>
              <w:spacing w:after="0"/>
              <w:rPr>
                <w:ins w:id="1739"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740"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9710326" w14:textId="77777777" w:rsidR="00566B65" w:rsidRDefault="00566B65" w:rsidP="00EF109F">
            <w:pPr>
              <w:spacing w:after="0"/>
              <w:rPr>
                <w:ins w:id="1741"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742"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F92D391" w14:textId="77777777" w:rsidR="00566B65" w:rsidRDefault="00566B65" w:rsidP="00EF109F">
            <w:pPr>
              <w:spacing w:after="0"/>
              <w:rPr>
                <w:ins w:id="1743"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744"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ECB712A" w14:textId="77777777" w:rsidR="00566B65" w:rsidRDefault="00566B65" w:rsidP="00EF109F">
            <w:pPr>
              <w:spacing w:after="0"/>
              <w:rPr>
                <w:ins w:id="1745" w:author="Pragada Venkata Apparao Santhosh" w:date="2021-05-11T14:18:00Z"/>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746"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DC12C1B" w14:textId="77777777" w:rsidR="00566B65" w:rsidRDefault="00566B65" w:rsidP="00EF109F">
            <w:pPr>
              <w:spacing w:after="0"/>
              <w:rPr>
                <w:ins w:id="1747" w:author="Pragada Venkata Apparao Santhosh" w:date="2021-05-11T14:18:00Z"/>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748"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6C5C51A" w14:textId="77777777" w:rsidR="00566B65" w:rsidRDefault="00566B65" w:rsidP="00EF109F">
            <w:pPr>
              <w:spacing w:after="0"/>
              <w:rPr>
                <w:ins w:id="1749" w:author="Pragada Venkata Apparao Santhosh" w:date="2021-05-11T14:18:00Z"/>
                <w:lang w:val="en-IN" w:eastAsia="en-IN"/>
              </w:rPr>
            </w:pPr>
          </w:p>
        </w:tc>
        <w:tc>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750" w:author="Geethanjali A" w:date="2021-05-04T23:03:00Z">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C274040" w14:textId="77777777" w:rsidR="00566B65" w:rsidRDefault="00566B65" w:rsidP="00EF109F">
            <w:pPr>
              <w:spacing w:after="0"/>
              <w:rPr>
                <w:ins w:id="1751" w:author="Pragada Venkata Apparao Santhosh" w:date="2021-05-11T14:18:00Z"/>
                <w:lang w:val="en-IN" w:eastAsia="en-IN"/>
              </w:rPr>
            </w:pPr>
          </w:p>
        </w:tc>
        <w:tc>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752" w:author="Geethanjali A" w:date="2021-05-04T23:03:00Z">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8D8ADDE" w14:textId="77777777" w:rsidR="00566B65" w:rsidRDefault="00566B65" w:rsidP="00EF109F">
            <w:pPr>
              <w:spacing w:after="0"/>
              <w:rPr>
                <w:ins w:id="1753" w:author="Pragada Venkata Apparao Santhosh" w:date="2021-05-11T14:18:00Z"/>
                <w:lang w:val="en-IN" w:eastAsia="en-IN"/>
              </w:rPr>
            </w:pPr>
          </w:p>
        </w:tc>
        <w:tc>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754" w:author="Geethanjali A" w:date="2021-05-04T23:03:00Z">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B92F697" w14:textId="77777777" w:rsidR="00566B65" w:rsidRDefault="00566B65" w:rsidP="00EF109F">
            <w:pPr>
              <w:spacing w:after="0"/>
              <w:rPr>
                <w:ins w:id="1755" w:author="Pragada Venkata Apparao Santhosh" w:date="2021-05-11T14:18:00Z"/>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756"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00AC9A3" w14:textId="77777777" w:rsidR="00566B65" w:rsidRDefault="00566B65" w:rsidP="00EF109F">
            <w:pPr>
              <w:spacing w:after="0"/>
              <w:rPr>
                <w:ins w:id="1757" w:author="Pragada Venkata Apparao Santhosh" w:date="2021-05-11T14:18:00Z"/>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758"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8E63056" w14:textId="77777777" w:rsidR="00566B65" w:rsidRDefault="00566B65" w:rsidP="00EF109F">
            <w:pPr>
              <w:spacing w:after="0"/>
              <w:rPr>
                <w:ins w:id="1759" w:author="Pragada Venkata Apparao Santhosh" w:date="2021-05-11T14:18:00Z"/>
                <w:lang w:val="en-IN" w:eastAsia="en-IN"/>
              </w:rPr>
            </w:pPr>
          </w:p>
        </w:tc>
        <w:tc>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760" w:author="Geethanjali A" w:date="2021-05-04T23:03:00Z">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1D8F69D" w14:textId="77777777" w:rsidR="00566B65" w:rsidRDefault="00566B65" w:rsidP="00EF109F">
            <w:pPr>
              <w:spacing w:after="0"/>
              <w:rPr>
                <w:ins w:id="1761" w:author="Pragada Venkata Apparao Santhosh" w:date="2021-05-11T14:18:00Z"/>
                <w:lang w:val="en-IN" w:eastAsia="en-IN"/>
              </w:rPr>
            </w:pPr>
          </w:p>
        </w:tc>
      </w:tr>
      <w:tr w:rsidR="00566B65" w14:paraId="11627F07" w14:textId="77777777" w:rsidTr="00EF109F">
        <w:tblPrEx>
          <w:tblW w:w="9755" w:type="dxa"/>
          <w:tblCellMar>
            <w:left w:w="0" w:type="dxa"/>
            <w:right w:w="0" w:type="dxa"/>
          </w:tblCellMar>
          <w:tblLook w:val="0600" w:firstRow="0" w:lastRow="0" w:firstColumn="0" w:lastColumn="0" w:noHBand="1" w:noVBand="1"/>
          <w:tblPrExChange w:id="1762" w:author="Geethanjali A" w:date="2021-05-04T23:03:00Z">
            <w:tblPrEx>
              <w:tblW w:w="9755" w:type="dxa"/>
              <w:tblCellMar>
                <w:left w:w="0" w:type="dxa"/>
                <w:right w:w="0" w:type="dxa"/>
              </w:tblCellMar>
              <w:tblLook w:val="0600" w:firstRow="0" w:lastRow="0" w:firstColumn="0" w:lastColumn="0" w:noHBand="1" w:noVBand="1"/>
            </w:tblPrEx>
          </w:tblPrExChange>
        </w:tblPrEx>
        <w:trPr>
          <w:gridAfter w:val="1"/>
          <w:wAfter w:w="15" w:type="dxa"/>
          <w:trHeight w:val="181"/>
          <w:ins w:id="1763" w:author="Pragada Venkata Apparao Santhosh" w:date="2021-05-11T14:18:00Z"/>
          <w:trPrChange w:id="1764" w:author="Geethanjali A" w:date="2021-05-04T23:03:00Z">
            <w:trPr>
              <w:wAfter w:w="15" w:type="dxa"/>
              <w:trHeight w:val="744"/>
            </w:trPr>
          </w:trPrChange>
        </w:trPr>
        <w:tc>
          <w:tcPr>
            <w:tcW w:w="260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765" w:author="Geethanjali A" w:date="2021-05-04T23:03:00Z">
              <w:tcPr>
                <w:tcW w:w="2603" w:type="dxa"/>
                <w:gridSpan w:val="33"/>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155BCDB" w14:textId="77777777" w:rsidR="00566B65" w:rsidRDefault="00566B65" w:rsidP="00EF109F">
            <w:pPr>
              <w:spacing w:after="0"/>
              <w:textAlignment w:val="center"/>
              <w:rPr>
                <w:ins w:id="1766" w:author="Pragada Venkata Apparao Santhosh" w:date="2021-05-11T14:18:00Z"/>
                <w:rFonts w:ascii="Arial" w:hAnsi="Arial" w:cs="Arial"/>
                <w:sz w:val="36"/>
                <w:szCs w:val="36"/>
              </w:rPr>
            </w:pPr>
            <w:ins w:id="1767" w:author="Pragada Venkata Apparao Santhosh" w:date="2021-05-11T14:18:00Z">
              <w:r>
                <w:rPr>
                  <w:rFonts w:ascii="Calibri" w:hAnsi="Calibri" w:cs="Calibri"/>
                  <w:b/>
                  <w:bCs/>
                  <w:color w:val="000000"/>
                  <w:kern w:val="24"/>
                  <w:sz w:val="12"/>
                  <w:szCs w:val="12"/>
                </w:rPr>
                <w:t xml:space="preserve">Conducted Transient Immunity on power lines </w:t>
              </w:r>
            </w:ins>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768" w:author="Geethanjali A" w:date="2021-05-04T23:03:00Z">
              <w:tcPr>
                <w:tcW w:w="164" w:type="dxa"/>
                <w:gridSpan w:val="2"/>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13AD8AD" w14:textId="77777777" w:rsidR="00566B65" w:rsidRDefault="00566B65" w:rsidP="00EF109F">
            <w:pPr>
              <w:rPr>
                <w:ins w:id="1769" w:author="Pragada Venkata Apparao Santhosh" w:date="2021-05-11T14:18:00Z"/>
                <w:rFonts w:ascii="Arial" w:hAnsi="Arial" w:cs="Arial"/>
                <w:sz w:val="36"/>
                <w:szCs w:val="36"/>
              </w:rPr>
            </w:pP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770" w:author="Geethanjali A" w:date="2021-05-04T23:03:00Z">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9974AC0" w14:textId="77777777" w:rsidR="00566B65" w:rsidRDefault="00566B65" w:rsidP="00EF109F">
            <w:pPr>
              <w:spacing w:after="0"/>
              <w:jc w:val="center"/>
              <w:textAlignment w:val="center"/>
              <w:rPr>
                <w:ins w:id="1771" w:author="Pragada Venkata Apparao Santhosh" w:date="2021-05-11T14:18:00Z"/>
                <w:rFonts w:ascii="Arial" w:hAnsi="Arial" w:cs="Arial"/>
                <w:sz w:val="36"/>
                <w:szCs w:val="36"/>
              </w:rPr>
            </w:pPr>
            <w:ins w:id="1772" w:author="Pragada Venkata Apparao Santhosh" w:date="2021-05-11T14:18:00Z">
              <w:r>
                <w:rPr>
                  <w:rFonts w:ascii="Calibri" w:hAnsi="Calibri" w:cs="Calibri"/>
                  <w:b/>
                  <w:bCs/>
                  <w:color w:val="000000"/>
                  <w:kern w:val="24"/>
                  <w:sz w:val="14"/>
                  <w:szCs w:val="14"/>
                </w:rPr>
                <w:t>x</w:t>
              </w:r>
            </w:ins>
          </w:p>
        </w:tc>
        <w:tc>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773" w:author="Geethanjali A" w:date="2021-05-04T23:03:00Z">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C1B8E41" w14:textId="77777777" w:rsidR="00566B65" w:rsidRDefault="00566B65" w:rsidP="00EF109F">
            <w:pPr>
              <w:spacing w:after="0"/>
              <w:jc w:val="center"/>
              <w:textAlignment w:val="center"/>
              <w:rPr>
                <w:ins w:id="1774" w:author="Pragada Venkata Apparao Santhosh" w:date="2021-05-11T14:18:00Z"/>
                <w:rFonts w:ascii="Arial" w:hAnsi="Arial" w:cs="Arial"/>
                <w:sz w:val="36"/>
                <w:szCs w:val="36"/>
              </w:rPr>
            </w:pPr>
            <w:ins w:id="1775" w:author="Pragada Venkata Apparao Santhosh" w:date="2021-05-11T14:18:00Z">
              <w:r>
                <w:rPr>
                  <w:rFonts w:ascii="Calibri" w:hAnsi="Calibri" w:cs="Calibri"/>
                  <w:b/>
                  <w:bCs/>
                  <w:color w:val="000000"/>
                  <w:kern w:val="24"/>
                  <w:sz w:val="14"/>
                  <w:szCs w:val="14"/>
                </w:rPr>
                <w:t>x</w:t>
              </w:r>
            </w:ins>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776"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82D19AB" w14:textId="77777777" w:rsidR="00566B65" w:rsidRDefault="00566B65" w:rsidP="00EF109F">
            <w:pPr>
              <w:spacing w:after="0"/>
              <w:jc w:val="center"/>
              <w:textAlignment w:val="center"/>
              <w:rPr>
                <w:ins w:id="1777" w:author="Pragada Venkata Apparao Santhosh" w:date="2021-05-11T14:18:00Z"/>
                <w:rFonts w:ascii="Arial" w:hAnsi="Arial" w:cs="Arial"/>
                <w:sz w:val="36"/>
                <w:szCs w:val="36"/>
              </w:rPr>
            </w:pPr>
            <w:ins w:id="1778" w:author="Pragada Venkata Apparao Santhosh" w:date="2021-05-11T14:18:00Z">
              <w:r>
                <w:rPr>
                  <w:rFonts w:ascii="Calibri" w:hAnsi="Calibri" w:cs="Calibri"/>
                  <w:b/>
                  <w:bCs/>
                  <w:color w:val="000000"/>
                  <w:kern w:val="24"/>
                  <w:sz w:val="14"/>
                  <w:szCs w:val="14"/>
                </w:rPr>
                <w:t>x</w:t>
              </w:r>
            </w:ins>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779"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53EAEF5" w14:textId="77777777" w:rsidR="00566B65" w:rsidRDefault="00566B65" w:rsidP="00EF109F">
            <w:pPr>
              <w:rPr>
                <w:ins w:id="1780" w:author="Pragada Venkata Apparao Santhosh" w:date="2021-05-11T14:18:00Z"/>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781"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0CAADD0" w14:textId="77777777" w:rsidR="00566B65" w:rsidRDefault="00566B65" w:rsidP="00EF109F">
            <w:pPr>
              <w:spacing w:after="0"/>
              <w:rPr>
                <w:ins w:id="1782" w:author="Pragada Venkata Apparao Santhosh" w:date="2021-05-11T14:18:00Z"/>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783"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A7B0956" w14:textId="77777777" w:rsidR="00566B65" w:rsidRDefault="00566B65" w:rsidP="00EF109F">
            <w:pPr>
              <w:spacing w:after="0"/>
              <w:rPr>
                <w:ins w:id="1784" w:author="Pragada Venkata Apparao Santhosh" w:date="2021-05-11T14:18:00Z"/>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785"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D21FCFC" w14:textId="77777777" w:rsidR="00566B65" w:rsidRDefault="00566B65" w:rsidP="00EF109F">
            <w:pPr>
              <w:spacing w:after="0"/>
              <w:rPr>
                <w:ins w:id="1786" w:author="Pragada Venkata Apparao Santhosh" w:date="2021-05-11T14:18:00Z"/>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787"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BF33A19" w14:textId="77777777" w:rsidR="00566B65" w:rsidRDefault="00566B65" w:rsidP="00EF109F">
            <w:pPr>
              <w:spacing w:after="0"/>
              <w:rPr>
                <w:ins w:id="1788" w:author="Pragada Venkata Apparao Santhosh" w:date="2021-05-11T14:18:00Z"/>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789"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D088FCC" w14:textId="77777777" w:rsidR="00566B65" w:rsidRDefault="00566B65" w:rsidP="00EF109F">
            <w:pPr>
              <w:spacing w:after="0"/>
              <w:rPr>
                <w:ins w:id="1790" w:author="Pragada Venkata Apparao Santhosh" w:date="2021-05-11T14:18:00Z"/>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791"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C816039" w14:textId="77777777" w:rsidR="00566B65" w:rsidRDefault="00566B65" w:rsidP="00EF109F">
            <w:pPr>
              <w:spacing w:after="0"/>
              <w:jc w:val="center"/>
              <w:textAlignment w:val="center"/>
              <w:rPr>
                <w:ins w:id="1792" w:author="Pragada Venkata Apparao Santhosh" w:date="2021-05-11T14:18:00Z"/>
                <w:rFonts w:ascii="Arial" w:hAnsi="Arial" w:cs="Arial"/>
                <w:sz w:val="36"/>
                <w:szCs w:val="36"/>
              </w:rPr>
            </w:pPr>
            <w:ins w:id="1793" w:author="Pragada Venkata Apparao Santhosh" w:date="2021-05-11T14:18:00Z">
              <w:r>
                <w:rPr>
                  <w:rFonts w:ascii="Calibri" w:hAnsi="Calibri" w:cs="Calibri"/>
                  <w:b/>
                  <w:bCs/>
                  <w:color w:val="000000"/>
                  <w:kern w:val="24"/>
                  <w:sz w:val="14"/>
                  <w:szCs w:val="14"/>
                </w:rPr>
                <w:t>x</w:t>
              </w:r>
            </w:ins>
          </w:p>
        </w:tc>
        <w:tc>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794" w:author="Geethanjali A" w:date="2021-05-04T23:03:00Z">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A553FC0" w14:textId="77777777" w:rsidR="00566B65" w:rsidRDefault="00566B65" w:rsidP="00EF109F">
            <w:pPr>
              <w:rPr>
                <w:ins w:id="1795" w:author="Pragada Venkata Apparao Santhosh" w:date="2021-05-11T14:18:00Z"/>
                <w:rFonts w:ascii="Arial" w:hAnsi="Arial" w:cs="Arial"/>
                <w:sz w:val="36"/>
                <w:szCs w:val="36"/>
              </w:rPr>
            </w:pPr>
          </w:p>
        </w:tc>
        <w:tc>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796" w:author="Geethanjali A" w:date="2021-05-04T23:03:00Z">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37B88CF" w14:textId="77777777" w:rsidR="00566B65" w:rsidRDefault="00566B65" w:rsidP="00EF109F">
            <w:pPr>
              <w:spacing w:after="0"/>
              <w:rPr>
                <w:ins w:id="1797" w:author="Pragada Venkata Apparao Santhosh" w:date="2021-05-11T14:18:00Z"/>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798"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53C41CA" w14:textId="77777777" w:rsidR="00566B65" w:rsidRDefault="00566B65" w:rsidP="00EF109F">
            <w:pPr>
              <w:spacing w:after="0"/>
              <w:rPr>
                <w:ins w:id="1799" w:author="Pragada Venkata Apparao Santhosh" w:date="2021-05-11T14:18:00Z"/>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800"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3B4E55C" w14:textId="77777777" w:rsidR="00566B65" w:rsidRDefault="00566B65" w:rsidP="00EF109F">
            <w:pPr>
              <w:spacing w:after="0"/>
              <w:rPr>
                <w:ins w:id="1801"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802"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DCFC160" w14:textId="77777777" w:rsidR="00566B65" w:rsidRDefault="00566B65" w:rsidP="00EF109F">
            <w:pPr>
              <w:spacing w:after="0"/>
              <w:rPr>
                <w:ins w:id="1803"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804"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63A809A" w14:textId="77777777" w:rsidR="00566B65" w:rsidRDefault="00566B65" w:rsidP="00EF109F">
            <w:pPr>
              <w:spacing w:after="0"/>
              <w:rPr>
                <w:ins w:id="1805"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806"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D64702F" w14:textId="77777777" w:rsidR="00566B65" w:rsidRDefault="00566B65" w:rsidP="00EF109F">
            <w:pPr>
              <w:spacing w:after="0"/>
              <w:rPr>
                <w:ins w:id="1807"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808"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130858E" w14:textId="77777777" w:rsidR="00566B65" w:rsidRDefault="00566B65" w:rsidP="00EF109F">
            <w:pPr>
              <w:spacing w:after="0"/>
              <w:rPr>
                <w:ins w:id="1809"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810"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D806131" w14:textId="77777777" w:rsidR="00566B65" w:rsidRDefault="00566B65" w:rsidP="00EF109F">
            <w:pPr>
              <w:spacing w:after="0"/>
              <w:jc w:val="center"/>
              <w:textAlignment w:val="center"/>
              <w:rPr>
                <w:ins w:id="1811" w:author="Pragada Venkata Apparao Santhosh" w:date="2021-05-11T14:18:00Z"/>
                <w:rFonts w:ascii="Arial" w:hAnsi="Arial" w:cs="Arial"/>
                <w:sz w:val="36"/>
                <w:szCs w:val="36"/>
              </w:rPr>
            </w:pPr>
            <w:ins w:id="1812" w:author="Pragada Venkata Apparao Santhosh" w:date="2021-05-11T14:18:00Z">
              <w:r>
                <w:rPr>
                  <w:rFonts w:ascii="Calibri" w:hAnsi="Calibri" w:cs="Calibri"/>
                  <w:b/>
                  <w:bCs/>
                  <w:color w:val="000000"/>
                  <w:kern w:val="24"/>
                  <w:sz w:val="14"/>
                  <w:szCs w:val="14"/>
                </w:rPr>
                <w:t>x</w:t>
              </w:r>
            </w:ins>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813"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11D6F04" w14:textId="77777777" w:rsidR="00566B65" w:rsidRDefault="00566B65" w:rsidP="00EF109F">
            <w:pPr>
              <w:rPr>
                <w:ins w:id="1814" w:author="Pragada Venkata Apparao Santhosh" w:date="2021-05-11T14:18:00Z"/>
                <w:rFonts w:ascii="Arial" w:hAnsi="Arial" w:cs="Arial"/>
                <w:sz w:val="36"/>
                <w:szCs w:val="36"/>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815"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138BA9A" w14:textId="77777777" w:rsidR="00566B65" w:rsidRDefault="00566B65" w:rsidP="00EF109F">
            <w:pPr>
              <w:spacing w:after="0"/>
              <w:rPr>
                <w:ins w:id="1816" w:author="Pragada Venkata Apparao Santhosh" w:date="2021-05-11T14:18:00Z"/>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817"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85B9119" w14:textId="77777777" w:rsidR="00566B65" w:rsidRDefault="00566B65" w:rsidP="00EF109F">
            <w:pPr>
              <w:spacing w:after="0"/>
              <w:rPr>
                <w:ins w:id="1818" w:author="Pragada Venkata Apparao Santhosh" w:date="2021-05-11T14:18:00Z"/>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819"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BDA15D1" w14:textId="77777777" w:rsidR="00566B65" w:rsidRDefault="00566B65" w:rsidP="00EF109F">
            <w:pPr>
              <w:spacing w:after="0"/>
              <w:rPr>
                <w:ins w:id="1820" w:author="Pragada Venkata Apparao Santhosh" w:date="2021-05-11T14:18:00Z"/>
                <w:lang w:val="en-IN" w:eastAsia="en-IN"/>
              </w:rPr>
            </w:pPr>
          </w:p>
        </w:tc>
        <w:tc>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821" w:author="Geethanjali A" w:date="2021-05-04T23:03:00Z">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883D36F" w14:textId="77777777" w:rsidR="00566B65" w:rsidRDefault="00566B65" w:rsidP="00EF109F">
            <w:pPr>
              <w:spacing w:after="0"/>
              <w:rPr>
                <w:ins w:id="1822" w:author="Pragada Venkata Apparao Santhosh" w:date="2021-05-11T14:18:00Z"/>
                <w:lang w:val="en-IN" w:eastAsia="en-IN"/>
              </w:rPr>
            </w:pPr>
          </w:p>
        </w:tc>
        <w:tc>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823" w:author="Geethanjali A" w:date="2021-05-04T23:03:00Z">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453215E" w14:textId="77777777" w:rsidR="00566B65" w:rsidRDefault="00566B65" w:rsidP="00EF109F">
            <w:pPr>
              <w:spacing w:after="0"/>
              <w:rPr>
                <w:ins w:id="1824" w:author="Pragada Venkata Apparao Santhosh" w:date="2021-05-11T14:18:00Z"/>
                <w:lang w:val="en-IN" w:eastAsia="en-IN"/>
              </w:rPr>
            </w:pPr>
          </w:p>
        </w:tc>
        <w:tc>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825" w:author="Geethanjali A" w:date="2021-05-04T23:03:00Z">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433D708" w14:textId="77777777" w:rsidR="00566B65" w:rsidRDefault="00566B65" w:rsidP="00EF109F">
            <w:pPr>
              <w:spacing w:after="0"/>
              <w:rPr>
                <w:ins w:id="1826" w:author="Pragada Venkata Apparao Santhosh" w:date="2021-05-11T14:18:00Z"/>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827"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3CD3D7A" w14:textId="77777777" w:rsidR="00566B65" w:rsidRDefault="00566B65" w:rsidP="00EF109F">
            <w:pPr>
              <w:spacing w:after="0"/>
              <w:rPr>
                <w:ins w:id="1828" w:author="Pragada Venkata Apparao Santhosh" w:date="2021-05-11T14:18:00Z"/>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829"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3BC36A0" w14:textId="77777777" w:rsidR="00566B65" w:rsidRDefault="00566B65" w:rsidP="00EF109F">
            <w:pPr>
              <w:spacing w:after="0"/>
              <w:rPr>
                <w:ins w:id="1830" w:author="Pragada Venkata Apparao Santhosh" w:date="2021-05-11T14:18:00Z"/>
                <w:lang w:val="en-IN" w:eastAsia="en-IN"/>
              </w:rPr>
            </w:pPr>
          </w:p>
        </w:tc>
        <w:tc>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831" w:author="Geethanjali A" w:date="2021-05-04T23:03:00Z">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6889901" w14:textId="77777777" w:rsidR="00566B65" w:rsidRDefault="00566B65" w:rsidP="00EF109F">
            <w:pPr>
              <w:spacing w:after="0"/>
              <w:rPr>
                <w:ins w:id="1832" w:author="Pragada Venkata Apparao Santhosh" w:date="2021-05-11T14:18:00Z"/>
                <w:lang w:val="en-IN" w:eastAsia="en-IN"/>
              </w:rPr>
            </w:pPr>
          </w:p>
        </w:tc>
      </w:tr>
      <w:tr w:rsidR="00566B65" w14:paraId="7F2A5AF6" w14:textId="77777777" w:rsidTr="00EF109F">
        <w:tblPrEx>
          <w:tblW w:w="9755" w:type="dxa"/>
          <w:tblCellMar>
            <w:left w:w="0" w:type="dxa"/>
            <w:right w:w="0" w:type="dxa"/>
          </w:tblCellMar>
          <w:tblLook w:val="0600" w:firstRow="0" w:lastRow="0" w:firstColumn="0" w:lastColumn="0" w:noHBand="1" w:noVBand="1"/>
          <w:tblPrExChange w:id="1833" w:author="Geethanjali A" w:date="2021-05-04T23:03:00Z">
            <w:tblPrEx>
              <w:tblW w:w="9755" w:type="dxa"/>
              <w:tblCellMar>
                <w:left w:w="0" w:type="dxa"/>
                <w:right w:w="0" w:type="dxa"/>
              </w:tblCellMar>
              <w:tblLook w:val="0600" w:firstRow="0" w:lastRow="0" w:firstColumn="0" w:lastColumn="0" w:noHBand="1" w:noVBand="1"/>
            </w:tblPrEx>
          </w:tblPrExChange>
        </w:tblPrEx>
        <w:trPr>
          <w:gridAfter w:val="1"/>
          <w:wAfter w:w="15" w:type="dxa"/>
          <w:trHeight w:val="237"/>
          <w:ins w:id="1834" w:author="Pragada Venkata Apparao Santhosh" w:date="2021-05-11T14:18:00Z"/>
          <w:trPrChange w:id="1835" w:author="Geethanjali A" w:date="2021-05-04T23:03:00Z">
            <w:trPr>
              <w:wAfter w:w="15" w:type="dxa"/>
              <w:trHeight w:val="744"/>
            </w:trPr>
          </w:trPrChange>
        </w:trPr>
        <w:tc>
          <w:tcPr>
            <w:tcW w:w="260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836" w:author="Geethanjali A" w:date="2021-05-04T23:03:00Z">
              <w:tcPr>
                <w:tcW w:w="2603" w:type="dxa"/>
                <w:gridSpan w:val="33"/>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AAFE3D9" w14:textId="77777777" w:rsidR="00566B65" w:rsidRDefault="00566B65" w:rsidP="00EF109F">
            <w:pPr>
              <w:spacing w:after="0"/>
              <w:textAlignment w:val="center"/>
              <w:rPr>
                <w:ins w:id="1837" w:author="Pragada Venkata Apparao Santhosh" w:date="2021-05-11T14:18:00Z"/>
                <w:rFonts w:ascii="Arial" w:hAnsi="Arial" w:cs="Arial"/>
                <w:sz w:val="36"/>
                <w:szCs w:val="36"/>
              </w:rPr>
            </w:pPr>
            <w:ins w:id="1838" w:author="Pragada Venkata Apparao Santhosh" w:date="2021-05-11T14:18:00Z">
              <w:r>
                <w:rPr>
                  <w:rFonts w:ascii="Calibri" w:hAnsi="Calibri" w:cs="Calibri"/>
                  <w:b/>
                  <w:bCs/>
                  <w:color w:val="000000"/>
                  <w:kern w:val="24"/>
                  <w:sz w:val="12"/>
                  <w:szCs w:val="12"/>
                </w:rPr>
                <w:lastRenderedPageBreak/>
                <w:t>Transient immunity on signal line</w:t>
              </w:r>
            </w:ins>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839" w:author="Geethanjali A" w:date="2021-05-04T23:03:00Z">
              <w:tcPr>
                <w:tcW w:w="164" w:type="dxa"/>
                <w:gridSpan w:val="2"/>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8C4A712" w14:textId="77777777" w:rsidR="00566B65" w:rsidRDefault="00566B65" w:rsidP="00EF109F">
            <w:pPr>
              <w:rPr>
                <w:ins w:id="1840" w:author="Pragada Venkata Apparao Santhosh" w:date="2021-05-11T14:18:00Z"/>
                <w:rFonts w:ascii="Arial" w:hAnsi="Arial" w:cs="Arial"/>
                <w:sz w:val="36"/>
                <w:szCs w:val="36"/>
              </w:rPr>
            </w:pP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841" w:author="Geethanjali A" w:date="2021-05-04T23:03:00Z">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B4A0999" w14:textId="77777777" w:rsidR="00566B65" w:rsidRDefault="00566B65" w:rsidP="00EF109F">
            <w:pPr>
              <w:spacing w:after="0"/>
              <w:jc w:val="center"/>
              <w:textAlignment w:val="center"/>
              <w:rPr>
                <w:ins w:id="1842" w:author="Pragada Venkata Apparao Santhosh" w:date="2021-05-11T14:18:00Z"/>
                <w:rFonts w:ascii="Arial" w:hAnsi="Arial" w:cs="Arial"/>
                <w:sz w:val="36"/>
                <w:szCs w:val="36"/>
              </w:rPr>
            </w:pPr>
            <w:ins w:id="1843" w:author="Pragada Venkata Apparao Santhosh" w:date="2021-05-11T14:18:00Z">
              <w:r>
                <w:rPr>
                  <w:rFonts w:ascii="Calibri" w:hAnsi="Calibri" w:cs="Calibri"/>
                  <w:b/>
                  <w:bCs/>
                  <w:color w:val="000000"/>
                  <w:kern w:val="24"/>
                  <w:sz w:val="14"/>
                  <w:szCs w:val="14"/>
                </w:rPr>
                <w:t>x</w:t>
              </w:r>
            </w:ins>
          </w:p>
        </w:tc>
        <w:tc>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844" w:author="Geethanjali A" w:date="2021-05-04T23:03:00Z">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25F04ED" w14:textId="77777777" w:rsidR="00566B65" w:rsidRDefault="00566B65" w:rsidP="00EF109F">
            <w:pPr>
              <w:spacing w:after="0"/>
              <w:jc w:val="center"/>
              <w:textAlignment w:val="center"/>
              <w:rPr>
                <w:ins w:id="1845" w:author="Pragada Venkata Apparao Santhosh" w:date="2021-05-11T14:18:00Z"/>
                <w:rFonts w:ascii="Arial" w:hAnsi="Arial" w:cs="Arial"/>
                <w:sz w:val="36"/>
                <w:szCs w:val="36"/>
              </w:rPr>
            </w:pPr>
            <w:ins w:id="1846" w:author="Pragada Venkata Apparao Santhosh" w:date="2021-05-11T14:18:00Z">
              <w:r>
                <w:rPr>
                  <w:rFonts w:ascii="Calibri" w:hAnsi="Calibri" w:cs="Calibri"/>
                  <w:b/>
                  <w:bCs/>
                  <w:color w:val="000000"/>
                  <w:kern w:val="24"/>
                  <w:sz w:val="14"/>
                  <w:szCs w:val="14"/>
                </w:rPr>
                <w:t>x</w:t>
              </w:r>
            </w:ins>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847"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24CE9D7" w14:textId="77777777" w:rsidR="00566B65" w:rsidRDefault="00566B65" w:rsidP="00EF109F">
            <w:pPr>
              <w:spacing w:after="0"/>
              <w:jc w:val="center"/>
              <w:textAlignment w:val="center"/>
              <w:rPr>
                <w:ins w:id="1848" w:author="Pragada Venkata Apparao Santhosh" w:date="2021-05-11T14:18:00Z"/>
                <w:rFonts w:ascii="Arial" w:hAnsi="Arial" w:cs="Arial"/>
                <w:sz w:val="36"/>
                <w:szCs w:val="36"/>
              </w:rPr>
            </w:pPr>
            <w:ins w:id="1849" w:author="Pragada Venkata Apparao Santhosh" w:date="2021-05-11T14:18:00Z">
              <w:r>
                <w:rPr>
                  <w:rFonts w:ascii="Calibri" w:hAnsi="Calibri" w:cs="Calibri"/>
                  <w:b/>
                  <w:bCs/>
                  <w:color w:val="000000"/>
                  <w:kern w:val="24"/>
                  <w:sz w:val="14"/>
                  <w:szCs w:val="14"/>
                </w:rPr>
                <w:t>x</w:t>
              </w:r>
            </w:ins>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850"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BB3ACC2" w14:textId="77777777" w:rsidR="00566B65" w:rsidRDefault="00566B65" w:rsidP="00EF109F">
            <w:pPr>
              <w:rPr>
                <w:ins w:id="1851" w:author="Pragada Venkata Apparao Santhosh" w:date="2021-05-11T14:18:00Z"/>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852"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6F7452C" w14:textId="77777777" w:rsidR="00566B65" w:rsidRDefault="00566B65" w:rsidP="00EF109F">
            <w:pPr>
              <w:spacing w:after="0"/>
              <w:rPr>
                <w:ins w:id="1853" w:author="Pragada Venkata Apparao Santhosh" w:date="2021-05-11T14:18:00Z"/>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854"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72599C0" w14:textId="77777777" w:rsidR="00566B65" w:rsidRDefault="00566B65" w:rsidP="00EF109F">
            <w:pPr>
              <w:spacing w:after="0"/>
              <w:rPr>
                <w:ins w:id="1855" w:author="Pragada Venkata Apparao Santhosh" w:date="2021-05-11T14:18:00Z"/>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856"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88842C1" w14:textId="77777777" w:rsidR="00566B65" w:rsidRDefault="00566B65" w:rsidP="00EF109F">
            <w:pPr>
              <w:spacing w:after="0"/>
              <w:rPr>
                <w:ins w:id="1857" w:author="Pragada Venkata Apparao Santhosh" w:date="2021-05-11T14:18:00Z"/>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858"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E759E17" w14:textId="77777777" w:rsidR="00566B65" w:rsidRDefault="00566B65" w:rsidP="00EF109F">
            <w:pPr>
              <w:spacing w:after="0"/>
              <w:rPr>
                <w:ins w:id="1859" w:author="Pragada Venkata Apparao Santhosh" w:date="2021-05-11T14:18:00Z"/>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860"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13E7FC4" w14:textId="77777777" w:rsidR="00566B65" w:rsidRDefault="00566B65" w:rsidP="00EF109F">
            <w:pPr>
              <w:spacing w:after="0"/>
              <w:rPr>
                <w:ins w:id="1861" w:author="Pragada Venkata Apparao Santhosh" w:date="2021-05-11T14:18:00Z"/>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862"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5B870DF" w14:textId="77777777" w:rsidR="00566B65" w:rsidRDefault="00566B65" w:rsidP="00EF109F">
            <w:pPr>
              <w:spacing w:after="0"/>
              <w:jc w:val="center"/>
              <w:textAlignment w:val="center"/>
              <w:rPr>
                <w:ins w:id="1863" w:author="Pragada Venkata Apparao Santhosh" w:date="2021-05-11T14:18:00Z"/>
                <w:rFonts w:ascii="Arial" w:hAnsi="Arial" w:cs="Arial"/>
                <w:sz w:val="36"/>
                <w:szCs w:val="36"/>
              </w:rPr>
            </w:pPr>
            <w:ins w:id="1864" w:author="Pragada Venkata Apparao Santhosh" w:date="2021-05-11T14:18:00Z">
              <w:r>
                <w:rPr>
                  <w:rFonts w:ascii="Calibri" w:hAnsi="Calibri" w:cs="Calibri"/>
                  <w:b/>
                  <w:bCs/>
                  <w:color w:val="000000"/>
                  <w:kern w:val="24"/>
                  <w:sz w:val="14"/>
                  <w:szCs w:val="14"/>
                </w:rPr>
                <w:t>x</w:t>
              </w:r>
            </w:ins>
          </w:p>
        </w:tc>
        <w:tc>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865" w:author="Geethanjali A" w:date="2021-05-04T23:03:00Z">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FCEFFB6" w14:textId="77777777" w:rsidR="00566B65" w:rsidRDefault="00566B65" w:rsidP="00EF109F">
            <w:pPr>
              <w:rPr>
                <w:ins w:id="1866" w:author="Pragada Venkata Apparao Santhosh" w:date="2021-05-11T14:18:00Z"/>
                <w:rFonts w:ascii="Arial" w:hAnsi="Arial" w:cs="Arial"/>
                <w:sz w:val="36"/>
                <w:szCs w:val="36"/>
              </w:rPr>
            </w:pPr>
          </w:p>
        </w:tc>
        <w:tc>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867" w:author="Geethanjali A" w:date="2021-05-04T23:03:00Z">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334EE1D" w14:textId="77777777" w:rsidR="00566B65" w:rsidRDefault="00566B65" w:rsidP="00EF109F">
            <w:pPr>
              <w:spacing w:after="0"/>
              <w:rPr>
                <w:ins w:id="1868" w:author="Pragada Venkata Apparao Santhosh" w:date="2021-05-11T14:18:00Z"/>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869"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09FB842" w14:textId="77777777" w:rsidR="00566B65" w:rsidRDefault="00566B65" w:rsidP="00EF109F">
            <w:pPr>
              <w:spacing w:after="0"/>
              <w:rPr>
                <w:ins w:id="1870" w:author="Pragada Venkata Apparao Santhosh" w:date="2021-05-11T14:18:00Z"/>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871"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A6CA135" w14:textId="77777777" w:rsidR="00566B65" w:rsidRDefault="00566B65" w:rsidP="00EF109F">
            <w:pPr>
              <w:spacing w:after="0"/>
              <w:rPr>
                <w:ins w:id="1872"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873"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47130F0" w14:textId="77777777" w:rsidR="00566B65" w:rsidRDefault="00566B65" w:rsidP="00EF109F">
            <w:pPr>
              <w:spacing w:after="0"/>
              <w:rPr>
                <w:ins w:id="1874"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875"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56F5A5B" w14:textId="77777777" w:rsidR="00566B65" w:rsidRDefault="00566B65" w:rsidP="00EF109F">
            <w:pPr>
              <w:spacing w:after="0"/>
              <w:rPr>
                <w:ins w:id="1876"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877"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BEA0F80" w14:textId="77777777" w:rsidR="00566B65" w:rsidRDefault="00566B65" w:rsidP="00EF109F">
            <w:pPr>
              <w:spacing w:after="0"/>
              <w:rPr>
                <w:ins w:id="1878"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879"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D61956B" w14:textId="77777777" w:rsidR="00566B65" w:rsidRDefault="00566B65" w:rsidP="00EF109F">
            <w:pPr>
              <w:spacing w:after="0"/>
              <w:rPr>
                <w:ins w:id="1880"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881"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3ADDD58" w14:textId="77777777" w:rsidR="00566B65" w:rsidRDefault="00566B65" w:rsidP="00EF109F">
            <w:pPr>
              <w:spacing w:after="0"/>
              <w:rPr>
                <w:ins w:id="1882"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883"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0117100" w14:textId="77777777" w:rsidR="00566B65" w:rsidRDefault="00566B65" w:rsidP="00EF109F">
            <w:pPr>
              <w:spacing w:after="0"/>
              <w:jc w:val="center"/>
              <w:textAlignment w:val="center"/>
              <w:rPr>
                <w:ins w:id="1884" w:author="Pragada Venkata Apparao Santhosh" w:date="2021-05-11T14:18:00Z"/>
                <w:rFonts w:ascii="Arial" w:hAnsi="Arial" w:cs="Arial"/>
                <w:sz w:val="36"/>
                <w:szCs w:val="36"/>
              </w:rPr>
            </w:pPr>
            <w:ins w:id="1885" w:author="Pragada Venkata Apparao Santhosh" w:date="2021-05-11T14:18:00Z">
              <w:r>
                <w:rPr>
                  <w:rFonts w:ascii="Calibri" w:hAnsi="Calibri" w:cs="Calibri"/>
                  <w:b/>
                  <w:bCs/>
                  <w:color w:val="000000"/>
                  <w:kern w:val="24"/>
                  <w:sz w:val="14"/>
                  <w:szCs w:val="14"/>
                </w:rPr>
                <w:t>x</w:t>
              </w:r>
            </w:ins>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886"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8290CE7" w14:textId="77777777" w:rsidR="00566B65" w:rsidRDefault="00566B65" w:rsidP="00EF109F">
            <w:pPr>
              <w:rPr>
                <w:ins w:id="1887" w:author="Pragada Venkata Apparao Santhosh" w:date="2021-05-11T14:18:00Z"/>
                <w:rFonts w:ascii="Arial" w:hAnsi="Arial" w:cs="Arial"/>
                <w:sz w:val="36"/>
                <w:szCs w:val="36"/>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888"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9E0D629" w14:textId="77777777" w:rsidR="00566B65" w:rsidRDefault="00566B65" w:rsidP="00EF109F">
            <w:pPr>
              <w:spacing w:after="0"/>
              <w:rPr>
                <w:ins w:id="1889" w:author="Pragada Venkata Apparao Santhosh" w:date="2021-05-11T14:18:00Z"/>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890"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1848703" w14:textId="77777777" w:rsidR="00566B65" w:rsidRDefault="00566B65" w:rsidP="00EF109F">
            <w:pPr>
              <w:spacing w:after="0"/>
              <w:rPr>
                <w:ins w:id="1891" w:author="Pragada Venkata Apparao Santhosh" w:date="2021-05-11T14:18:00Z"/>
                <w:lang w:val="en-IN" w:eastAsia="en-IN"/>
              </w:rPr>
            </w:pPr>
          </w:p>
        </w:tc>
        <w:tc>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892" w:author="Geethanjali A" w:date="2021-05-04T23:03:00Z">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43C46B3" w14:textId="77777777" w:rsidR="00566B65" w:rsidRDefault="00566B65" w:rsidP="00EF109F">
            <w:pPr>
              <w:spacing w:after="0"/>
              <w:rPr>
                <w:ins w:id="1893" w:author="Pragada Venkata Apparao Santhosh" w:date="2021-05-11T14:18:00Z"/>
                <w:lang w:val="en-IN" w:eastAsia="en-IN"/>
              </w:rPr>
            </w:pPr>
          </w:p>
        </w:tc>
        <w:tc>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894" w:author="Geethanjali A" w:date="2021-05-04T23:03:00Z">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770F4E1" w14:textId="77777777" w:rsidR="00566B65" w:rsidRDefault="00566B65" w:rsidP="00EF109F">
            <w:pPr>
              <w:spacing w:after="0"/>
              <w:rPr>
                <w:ins w:id="1895" w:author="Pragada Venkata Apparao Santhosh" w:date="2021-05-11T14:18:00Z"/>
                <w:lang w:val="en-IN" w:eastAsia="en-IN"/>
              </w:rPr>
            </w:pPr>
          </w:p>
        </w:tc>
        <w:tc>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896" w:author="Geethanjali A" w:date="2021-05-04T23:03:00Z">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36F29E4" w14:textId="77777777" w:rsidR="00566B65" w:rsidRDefault="00566B65" w:rsidP="00EF109F">
            <w:pPr>
              <w:spacing w:after="0"/>
              <w:rPr>
                <w:ins w:id="1897" w:author="Pragada Venkata Apparao Santhosh" w:date="2021-05-11T14:18:00Z"/>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898"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AA6D49C" w14:textId="77777777" w:rsidR="00566B65" w:rsidRDefault="00566B65" w:rsidP="00EF109F">
            <w:pPr>
              <w:spacing w:after="0"/>
              <w:rPr>
                <w:ins w:id="1899" w:author="Pragada Venkata Apparao Santhosh" w:date="2021-05-11T14:18:00Z"/>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900"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D375B22" w14:textId="77777777" w:rsidR="00566B65" w:rsidRDefault="00566B65" w:rsidP="00EF109F">
            <w:pPr>
              <w:spacing w:after="0"/>
              <w:rPr>
                <w:ins w:id="1901" w:author="Pragada Venkata Apparao Santhosh" w:date="2021-05-11T14:18:00Z"/>
                <w:lang w:val="en-IN" w:eastAsia="en-IN"/>
              </w:rPr>
            </w:pPr>
          </w:p>
        </w:tc>
        <w:tc>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902" w:author="Geethanjali A" w:date="2021-05-04T23:03:00Z">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FB007DC" w14:textId="77777777" w:rsidR="00566B65" w:rsidRDefault="00566B65" w:rsidP="00EF109F">
            <w:pPr>
              <w:spacing w:after="0"/>
              <w:rPr>
                <w:ins w:id="1903" w:author="Pragada Venkata Apparao Santhosh" w:date="2021-05-11T14:18:00Z"/>
                <w:lang w:val="en-IN" w:eastAsia="en-IN"/>
              </w:rPr>
            </w:pPr>
          </w:p>
        </w:tc>
      </w:tr>
      <w:tr w:rsidR="00566B65" w14:paraId="655B3B55" w14:textId="77777777" w:rsidTr="00EF109F">
        <w:tblPrEx>
          <w:tblW w:w="9755" w:type="dxa"/>
          <w:tblCellMar>
            <w:left w:w="0" w:type="dxa"/>
            <w:right w:w="0" w:type="dxa"/>
          </w:tblCellMar>
          <w:tblLook w:val="0600" w:firstRow="0" w:lastRow="0" w:firstColumn="0" w:lastColumn="0" w:noHBand="1" w:noVBand="1"/>
          <w:tblPrExChange w:id="1904" w:author="Geethanjali A" w:date="2021-05-04T23:03:00Z">
            <w:tblPrEx>
              <w:tblW w:w="9755" w:type="dxa"/>
              <w:tblCellMar>
                <w:left w:w="0" w:type="dxa"/>
                <w:right w:w="0" w:type="dxa"/>
              </w:tblCellMar>
              <w:tblLook w:val="0600" w:firstRow="0" w:lastRow="0" w:firstColumn="0" w:lastColumn="0" w:noHBand="1" w:noVBand="1"/>
            </w:tblPrEx>
          </w:tblPrExChange>
        </w:tblPrEx>
        <w:trPr>
          <w:gridAfter w:val="1"/>
          <w:wAfter w:w="15" w:type="dxa"/>
          <w:trHeight w:val="340"/>
          <w:ins w:id="1905" w:author="Pragada Venkata Apparao Santhosh" w:date="2021-05-11T14:18:00Z"/>
          <w:trPrChange w:id="1906" w:author="Geethanjali A" w:date="2021-05-04T23:03:00Z">
            <w:trPr>
              <w:wAfter w:w="15" w:type="dxa"/>
              <w:trHeight w:val="744"/>
            </w:trPr>
          </w:trPrChange>
        </w:trPr>
        <w:tc>
          <w:tcPr>
            <w:tcW w:w="260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907" w:author="Geethanjali A" w:date="2021-05-04T23:03:00Z">
              <w:tcPr>
                <w:tcW w:w="2603" w:type="dxa"/>
                <w:gridSpan w:val="33"/>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6F0799E" w14:textId="77777777" w:rsidR="00566B65" w:rsidRDefault="00566B65" w:rsidP="00EF109F">
            <w:pPr>
              <w:spacing w:after="0"/>
              <w:textAlignment w:val="center"/>
              <w:rPr>
                <w:ins w:id="1908" w:author="Pragada Venkata Apparao Santhosh" w:date="2021-05-11T14:18:00Z"/>
                <w:rFonts w:ascii="Arial" w:hAnsi="Arial" w:cs="Arial"/>
                <w:sz w:val="36"/>
                <w:szCs w:val="36"/>
              </w:rPr>
            </w:pPr>
            <w:ins w:id="1909" w:author="Pragada Venkata Apparao Santhosh" w:date="2021-05-11T14:18:00Z">
              <w:r>
                <w:rPr>
                  <w:rFonts w:ascii="Calibri" w:hAnsi="Calibri" w:cs="Calibri"/>
                  <w:b/>
                  <w:bCs/>
                  <w:color w:val="000000"/>
                  <w:kern w:val="24"/>
                  <w:sz w:val="12"/>
                  <w:szCs w:val="12"/>
                </w:rPr>
                <w:t>Transient Immunity of supply lines or Sensor Lines – Coupling Clamp (CCC)</w:t>
              </w:r>
            </w:ins>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910" w:author="Geethanjali A" w:date="2021-05-04T23:03:00Z">
              <w:tcPr>
                <w:tcW w:w="164" w:type="dxa"/>
                <w:gridSpan w:val="2"/>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2766BC1" w14:textId="77777777" w:rsidR="00566B65" w:rsidRDefault="00566B65" w:rsidP="00EF109F">
            <w:pPr>
              <w:rPr>
                <w:ins w:id="1911" w:author="Pragada Venkata Apparao Santhosh" w:date="2021-05-11T14:18:00Z"/>
                <w:rFonts w:ascii="Arial" w:hAnsi="Arial" w:cs="Arial"/>
                <w:sz w:val="36"/>
                <w:szCs w:val="36"/>
              </w:rPr>
            </w:pP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912" w:author="Geethanjali A" w:date="2021-05-04T23:03:00Z">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4109E49" w14:textId="77777777" w:rsidR="00566B65" w:rsidRDefault="00566B65" w:rsidP="00EF109F">
            <w:pPr>
              <w:spacing w:after="0"/>
              <w:jc w:val="center"/>
              <w:textAlignment w:val="center"/>
              <w:rPr>
                <w:ins w:id="1913" w:author="Pragada Venkata Apparao Santhosh" w:date="2021-05-11T14:18:00Z"/>
                <w:rFonts w:ascii="Arial" w:hAnsi="Arial" w:cs="Arial"/>
                <w:sz w:val="36"/>
                <w:szCs w:val="36"/>
              </w:rPr>
            </w:pPr>
            <w:ins w:id="1914" w:author="Pragada Venkata Apparao Santhosh" w:date="2021-05-11T14:18:00Z">
              <w:r>
                <w:rPr>
                  <w:rFonts w:ascii="Calibri" w:hAnsi="Calibri" w:cs="Calibri"/>
                  <w:b/>
                  <w:bCs/>
                  <w:color w:val="000000"/>
                  <w:kern w:val="24"/>
                  <w:sz w:val="14"/>
                  <w:szCs w:val="14"/>
                </w:rPr>
                <w:t>x</w:t>
              </w:r>
            </w:ins>
          </w:p>
        </w:tc>
        <w:tc>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915" w:author="Geethanjali A" w:date="2021-05-04T23:03:00Z">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C9521D2" w14:textId="77777777" w:rsidR="00566B65" w:rsidRDefault="00566B65" w:rsidP="00EF109F">
            <w:pPr>
              <w:spacing w:after="0"/>
              <w:jc w:val="center"/>
              <w:textAlignment w:val="center"/>
              <w:rPr>
                <w:ins w:id="1916" w:author="Pragada Venkata Apparao Santhosh" w:date="2021-05-11T14:18:00Z"/>
                <w:rFonts w:ascii="Arial" w:hAnsi="Arial" w:cs="Arial"/>
                <w:sz w:val="36"/>
                <w:szCs w:val="36"/>
              </w:rPr>
            </w:pPr>
            <w:ins w:id="1917" w:author="Pragada Venkata Apparao Santhosh" w:date="2021-05-11T14:18:00Z">
              <w:r>
                <w:rPr>
                  <w:rFonts w:ascii="Calibri" w:hAnsi="Calibri" w:cs="Calibri"/>
                  <w:b/>
                  <w:bCs/>
                  <w:color w:val="000000"/>
                  <w:kern w:val="24"/>
                  <w:sz w:val="14"/>
                  <w:szCs w:val="14"/>
                </w:rPr>
                <w:t>x</w:t>
              </w:r>
            </w:ins>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918"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03F6430" w14:textId="77777777" w:rsidR="00566B65" w:rsidRDefault="00566B65" w:rsidP="00EF109F">
            <w:pPr>
              <w:rPr>
                <w:ins w:id="1919" w:author="Pragada Venkata Apparao Santhosh" w:date="2021-05-11T14:18:00Z"/>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920"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AF33252" w14:textId="77777777" w:rsidR="00566B65" w:rsidRDefault="00566B65" w:rsidP="00EF109F">
            <w:pPr>
              <w:spacing w:after="0"/>
              <w:jc w:val="center"/>
              <w:textAlignment w:val="center"/>
              <w:rPr>
                <w:ins w:id="1921" w:author="Pragada Venkata Apparao Santhosh" w:date="2021-05-11T14:18:00Z"/>
                <w:rFonts w:ascii="Arial" w:hAnsi="Arial" w:cs="Arial"/>
                <w:sz w:val="36"/>
                <w:szCs w:val="36"/>
              </w:rPr>
            </w:pPr>
            <w:ins w:id="1922" w:author="Pragada Venkata Apparao Santhosh" w:date="2021-05-11T14:18:00Z">
              <w:r>
                <w:rPr>
                  <w:rFonts w:ascii="Calibri" w:hAnsi="Calibri" w:cs="Calibri"/>
                  <w:b/>
                  <w:bCs/>
                  <w:color w:val="000000"/>
                  <w:kern w:val="24"/>
                  <w:sz w:val="14"/>
                  <w:szCs w:val="14"/>
                </w:rPr>
                <w:t>x</w:t>
              </w:r>
            </w:ins>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923"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EDE460F" w14:textId="77777777" w:rsidR="00566B65" w:rsidRDefault="00566B65" w:rsidP="00EF109F">
            <w:pPr>
              <w:spacing w:after="0"/>
              <w:jc w:val="center"/>
              <w:textAlignment w:val="center"/>
              <w:rPr>
                <w:ins w:id="1924" w:author="Pragada Venkata Apparao Santhosh" w:date="2021-05-11T14:18:00Z"/>
                <w:rFonts w:ascii="Arial" w:hAnsi="Arial" w:cs="Arial"/>
                <w:sz w:val="36"/>
                <w:szCs w:val="36"/>
              </w:rPr>
            </w:pPr>
            <w:ins w:id="1925" w:author="Pragada Venkata Apparao Santhosh" w:date="2021-05-11T14:18:00Z">
              <w:r>
                <w:rPr>
                  <w:rFonts w:ascii="Calibri" w:hAnsi="Calibri" w:cs="Calibri"/>
                  <w:b/>
                  <w:bCs/>
                  <w:color w:val="000000"/>
                  <w:kern w:val="24"/>
                  <w:sz w:val="14"/>
                  <w:szCs w:val="14"/>
                </w:rPr>
                <w:t>x</w:t>
              </w:r>
            </w:ins>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926"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032A69C" w14:textId="77777777" w:rsidR="00566B65" w:rsidRDefault="00566B65" w:rsidP="00EF109F">
            <w:pPr>
              <w:spacing w:after="0"/>
              <w:jc w:val="center"/>
              <w:textAlignment w:val="center"/>
              <w:rPr>
                <w:ins w:id="1927" w:author="Pragada Venkata Apparao Santhosh" w:date="2021-05-11T14:18:00Z"/>
                <w:rFonts w:ascii="Arial" w:hAnsi="Arial" w:cs="Arial"/>
                <w:sz w:val="36"/>
                <w:szCs w:val="36"/>
              </w:rPr>
            </w:pPr>
            <w:ins w:id="1928" w:author="Pragada Venkata Apparao Santhosh" w:date="2021-05-11T14:18:00Z">
              <w:r>
                <w:rPr>
                  <w:rFonts w:ascii="Calibri" w:hAnsi="Calibri" w:cs="Calibri"/>
                  <w:b/>
                  <w:bCs/>
                  <w:color w:val="000000"/>
                  <w:kern w:val="24"/>
                  <w:sz w:val="14"/>
                  <w:szCs w:val="14"/>
                </w:rPr>
                <w:t>x</w:t>
              </w:r>
            </w:ins>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929"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22E7D93" w14:textId="77777777" w:rsidR="00566B65" w:rsidRDefault="00566B65" w:rsidP="00EF109F">
            <w:pPr>
              <w:rPr>
                <w:ins w:id="1930" w:author="Pragada Venkata Apparao Santhosh" w:date="2021-05-11T14:18:00Z"/>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931"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C942E24" w14:textId="77777777" w:rsidR="00566B65" w:rsidRDefault="00566B65" w:rsidP="00EF109F">
            <w:pPr>
              <w:spacing w:after="0"/>
              <w:jc w:val="center"/>
              <w:textAlignment w:val="center"/>
              <w:rPr>
                <w:ins w:id="1932" w:author="Pragada Venkata Apparao Santhosh" w:date="2021-05-11T14:18:00Z"/>
                <w:rFonts w:ascii="Arial" w:hAnsi="Arial" w:cs="Arial"/>
                <w:sz w:val="36"/>
                <w:szCs w:val="36"/>
              </w:rPr>
            </w:pPr>
            <w:ins w:id="1933" w:author="Pragada Venkata Apparao Santhosh" w:date="2021-05-11T14:18:00Z">
              <w:r>
                <w:rPr>
                  <w:rFonts w:ascii="Calibri" w:hAnsi="Calibri" w:cs="Calibri"/>
                  <w:b/>
                  <w:bCs/>
                  <w:color w:val="000000"/>
                  <w:kern w:val="24"/>
                  <w:sz w:val="14"/>
                  <w:szCs w:val="14"/>
                </w:rPr>
                <w:t>x</w:t>
              </w:r>
            </w:ins>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934"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BBB0EB2" w14:textId="77777777" w:rsidR="00566B65" w:rsidRDefault="00566B65" w:rsidP="00EF109F">
            <w:pPr>
              <w:rPr>
                <w:ins w:id="1935" w:author="Pragada Venkata Apparao Santhosh" w:date="2021-05-11T14:18:00Z"/>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936"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22F80A2" w14:textId="77777777" w:rsidR="00566B65" w:rsidRDefault="00566B65" w:rsidP="00EF109F">
            <w:pPr>
              <w:spacing w:after="0"/>
              <w:jc w:val="center"/>
              <w:textAlignment w:val="center"/>
              <w:rPr>
                <w:ins w:id="1937" w:author="Pragada Venkata Apparao Santhosh" w:date="2021-05-11T14:18:00Z"/>
                <w:rFonts w:ascii="Arial" w:hAnsi="Arial" w:cs="Arial"/>
                <w:sz w:val="36"/>
                <w:szCs w:val="36"/>
              </w:rPr>
            </w:pPr>
            <w:ins w:id="1938" w:author="Pragada Venkata Apparao Santhosh" w:date="2021-05-11T14:18:00Z">
              <w:r>
                <w:rPr>
                  <w:rFonts w:ascii="Calibri" w:hAnsi="Calibri" w:cs="Calibri"/>
                  <w:b/>
                  <w:bCs/>
                  <w:color w:val="000000"/>
                  <w:kern w:val="24"/>
                  <w:sz w:val="14"/>
                  <w:szCs w:val="14"/>
                </w:rPr>
                <w:t>x</w:t>
              </w:r>
            </w:ins>
          </w:p>
        </w:tc>
        <w:tc>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939" w:author="Geethanjali A" w:date="2021-05-04T23:03:00Z">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36682A6" w14:textId="77777777" w:rsidR="00566B65" w:rsidRDefault="00566B65" w:rsidP="00EF109F">
            <w:pPr>
              <w:rPr>
                <w:ins w:id="1940" w:author="Pragada Venkata Apparao Santhosh" w:date="2021-05-11T14:18:00Z"/>
                <w:rFonts w:ascii="Arial" w:hAnsi="Arial" w:cs="Arial"/>
                <w:sz w:val="36"/>
                <w:szCs w:val="36"/>
              </w:rPr>
            </w:pPr>
          </w:p>
        </w:tc>
        <w:tc>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941" w:author="Geethanjali A" w:date="2021-05-04T23:03:00Z">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EAECBD5" w14:textId="77777777" w:rsidR="00566B65" w:rsidRDefault="00566B65" w:rsidP="00EF109F">
            <w:pPr>
              <w:spacing w:after="0"/>
              <w:rPr>
                <w:ins w:id="1942" w:author="Pragada Venkata Apparao Santhosh" w:date="2021-05-11T14:18:00Z"/>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943"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2CE86B0" w14:textId="77777777" w:rsidR="00566B65" w:rsidRDefault="00566B65" w:rsidP="00EF109F">
            <w:pPr>
              <w:spacing w:after="0"/>
              <w:rPr>
                <w:ins w:id="1944" w:author="Pragada Venkata Apparao Santhosh" w:date="2021-05-11T14:18:00Z"/>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945"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81205BF" w14:textId="77777777" w:rsidR="00566B65" w:rsidRDefault="00566B65" w:rsidP="00EF109F">
            <w:pPr>
              <w:spacing w:after="0"/>
              <w:rPr>
                <w:ins w:id="1946"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947"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6735B4F" w14:textId="77777777" w:rsidR="00566B65" w:rsidRDefault="00566B65" w:rsidP="00EF109F">
            <w:pPr>
              <w:spacing w:after="0"/>
              <w:rPr>
                <w:ins w:id="1948"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949"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282C754" w14:textId="77777777" w:rsidR="00566B65" w:rsidRDefault="00566B65" w:rsidP="00EF109F">
            <w:pPr>
              <w:spacing w:after="0"/>
              <w:rPr>
                <w:ins w:id="1950"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951"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E25D55B" w14:textId="77777777" w:rsidR="00566B65" w:rsidRDefault="00566B65" w:rsidP="00EF109F">
            <w:pPr>
              <w:spacing w:after="0"/>
              <w:rPr>
                <w:ins w:id="1952"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953"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C76D701" w14:textId="77777777" w:rsidR="00566B65" w:rsidRDefault="00566B65" w:rsidP="00EF109F">
            <w:pPr>
              <w:spacing w:after="0"/>
              <w:rPr>
                <w:ins w:id="1954"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955"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6231E1F" w14:textId="77777777" w:rsidR="00566B65" w:rsidRDefault="00566B65" w:rsidP="00EF109F">
            <w:pPr>
              <w:spacing w:after="0"/>
              <w:rPr>
                <w:ins w:id="1956"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957"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C478684" w14:textId="77777777" w:rsidR="00566B65" w:rsidRDefault="00566B65" w:rsidP="00EF109F">
            <w:pPr>
              <w:spacing w:after="0"/>
              <w:jc w:val="center"/>
              <w:textAlignment w:val="center"/>
              <w:rPr>
                <w:ins w:id="1958" w:author="Pragada Venkata Apparao Santhosh" w:date="2021-05-11T14:18:00Z"/>
                <w:rFonts w:ascii="Arial" w:hAnsi="Arial" w:cs="Arial"/>
                <w:sz w:val="36"/>
                <w:szCs w:val="36"/>
              </w:rPr>
            </w:pPr>
            <w:ins w:id="1959" w:author="Pragada Venkata Apparao Santhosh" w:date="2021-05-11T14:18:00Z">
              <w:r>
                <w:rPr>
                  <w:rFonts w:ascii="Calibri" w:hAnsi="Calibri" w:cs="Calibri"/>
                  <w:b/>
                  <w:bCs/>
                  <w:color w:val="000000"/>
                  <w:kern w:val="24"/>
                  <w:sz w:val="14"/>
                  <w:szCs w:val="14"/>
                </w:rPr>
                <w:t>x</w:t>
              </w:r>
            </w:ins>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960"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F006E71" w14:textId="77777777" w:rsidR="00566B65" w:rsidRDefault="00566B65" w:rsidP="00EF109F">
            <w:pPr>
              <w:rPr>
                <w:ins w:id="1961" w:author="Pragada Venkata Apparao Santhosh" w:date="2021-05-11T14:18:00Z"/>
                <w:rFonts w:ascii="Arial" w:hAnsi="Arial" w:cs="Arial"/>
                <w:sz w:val="36"/>
                <w:szCs w:val="36"/>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962"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E999B87" w14:textId="77777777" w:rsidR="00566B65" w:rsidRDefault="00566B65" w:rsidP="00EF109F">
            <w:pPr>
              <w:spacing w:after="0"/>
              <w:rPr>
                <w:ins w:id="1963" w:author="Pragada Venkata Apparao Santhosh" w:date="2021-05-11T14:18:00Z"/>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964"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5F03F8C" w14:textId="77777777" w:rsidR="00566B65" w:rsidRDefault="00566B65" w:rsidP="00EF109F">
            <w:pPr>
              <w:spacing w:after="0"/>
              <w:rPr>
                <w:ins w:id="1965" w:author="Pragada Venkata Apparao Santhosh" w:date="2021-05-11T14:18:00Z"/>
                <w:lang w:val="en-IN" w:eastAsia="en-IN"/>
              </w:rPr>
            </w:pPr>
          </w:p>
        </w:tc>
        <w:tc>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966" w:author="Geethanjali A" w:date="2021-05-04T23:03:00Z">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CC2857E" w14:textId="77777777" w:rsidR="00566B65" w:rsidRDefault="00566B65" w:rsidP="00EF109F">
            <w:pPr>
              <w:spacing w:after="0"/>
              <w:rPr>
                <w:ins w:id="1967" w:author="Pragada Venkata Apparao Santhosh" w:date="2021-05-11T14:18:00Z"/>
                <w:lang w:val="en-IN" w:eastAsia="en-IN"/>
              </w:rPr>
            </w:pPr>
          </w:p>
        </w:tc>
        <w:tc>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968" w:author="Geethanjali A" w:date="2021-05-04T23:03:00Z">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D883658" w14:textId="77777777" w:rsidR="00566B65" w:rsidRDefault="00566B65" w:rsidP="00EF109F">
            <w:pPr>
              <w:spacing w:after="0"/>
              <w:rPr>
                <w:ins w:id="1969" w:author="Pragada Venkata Apparao Santhosh" w:date="2021-05-11T14:18:00Z"/>
                <w:lang w:val="en-IN" w:eastAsia="en-IN"/>
              </w:rPr>
            </w:pPr>
          </w:p>
        </w:tc>
        <w:tc>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970" w:author="Geethanjali A" w:date="2021-05-04T23:03:00Z">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D99CCAC" w14:textId="77777777" w:rsidR="00566B65" w:rsidRDefault="00566B65" w:rsidP="00EF109F">
            <w:pPr>
              <w:spacing w:after="0"/>
              <w:rPr>
                <w:ins w:id="1971" w:author="Pragada Venkata Apparao Santhosh" w:date="2021-05-11T14:18:00Z"/>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972"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04DC251" w14:textId="77777777" w:rsidR="00566B65" w:rsidRDefault="00566B65" w:rsidP="00EF109F">
            <w:pPr>
              <w:spacing w:after="0"/>
              <w:rPr>
                <w:ins w:id="1973" w:author="Pragada Venkata Apparao Santhosh" w:date="2021-05-11T14:18:00Z"/>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974"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224838F" w14:textId="77777777" w:rsidR="00566B65" w:rsidRDefault="00566B65" w:rsidP="00EF109F">
            <w:pPr>
              <w:spacing w:after="0"/>
              <w:rPr>
                <w:ins w:id="1975" w:author="Pragada Venkata Apparao Santhosh" w:date="2021-05-11T14:18:00Z"/>
                <w:lang w:val="en-IN" w:eastAsia="en-IN"/>
              </w:rPr>
            </w:pPr>
          </w:p>
        </w:tc>
        <w:tc>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976" w:author="Geethanjali A" w:date="2021-05-04T23:03:00Z">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DD7A82A" w14:textId="77777777" w:rsidR="00566B65" w:rsidRDefault="00566B65" w:rsidP="00EF109F">
            <w:pPr>
              <w:spacing w:after="0"/>
              <w:rPr>
                <w:ins w:id="1977" w:author="Pragada Venkata Apparao Santhosh" w:date="2021-05-11T14:18:00Z"/>
                <w:lang w:val="en-IN" w:eastAsia="en-IN"/>
              </w:rPr>
            </w:pPr>
          </w:p>
        </w:tc>
      </w:tr>
      <w:tr w:rsidR="00566B65" w14:paraId="6EEE9836" w14:textId="77777777" w:rsidTr="00EF109F">
        <w:tblPrEx>
          <w:tblW w:w="9755" w:type="dxa"/>
          <w:tblCellMar>
            <w:left w:w="0" w:type="dxa"/>
            <w:right w:w="0" w:type="dxa"/>
          </w:tblCellMar>
          <w:tblLook w:val="0600" w:firstRow="0" w:lastRow="0" w:firstColumn="0" w:lastColumn="0" w:noHBand="1" w:noVBand="1"/>
          <w:tblPrExChange w:id="1978" w:author="Geethanjali A" w:date="2021-05-04T23:03:00Z">
            <w:tblPrEx>
              <w:tblW w:w="9755" w:type="dxa"/>
              <w:tblCellMar>
                <w:left w:w="0" w:type="dxa"/>
                <w:right w:w="0" w:type="dxa"/>
              </w:tblCellMar>
              <w:tblLook w:val="0600" w:firstRow="0" w:lastRow="0" w:firstColumn="0" w:lastColumn="0" w:noHBand="1" w:noVBand="1"/>
            </w:tblPrEx>
          </w:tblPrExChange>
        </w:tblPrEx>
        <w:trPr>
          <w:gridAfter w:val="1"/>
          <w:wAfter w:w="15" w:type="dxa"/>
          <w:trHeight w:val="423"/>
          <w:ins w:id="1979" w:author="Pragada Venkata Apparao Santhosh" w:date="2021-05-11T14:18:00Z"/>
          <w:trPrChange w:id="1980" w:author="Geethanjali A" w:date="2021-05-04T23:03:00Z">
            <w:trPr>
              <w:wAfter w:w="15" w:type="dxa"/>
              <w:trHeight w:val="744"/>
            </w:trPr>
          </w:trPrChange>
        </w:trPr>
        <w:tc>
          <w:tcPr>
            <w:tcW w:w="260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981" w:author="Geethanjali A" w:date="2021-05-04T23:03:00Z">
              <w:tcPr>
                <w:tcW w:w="2603" w:type="dxa"/>
                <w:gridSpan w:val="33"/>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800282F" w14:textId="77777777" w:rsidR="00566B65" w:rsidRDefault="00566B65" w:rsidP="00EF109F">
            <w:pPr>
              <w:spacing w:after="0"/>
              <w:textAlignment w:val="center"/>
              <w:rPr>
                <w:ins w:id="1982" w:author="Pragada Venkata Apparao Santhosh" w:date="2021-05-11T14:18:00Z"/>
                <w:rFonts w:ascii="Arial" w:hAnsi="Arial" w:cs="Arial"/>
                <w:sz w:val="36"/>
                <w:szCs w:val="36"/>
              </w:rPr>
            </w:pPr>
            <w:ins w:id="1983" w:author="Pragada Venkata Apparao Santhosh" w:date="2021-05-11T14:18:00Z">
              <w:r>
                <w:rPr>
                  <w:rFonts w:ascii="Calibri" w:hAnsi="Calibri" w:cs="Calibri"/>
                  <w:b/>
                  <w:bCs/>
                  <w:color w:val="000000"/>
                  <w:kern w:val="24"/>
                  <w:sz w:val="12"/>
                  <w:szCs w:val="12"/>
                </w:rPr>
                <w:t>Transient Immunity of supply lines or Sensor Lines - Direct Capacitive Coupling (DCC)</w:t>
              </w:r>
            </w:ins>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984" w:author="Geethanjali A" w:date="2021-05-04T23:03:00Z">
              <w:tcPr>
                <w:tcW w:w="164" w:type="dxa"/>
                <w:gridSpan w:val="2"/>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9127A07" w14:textId="77777777" w:rsidR="00566B65" w:rsidRDefault="00566B65" w:rsidP="00EF109F">
            <w:pPr>
              <w:rPr>
                <w:ins w:id="1985" w:author="Pragada Venkata Apparao Santhosh" w:date="2021-05-11T14:18:00Z"/>
                <w:rFonts w:ascii="Arial" w:hAnsi="Arial" w:cs="Arial"/>
                <w:sz w:val="36"/>
                <w:szCs w:val="36"/>
              </w:rPr>
            </w:pP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986" w:author="Geethanjali A" w:date="2021-05-04T23:03:00Z">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4E02833" w14:textId="77777777" w:rsidR="00566B65" w:rsidRDefault="00566B65" w:rsidP="00EF109F">
            <w:pPr>
              <w:spacing w:after="0"/>
              <w:jc w:val="center"/>
              <w:textAlignment w:val="center"/>
              <w:rPr>
                <w:ins w:id="1987" w:author="Pragada Venkata Apparao Santhosh" w:date="2021-05-11T14:18:00Z"/>
                <w:rFonts w:ascii="Arial" w:hAnsi="Arial" w:cs="Arial"/>
                <w:sz w:val="36"/>
                <w:szCs w:val="36"/>
              </w:rPr>
            </w:pPr>
            <w:ins w:id="1988" w:author="Pragada Venkata Apparao Santhosh" w:date="2021-05-11T14:18:00Z">
              <w:r>
                <w:rPr>
                  <w:rFonts w:ascii="Calibri" w:hAnsi="Calibri" w:cs="Calibri"/>
                  <w:b/>
                  <w:bCs/>
                  <w:color w:val="000000"/>
                  <w:kern w:val="24"/>
                  <w:sz w:val="14"/>
                  <w:szCs w:val="14"/>
                </w:rPr>
                <w:t>x</w:t>
              </w:r>
            </w:ins>
          </w:p>
        </w:tc>
        <w:tc>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989" w:author="Geethanjali A" w:date="2021-05-04T23:03:00Z">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672F534" w14:textId="77777777" w:rsidR="00566B65" w:rsidRDefault="00566B65" w:rsidP="00EF109F">
            <w:pPr>
              <w:spacing w:after="0"/>
              <w:jc w:val="center"/>
              <w:textAlignment w:val="center"/>
              <w:rPr>
                <w:ins w:id="1990" w:author="Pragada Venkata Apparao Santhosh" w:date="2021-05-11T14:18:00Z"/>
                <w:rFonts w:ascii="Arial" w:hAnsi="Arial" w:cs="Arial"/>
                <w:sz w:val="36"/>
                <w:szCs w:val="36"/>
              </w:rPr>
            </w:pPr>
            <w:ins w:id="1991" w:author="Pragada Venkata Apparao Santhosh" w:date="2021-05-11T14:18:00Z">
              <w:r>
                <w:rPr>
                  <w:rFonts w:ascii="Calibri" w:hAnsi="Calibri" w:cs="Calibri"/>
                  <w:b/>
                  <w:bCs/>
                  <w:color w:val="000000"/>
                  <w:kern w:val="24"/>
                  <w:sz w:val="14"/>
                  <w:szCs w:val="14"/>
                </w:rPr>
                <w:t>x</w:t>
              </w:r>
            </w:ins>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992"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335D370" w14:textId="77777777" w:rsidR="00566B65" w:rsidRDefault="00566B65" w:rsidP="00EF109F">
            <w:pPr>
              <w:rPr>
                <w:ins w:id="1993" w:author="Pragada Venkata Apparao Santhosh" w:date="2021-05-11T14:18:00Z"/>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994"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2FD39CB" w14:textId="77777777" w:rsidR="00566B65" w:rsidRDefault="00566B65" w:rsidP="00EF109F">
            <w:pPr>
              <w:spacing w:after="0"/>
              <w:jc w:val="center"/>
              <w:textAlignment w:val="center"/>
              <w:rPr>
                <w:ins w:id="1995" w:author="Pragada Venkata Apparao Santhosh" w:date="2021-05-11T14:18:00Z"/>
                <w:rFonts w:ascii="Arial" w:hAnsi="Arial" w:cs="Arial"/>
                <w:sz w:val="36"/>
                <w:szCs w:val="36"/>
              </w:rPr>
            </w:pPr>
            <w:ins w:id="1996" w:author="Pragada Venkata Apparao Santhosh" w:date="2021-05-11T14:18:00Z">
              <w:r>
                <w:rPr>
                  <w:rFonts w:ascii="Calibri" w:hAnsi="Calibri" w:cs="Calibri"/>
                  <w:b/>
                  <w:bCs/>
                  <w:color w:val="000000"/>
                  <w:kern w:val="24"/>
                  <w:sz w:val="14"/>
                  <w:szCs w:val="14"/>
                </w:rPr>
                <w:t>x</w:t>
              </w:r>
            </w:ins>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997"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79EECE0" w14:textId="77777777" w:rsidR="00566B65" w:rsidRDefault="00566B65" w:rsidP="00EF109F">
            <w:pPr>
              <w:rPr>
                <w:ins w:id="1998" w:author="Pragada Venkata Apparao Santhosh" w:date="2021-05-11T14:18:00Z"/>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999"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6F215D4" w14:textId="77777777" w:rsidR="00566B65" w:rsidRDefault="00566B65" w:rsidP="00EF109F">
            <w:pPr>
              <w:spacing w:after="0"/>
              <w:rPr>
                <w:ins w:id="2000" w:author="Pragada Venkata Apparao Santhosh" w:date="2021-05-11T14:18:00Z"/>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001"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03C58A7" w14:textId="77777777" w:rsidR="00566B65" w:rsidRDefault="00566B65" w:rsidP="00EF109F">
            <w:pPr>
              <w:spacing w:after="0"/>
              <w:rPr>
                <w:ins w:id="2002" w:author="Pragada Venkata Apparao Santhosh" w:date="2021-05-11T14:18:00Z"/>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003"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621FB6C" w14:textId="77777777" w:rsidR="00566B65" w:rsidRDefault="00566B65" w:rsidP="00EF109F">
            <w:pPr>
              <w:spacing w:after="0"/>
              <w:rPr>
                <w:ins w:id="2004" w:author="Pragada Venkata Apparao Santhosh" w:date="2021-05-11T14:18:00Z"/>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005"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0B748B4" w14:textId="77777777" w:rsidR="00566B65" w:rsidRDefault="00566B65" w:rsidP="00EF109F">
            <w:pPr>
              <w:spacing w:after="0"/>
              <w:rPr>
                <w:ins w:id="2006" w:author="Pragada Venkata Apparao Santhosh" w:date="2021-05-11T14:18:00Z"/>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007"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26D25DD" w14:textId="77777777" w:rsidR="00566B65" w:rsidRDefault="00566B65" w:rsidP="00EF109F">
            <w:pPr>
              <w:spacing w:after="0"/>
              <w:jc w:val="center"/>
              <w:textAlignment w:val="center"/>
              <w:rPr>
                <w:ins w:id="2008" w:author="Pragada Venkata Apparao Santhosh" w:date="2021-05-11T14:18:00Z"/>
                <w:rFonts w:ascii="Arial" w:hAnsi="Arial" w:cs="Arial"/>
                <w:sz w:val="36"/>
                <w:szCs w:val="36"/>
              </w:rPr>
            </w:pPr>
            <w:ins w:id="2009" w:author="Pragada Venkata Apparao Santhosh" w:date="2021-05-11T14:18:00Z">
              <w:r>
                <w:rPr>
                  <w:rFonts w:ascii="Calibri" w:hAnsi="Calibri" w:cs="Calibri"/>
                  <w:b/>
                  <w:bCs/>
                  <w:color w:val="000000"/>
                  <w:kern w:val="24"/>
                  <w:sz w:val="14"/>
                  <w:szCs w:val="14"/>
                </w:rPr>
                <w:t>x</w:t>
              </w:r>
            </w:ins>
          </w:p>
        </w:tc>
        <w:tc>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010" w:author="Geethanjali A" w:date="2021-05-04T23:03:00Z">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0526E84" w14:textId="77777777" w:rsidR="00566B65" w:rsidRDefault="00566B65" w:rsidP="00EF109F">
            <w:pPr>
              <w:rPr>
                <w:ins w:id="2011" w:author="Pragada Venkata Apparao Santhosh" w:date="2021-05-11T14:18:00Z"/>
                <w:rFonts w:ascii="Arial" w:hAnsi="Arial" w:cs="Arial"/>
                <w:sz w:val="36"/>
                <w:szCs w:val="36"/>
              </w:rPr>
            </w:pPr>
          </w:p>
        </w:tc>
        <w:tc>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012" w:author="Geethanjali A" w:date="2021-05-04T23:03:00Z">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566B8FD" w14:textId="77777777" w:rsidR="00566B65" w:rsidRDefault="00566B65" w:rsidP="00EF109F">
            <w:pPr>
              <w:spacing w:after="0"/>
              <w:rPr>
                <w:ins w:id="2013" w:author="Pragada Venkata Apparao Santhosh" w:date="2021-05-11T14:18:00Z"/>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014"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0D37F46" w14:textId="77777777" w:rsidR="00566B65" w:rsidRDefault="00566B65" w:rsidP="00EF109F">
            <w:pPr>
              <w:spacing w:after="0"/>
              <w:rPr>
                <w:ins w:id="2015" w:author="Pragada Venkata Apparao Santhosh" w:date="2021-05-11T14:18:00Z"/>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016"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CC69790" w14:textId="77777777" w:rsidR="00566B65" w:rsidRDefault="00566B65" w:rsidP="00EF109F">
            <w:pPr>
              <w:spacing w:after="0"/>
              <w:rPr>
                <w:ins w:id="2017"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018"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9B16852" w14:textId="77777777" w:rsidR="00566B65" w:rsidRDefault="00566B65" w:rsidP="00EF109F">
            <w:pPr>
              <w:spacing w:after="0"/>
              <w:rPr>
                <w:ins w:id="2019"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020"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5FBF91D" w14:textId="77777777" w:rsidR="00566B65" w:rsidRDefault="00566B65" w:rsidP="00EF109F">
            <w:pPr>
              <w:spacing w:after="0"/>
              <w:rPr>
                <w:ins w:id="2021"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022"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E90B9E2" w14:textId="77777777" w:rsidR="00566B65" w:rsidRDefault="00566B65" w:rsidP="00EF109F">
            <w:pPr>
              <w:spacing w:after="0"/>
              <w:rPr>
                <w:ins w:id="2023"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024"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137DF9A" w14:textId="77777777" w:rsidR="00566B65" w:rsidRDefault="00566B65" w:rsidP="00EF109F">
            <w:pPr>
              <w:spacing w:after="0"/>
              <w:jc w:val="center"/>
              <w:textAlignment w:val="center"/>
              <w:rPr>
                <w:ins w:id="2025" w:author="Pragada Venkata Apparao Santhosh" w:date="2021-05-11T14:18:00Z"/>
                <w:rFonts w:ascii="Arial" w:hAnsi="Arial" w:cs="Arial"/>
                <w:sz w:val="36"/>
                <w:szCs w:val="36"/>
              </w:rPr>
            </w:pPr>
            <w:ins w:id="2026" w:author="Pragada Venkata Apparao Santhosh" w:date="2021-05-11T14:18:00Z">
              <w:r>
                <w:rPr>
                  <w:rFonts w:ascii="Calibri" w:hAnsi="Calibri" w:cs="Calibri"/>
                  <w:b/>
                  <w:bCs/>
                  <w:color w:val="000000"/>
                  <w:kern w:val="24"/>
                  <w:sz w:val="14"/>
                  <w:szCs w:val="14"/>
                </w:rPr>
                <w:t>x</w:t>
              </w:r>
            </w:ins>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027"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78A023E" w14:textId="77777777" w:rsidR="00566B65" w:rsidRDefault="00566B65" w:rsidP="00EF109F">
            <w:pPr>
              <w:rPr>
                <w:ins w:id="2028" w:author="Pragada Venkata Apparao Santhosh" w:date="2021-05-11T14:18:00Z"/>
                <w:rFonts w:ascii="Arial" w:hAnsi="Arial" w:cs="Arial"/>
                <w:sz w:val="36"/>
                <w:szCs w:val="36"/>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029"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484E28F" w14:textId="77777777" w:rsidR="00566B65" w:rsidRDefault="00566B65" w:rsidP="00EF109F">
            <w:pPr>
              <w:spacing w:after="0"/>
              <w:jc w:val="center"/>
              <w:textAlignment w:val="center"/>
              <w:rPr>
                <w:ins w:id="2030" w:author="Pragada Venkata Apparao Santhosh" w:date="2021-05-11T14:18:00Z"/>
                <w:rFonts w:ascii="Arial" w:hAnsi="Arial" w:cs="Arial"/>
                <w:sz w:val="36"/>
                <w:szCs w:val="36"/>
              </w:rPr>
            </w:pPr>
            <w:ins w:id="2031" w:author="Pragada Venkata Apparao Santhosh" w:date="2021-05-11T14:18:00Z">
              <w:r>
                <w:rPr>
                  <w:rFonts w:ascii="Calibri" w:hAnsi="Calibri" w:cs="Calibri"/>
                  <w:b/>
                  <w:bCs/>
                  <w:color w:val="000000"/>
                  <w:kern w:val="24"/>
                  <w:sz w:val="14"/>
                  <w:szCs w:val="14"/>
                </w:rPr>
                <w:t>x</w:t>
              </w:r>
            </w:ins>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032"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8F46036" w14:textId="77777777" w:rsidR="00566B65" w:rsidRDefault="00566B65" w:rsidP="00EF109F">
            <w:pPr>
              <w:rPr>
                <w:ins w:id="2033" w:author="Pragada Venkata Apparao Santhosh" w:date="2021-05-11T14:18:00Z"/>
                <w:rFonts w:ascii="Arial" w:hAnsi="Arial" w:cs="Arial"/>
                <w:sz w:val="36"/>
                <w:szCs w:val="36"/>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034"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21BF6C6" w14:textId="77777777" w:rsidR="00566B65" w:rsidRDefault="00566B65" w:rsidP="00EF109F">
            <w:pPr>
              <w:spacing w:after="0"/>
              <w:rPr>
                <w:ins w:id="2035" w:author="Pragada Venkata Apparao Santhosh" w:date="2021-05-11T14:18:00Z"/>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036"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5D6C6C6" w14:textId="77777777" w:rsidR="00566B65" w:rsidRDefault="00566B65" w:rsidP="00EF109F">
            <w:pPr>
              <w:spacing w:after="0"/>
              <w:rPr>
                <w:ins w:id="2037" w:author="Pragada Venkata Apparao Santhosh" w:date="2021-05-11T14:18:00Z"/>
                <w:lang w:val="en-IN" w:eastAsia="en-IN"/>
              </w:rPr>
            </w:pPr>
          </w:p>
        </w:tc>
        <w:tc>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038" w:author="Geethanjali A" w:date="2021-05-04T23:03:00Z">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B94604B" w14:textId="77777777" w:rsidR="00566B65" w:rsidRDefault="00566B65" w:rsidP="00EF109F">
            <w:pPr>
              <w:spacing w:after="0"/>
              <w:rPr>
                <w:ins w:id="2039" w:author="Pragada Venkata Apparao Santhosh" w:date="2021-05-11T14:18:00Z"/>
                <w:lang w:val="en-IN" w:eastAsia="en-IN"/>
              </w:rPr>
            </w:pPr>
          </w:p>
        </w:tc>
        <w:tc>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040" w:author="Geethanjali A" w:date="2021-05-04T23:03:00Z">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63ED6DC" w14:textId="77777777" w:rsidR="00566B65" w:rsidRDefault="00566B65" w:rsidP="00EF109F">
            <w:pPr>
              <w:spacing w:after="0"/>
              <w:rPr>
                <w:ins w:id="2041" w:author="Pragada Venkata Apparao Santhosh" w:date="2021-05-11T14:18:00Z"/>
                <w:lang w:val="en-IN" w:eastAsia="en-IN"/>
              </w:rPr>
            </w:pPr>
          </w:p>
        </w:tc>
        <w:tc>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042" w:author="Geethanjali A" w:date="2021-05-04T23:03:00Z">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3C5744C" w14:textId="77777777" w:rsidR="00566B65" w:rsidRDefault="00566B65" w:rsidP="00EF109F">
            <w:pPr>
              <w:spacing w:after="0"/>
              <w:rPr>
                <w:ins w:id="2043" w:author="Pragada Venkata Apparao Santhosh" w:date="2021-05-11T14:18:00Z"/>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044"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90B7CE9" w14:textId="77777777" w:rsidR="00566B65" w:rsidRDefault="00566B65" w:rsidP="00EF109F">
            <w:pPr>
              <w:spacing w:after="0"/>
              <w:rPr>
                <w:ins w:id="2045" w:author="Pragada Venkata Apparao Santhosh" w:date="2021-05-11T14:18:00Z"/>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046"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8C3CB04" w14:textId="77777777" w:rsidR="00566B65" w:rsidRDefault="00566B65" w:rsidP="00EF109F">
            <w:pPr>
              <w:spacing w:after="0"/>
              <w:rPr>
                <w:ins w:id="2047" w:author="Pragada Venkata Apparao Santhosh" w:date="2021-05-11T14:18:00Z"/>
                <w:lang w:val="en-IN" w:eastAsia="en-IN"/>
              </w:rPr>
            </w:pPr>
          </w:p>
        </w:tc>
        <w:tc>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048" w:author="Geethanjali A" w:date="2021-05-04T23:03:00Z">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A502028" w14:textId="77777777" w:rsidR="00566B65" w:rsidRDefault="00566B65" w:rsidP="00EF109F">
            <w:pPr>
              <w:spacing w:after="0"/>
              <w:rPr>
                <w:ins w:id="2049" w:author="Pragada Venkata Apparao Santhosh" w:date="2021-05-11T14:18:00Z"/>
                <w:lang w:val="en-IN" w:eastAsia="en-IN"/>
              </w:rPr>
            </w:pPr>
          </w:p>
        </w:tc>
      </w:tr>
      <w:tr w:rsidR="00566B65" w14:paraId="08248637" w14:textId="77777777" w:rsidTr="00EF109F">
        <w:tblPrEx>
          <w:tblW w:w="9755" w:type="dxa"/>
          <w:tblCellMar>
            <w:left w:w="0" w:type="dxa"/>
            <w:right w:w="0" w:type="dxa"/>
          </w:tblCellMar>
          <w:tblLook w:val="0600" w:firstRow="0" w:lastRow="0" w:firstColumn="0" w:lastColumn="0" w:noHBand="1" w:noVBand="1"/>
          <w:tblPrExChange w:id="2050" w:author="Geethanjali A" w:date="2021-05-04T23:03:00Z">
            <w:tblPrEx>
              <w:tblW w:w="9755" w:type="dxa"/>
              <w:tblCellMar>
                <w:left w:w="0" w:type="dxa"/>
                <w:right w:w="0" w:type="dxa"/>
              </w:tblCellMar>
              <w:tblLook w:val="0600" w:firstRow="0" w:lastRow="0" w:firstColumn="0" w:lastColumn="0" w:noHBand="1" w:noVBand="1"/>
            </w:tblPrEx>
          </w:tblPrExChange>
        </w:tblPrEx>
        <w:trPr>
          <w:gridAfter w:val="1"/>
          <w:wAfter w:w="15" w:type="dxa"/>
          <w:trHeight w:val="237"/>
          <w:ins w:id="2051" w:author="Pragada Venkata Apparao Santhosh" w:date="2021-05-11T14:18:00Z"/>
          <w:trPrChange w:id="2052" w:author="Geethanjali A" w:date="2021-05-04T23:03:00Z">
            <w:trPr>
              <w:wAfter w:w="15" w:type="dxa"/>
              <w:trHeight w:val="744"/>
            </w:trPr>
          </w:trPrChange>
        </w:trPr>
        <w:tc>
          <w:tcPr>
            <w:tcW w:w="260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053" w:author="Geethanjali A" w:date="2021-05-04T23:03:00Z">
              <w:tcPr>
                <w:tcW w:w="2603" w:type="dxa"/>
                <w:gridSpan w:val="33"/>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2524F38" w14:textId="77777777" w:rsidR="00566B65" w:rsidRDefault="00566B65" w:rsidP="00EF109F">
            <w:pPr>
              <w:spacing w:after="0"/>
              <w:textAlignment w:val="center"/>
              <w:rPr>
                <w:ins w:id="2054" w:author="Pragada Venkata Apparao Santhosh" w:date="2021-05-11T14:18:00Z"/>
                <w:rFonts w:ascii="Arial" w:hAnsi="Arial" w:cs="Arial"/>
                <w:sz w:val="36"/>
                <w:szCs w:val="36"/>
              </w:rPr>
            </w:pPr>
            <w:ins w:id="2055" w:author="Pragada Venkata Apparao Santhosh" w:date="2021-05-11T14:18:00Z">
              <w:r>
                <w:rPr>
                  <w:rFonts w:ascii="Calibri" w:hAnsi="Calibri" w:cs="Calibri"/>
                  <w:b/>
                  <w:bCs/>
                  <w:color w:val="000000"/>
                  <w:kern w:val="24"/>
                  <w:sz w:val="12"/>
                  <w:szCs w:val="12"/>
                </w:rPr>
                <w:t>Handling Electrostatic Discharge (ESD)</w:t>
              </w:r>
            </w:ins>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056" w:author="Geethanjali A" w:date="2021-05-04T23:03:00Z">
              <w:tcPr>
                <w:tcW w:w="164" w:type="dxa"/>
                <w:gridSpan w:val="2"/>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AB5FE12" w14:textId="77777777" w:rsidR="00566B65" w:rsidRDefault="00566B65" w:rsidP="00EF109F">
            <w:pPr>
              <w:rPr>
                <w:ins w:id="2057" w:author="Pragada Venkata Apparao Santhosh" w:date="2021-05-11T14:18:00Z"/>
                <w:rFonts w:ascii="Arial" w:hAnsi="Arial" w:cs="Arial"/>
                <w:sz w:val="36"/>
                <w:szCs w:val="36"/>
              </w:rPr>
            </w:pP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058" w:author="Geethanjali A" w:date="2021-05-04T23:03:00Z">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2E0D380" w14:textId="77777777" w:rsidR="00566B65" w:rsidRDefault="00566B65" w:rsidP="00EF109F">
            <w:pPr>
              <w:spacing w:after="0"/>
              <w:jc w:val="center"/>
              <w:textAlignment w:val="center"/>
              <w:rPr>
                <w:ins w:id="2059" w:author="Pragada Venkata Apparao Santhosh" w:date="2021-05-11T14:18:00Z"/>
                <w:rFonts w:ascii="Arial" w:hAnsi="Arial" w:cs="Arial"/>
                <w:sz w:val="36"/>
                <w:szCs w:val="36"/>
              </w:rPr>
            </w:pPr>
            <w:ins w:id="2060" w:author="Pragada Venkata Apparao Santhosh" w:date="2021-05-11T14:18:00Z">
              <w:r>
                <w:rPr>
                  <w:rFonts w:ascii="Calibri" w:hAnsi="Calibri" w:cs="Calibri"/>
                  <w:b/>
                  <w:bCs/>
                  <w:color w:val="000000"/>
                  <w:kern w:val="24"/>
                  <w:sz w:val="14"/>
                  <w:szCs w:val="14"/>
                </w:rPr>
                <w:t>x</w:t>
              </w:r>
            </w:ins>
          </w:p>
        </w:tc>
        <w:tc>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061" w:author="Geethanjali A" w:date="2021-05-04T23:03:00Z">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61EC2F9" w14:textId="77777777" w:rsidR="00566B65" w:rsidRDefault="00566B65" w:rsidP="00EF109F">
            <w:pPr>
              <w:spacing w:after="0"/>
              <w:jc w:val="center"/>
              <w:textAlignment w:val="center"/>
              <w:rPr>
                <w:ins w:id="2062" w:author="Pragada Venkata Apparao Santhosh" w:date="2021-05-11T14:18:00Z"/>
                <w:rFonts w:ascii="Arial" w:hAnsi="Arial" w:cs="Arial"/>
                <w:sz w:val="36"/>
                <w:szCs w:val="36"/>
              </w:rPr>
            </w:pPr>
            <w:ins w:id="2063" w:author="Pragada Venkata Apparao Santhosh" w:date="2021-05-11T14:18:00Z">
              <w:r>
                <w:rPr>
                  <w:rFonts w:ascii="Calibri" w:hAnsi="Calibri" w:cs="Calibri"/>
                  <w:b/>
                  <w:bCs/>
                  <w:color w:val="000000"/>
                  <w:kern w:val="24"/>
                  <w:sz w:val="14"/>
                  <w:szCs w:val="14"/>
                </w:rPr>
                <w:t>x</w:t>
              </w:r>
            </w:ins>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064"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52A8C78" w14:textId="77777777" w:rsidR="00566B65" w:rsidRDefault="00566B65" w:rsidP="00EF109F">
            <w:pPr>
              <w:spacing w:after="0"/>
              <w:jc w:val="center"/>
              <w:textAlignment w:val="center"/>
              <w:rPr>
                <w:ins w:id="2065" w:author="Pragada Venkata Apparao Santhosh" w:date="2021-05-11T14:18:00Z"/>
                <w:rFonts w:ascii="Arial" w:hAnsi="Arial" w:cs="Arial"/>
                <w:sz w:val="36"/>
                <w:szCs w:val="36"/>
              </w:rPr>
            </w:pPr>
            <w:ins w:id="2066" w:author="Pragada Venkata Apparao Santhosh" w:date="2021-05-11T14:18:00Z">
              <w:r>
                <w:rPr>
                  <w:rFonts w:ascii="Calibri" w:hAnsi="Calibri" w:cs="Calibri"/>
                  <w:b/>
                  <w:bCs/>
                  <w:color w:val="000000"/>
                  <w:kern w:val="24"/>
                  <w:sz w:val="14"/>
                  <w:szCs w:val="14"/>
                </w:rPr>
                <w:t>x</w:t>
              </w:r>
            </w:ins>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067"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C5BB268" w14:textId="77777777" w:rsidR="00566B65" w:rsidRDefault="00566B65" w:rsidP="00EF109F">
            <w:pPr>
              <w:spacing w:after="0"/>
              <w:jc w:val="center"/>
              <w:textAlignment w:val="center"/>
              <w:rPr>
                <w:ins w:id="2068" w:author="Pragada Venkata Apparao Santhosh" w:date="2021-05-11T14:18:00Z"/>
                <w:rFonts w:ascii="Arial" w:hAnsi="Arial" w:cs="Arial"/>
                <w:sz w:val="36"/>
                <w:szCs w:val="36"/>
              </w:rPr>
            </w:pPr>
            <w:ins w:id="2069" w:author="Pragada Venkata Apparao Santhosh" w:date="2021-05-11T14:18:00Z">
              <w:r>
                <w:rPr>
                  <w:rFonts w:ascii="Calibri" w:hAnsi="Calibri" w:cs="Calibri"/>
                  <w:b/>
                  <w:bCs/>
                  <w:color w:val="000000"/>
                  <w:kern w:val="24"/>
                  <w:sz w:val="14"/>
                  <w:szCs w:val="14"/>
                </w:rPr>
                <w:t>x</w:t>
              </w:r>
            </w:ins>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070"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4D81F51" w14:textId="77777777" w:rsidR="00566B65" w:rsidRDefault="00566B65" w:rsidP="00EF109F">
            <w:pPr>
              <w:spacing w:after="0"/>
              <w:jc w:val="center"/>
              <w:textAlignment w:val="center"/>
              <w:rPr>
                <w:ins w:id="2071" w:author="Pragada Venkata Apparao Santhosh" w:date="2021-05-11T14:18:00Z"/>
                <w:rFonts w:ascii="Arial" w:hAnsi="Arial" w:cs="Arial"/>
                <w:sz w:val="36"/>
                <w:szCs w:val="36"/>
              </w:rPr>
            </w:pPr>
            <w:ins w:id="2072" w:author="Pragada Venkata Apparao Santhosh" w:date="2021-05-11T14:18:00Z">
              <w:r>
                <w:rPr>
                  <w:rFonts w:ascii="Calibri" w:hAnsi="Calibri" w:cs="Calibri"/>
                  <w:b/>
                  <w:bCs/>
                  <w:color w:val="000000"/>
                  <w:kern w:val="24"/>
                  <w:sz w:val="14"/>
                  <w:szCs w:val="14"/>
                </w:rPr>
                <w:t>x</w:t>
              </w:r>
            </w:ins>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073"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236309B" w14:textId="77777777" w:rsidR="00566B65" w:rsidRDefault="00566B65" w:rsidP="00EF109F">
            <w:pPr>
              <w:spacing w:after="0"/>
              <w:jc w:val="center"/>
              <w:textAlignment w:val="center"/>
              <w:rPr>
                <w:ins w:id="2074" w:author="Pragada Venkata Apparao Santhosh" w:date="2021-05-11T14:18:00Z"/>
                <w:rFonts w:ascii="Arial" w:hAnsi="Arial" w:cs="Arial"/>
                <w:sz w:val="36"/>
                <w:szCs w:val="36"/>
              </w:rPr>
            </w:pPr>
            <w:ins w:id="2075" w:author="Pragada Venkata Apparao Santhosh" w:date="2021-05-11T14:18:00Z">
              <w:r>
                <w:rPr>
                  <w:rFonts w:ascii="Calibri" w:hAnsi="Calibri" w:cs="Calibri"/>
                  <w:b/>
                  <w:bCs/>
                  <w:color w:val="000000"/>
                  <w:kern w:val="24"/>
                  <w:sz w:val="14"/>
                  <w:szCs w:val="14"/>
                </w:rPr>
                <w:t>x</w:t>
              </w:r>
            </w:ins>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076"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3F37D67" w14:textId="77777777" w:rsidR="00566B65" w:rsidRDefault="00566B65" w:rsidP="00EF109F">
            <w:pPr>
              <w:rPr>
                <w:ins w:id="2077" w:author="Pragada Venkata Apparao Santhosh" w:date="2021-05-11T14:18:00Z"/>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078"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F1EC31F" w14:textId="77777777" w:rsidR="00566B65" w:rsidRDefault="00566B65" w:rsidP="00EF109F">
            <w:pPr>
              <w:spacing w:after="0"/>
              <w:rPr>
                <w:ins w:id="2079" w:author="Pragada Venkata Apparao Santhosh" w:date="2021-05-11T14:18:00Z"/>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080"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A30228D" w14:textId="77777777" w:rsidR="00566B65" w:rsidRDefault="00566B65" w:rsidP="00EF109F">
            <w:pPr>
              <w:spacing w:after="0"/>
              <w:rPr>
                <w:ins w:id="2081" w:author="Pragada Venkata Apparao Santhosh" w:date="2021-05-11T14:18:00Z"/>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082"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3AA4E19" w14:textId="77777777" w:rsidR="00566B65" w:rsidRDefault="00566B65" w:rsidP="00EF109F">
            <w:pPr>
              <w:spacing w:after="0"/>
              <w:jc w:val="center"/>
              <w:textAlignment w:val="center"/>
              <w:rPr>
                <w:ins w:id="2083" w:author="Pragada Venkata Apparao Santhosh" w:date="2021-05-11T14:18:00Z"/>
                <w:rFonts w:ascii="Arial" w:hAnsi="Arial" w:cs="Arial"/>
                <w:sz w:val="36"/>
                <w:szCs w:val="36"/>
              </w:rPr>
            </w:pPr>
            <w:ins w:id="2084" w:author="Pragada Venkata Apparao Santhosh" w:date="2021-05-11T14:18:00Z">
              <w:r>
                <w:rPr>
                  <w:rFonts w:ascii="Calibri" w:hAnsi="Calibri" w:cs="Calibri"/>
                  <w:b/>
                  <w:bCs/>
                  <w:color w:val="000000"/>
                  <w:kern w:val="24"/>
                  <w:sz w:val="14"/>
                  <w:szCs w:val="14"/>
                </w:rPr>
                <w:t>x</w:t>
              </w:r>
            </w:ins>
          </w:p>
        </w:tc>
        <w:tc>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085" w:author="Geethanjali A" w:date="2021-05-04T23:03:00Z">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782C484" w14:textId="77777777" w:rsidR="00566B65" w:rsidRDefault="00566B65" w:rsidP="00EF109F">
            <w:pPr>
              <w:rPr>
                <w:ins w:id="2086" w:author="Pragada Venkata Apparao Santhosh" w:date="2021-05-11T14:18:00Z"/>
                <w:rFonts w:ascii="Arial" w:hAnsi="Arial" w:cs="Arial"/>
                <w:sz w:val="36"/>
                <w:szCs w:val="36"/>
              </w:rPr>
            </w:pPr>
          </w:p>
        </w:tc>
        <w:tc>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087" w:author="Geethanjali A" w:date="2021-05-04T23:03:00Z">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EB9AE9B" w14:textId="77777777" w:rsidR="00566B65" w:rsidRDefault="00566B65" w:rsidP="00EF109F">
            <w:pPr>
              <w:spacing w:after="0"/>
              <w:rPr>
                <w:ins w:id="2088" w:author="Pragada Venkata Apparao Santhosh" w:date="2021-05-11T14:18:00Z"/>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089"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46C420D" w14:textId="77777777" w:rsidR="00566B65" w:rsidRDefault="00566B65" w:rsidP="00EF109F">
            <w:pPr>
              <w:spacing w:after="0"/>
              <w:rPr>
                <w:ins w:id="2090" w:author="Pragada Venkata Apparao Santhosh" w:date="2021-05-11T14:18:00Z"/>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091"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82EF371" w14:textId="77777777" w:rsidR="00566B65" w:rsidRDefault="00566B65" w:rsidP="00EF109F">
            <w:pPr>
              <w:spacing w:after="0"/>
              <w:rPr>
                <w:ins w:id="2092"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093"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C3E26AB" w14:textId="77777777" w:rsidR="00566B65" w:rsidRDefault="00566B65" w:rsidP="00EF109F">
            <w:pPr>
              <w:spacing w:after="0"/>
              <w:rPr>
                <w:ins w:id="2094"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095"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75E4843" w14:textId="77777777" w:rsidR="00566B65" w:rsidRDefault="00566B65" w:rsidP="00EF109F">
            <w:pPr>
              <w:spacing w:after="0"/>
              <w:rPr>
                <w:ins w:id="2096"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097"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706F986" w14:textId="77777777" w:rsidR="00566B65" w:rsidRDefault="00566B65" w:rsidP="00EF109F">
            <w:pPr>
              <w:spacing w:after="0"/>
              <w:rPr>
                <w:ins w:id="2098"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099"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19F5296" w14:textId="77777777" w:rsidR="00566B65" w:rsidRDefault="00566B65" w:rsidP="00EF109F">
            <w:pPr>
              <w:spacing w:after="0"/>
              <w:rPr>
                <w:ins w:id="2100"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101"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8301436" w14:textId="77777777" w:rsidR="00566B65" w:rsidRDefault="00566B65" w:rsidP="00EF109F">
            <w:pPr>
              <w:spacing w:after="0"/>
              <w:rPr>
                <w:ins w:id="2102"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103"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7846602" w14:textId="77777777" w:rsidR="00566B65" w:rsidRDefault="00566B65" w:rsidP="00EF109F">
            <w:pPr>
              <w:spacing w:after="0"/>
              <w:rPr>
                <w:ins w:id="2104"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105"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D4A4772" w14:textId="77777777" w:rsidR="00566B65" w:rsidRDefault="00566B65" w:rsidP="00EF109F">
            <w:pPr>
              <w:spacing w:after="0"/>
              <w:rPr>
                <w:ins w:id="2106" w:author="Pragada Venkata Apparao Santhosh" w:date="2021-05-11T14:18:00Z"/>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107"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5A3CFC3" w14:textId="77777777" w:rsidR="00566B65" w:rsidRDefault="00566B65" w:rsidP="00EF109F">
            <w:pPr>
              <w:spacing w:after="0"/>
              <w:jc w:val="center"/>
              <w:textAlignment w:val="center"/>
              <w:rPr>
                <w:ins w:id="2108" w:author="Pragada Venkata Apparao Santhosh" w:date="2021-05-11T14:18:00Z"/>
                <w:rFonts w:ascii="Arial" w:hAnsi="Arial" w:cs="Arial"/>
                <w:sz w:val="36"/>
                <w:szCs w:val="36"/>
              </w:rPr>
            </w:pPr>
            <w:ins w:id="2109" w:author="Pragada Venkata Apparao Santhosh" w:date="2021-05-11T14:18:00Z">
              <w:r>
                <w:rPr>
                  <w:rFonts w:ascii="Calibri" w:hAnsi="Calibri" w:cs="Calibri"/>
                  <w:b/>
                  <w:bCs/>
                  <w:color w:val="000000"/>
                  <w:kern w:val="24"/>
                  <w:sz w:val="14"/>
                  <w:szCs w:val="14"/>
                </w:rPr>
                <w:t>x</w:t>
              </w:r>
            </w:ins>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110"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8661C2A" w14:textId="77777777" w:rsidR="00566B65" w:rsidRDefault="00566B65" w:rsidP="00EF109F">
            <w:pPr>
              <w:rPr>
                <w:ins w:id="2111" w:author="Pragada Venkata Apparao Santhosh" w:date="2021-05-11T14:18:00Z"/>
                <w:rFonts w:ascii="Arial" w:hAnsi="Arial" w:cs="Arial"/>
                <w:sz w:val="36"/>
                <w:szCs w:val="36"/>
              </w:rPr>
            </w:pPr>
          </w:p>
        </w:tc>
        <w:tc>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112" w:author="Geethanjali A" w:date="2021-05-04T23:03:00Z">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0537D89" w14:textId="77777777" w:rsidR="00566B65" w:rsidRDefault="00566B65" w:rsidP="00EF109F">
            <w:pPr>
              <w:spacing w:after="0"/>
              <w:rPr>
                <w:ins w:id="2113" w:author="Pragada Venkata Apparao Santhosh" w:date="2021-05-11T14:18:00Z"/>
                <w:lang w:val="en-IN" w:eastAsia="en-IN"/>
              </w:rPr>
            </w:pPr>
          </w:p>
        </w:tc>
        <w:tc>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114" w:author="Geethanjali A" w:date="2021-05-04T23:03:00Z">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E039111" w14:textId="77777777" w:rsidR="00566B65" w:rsidRDefault="00566B65" w:rsidP="00EF109F">
            <w:pPr>
              <w:spacing w:after="0"/>
              <w:rPr>
                <w:ins w:id="2115" w:author="Pragada Venkata Apparao Santhosh" w:date="2021-05-11T14:18:00Z"/>
                <w:lang w:val="en-IN" w:eastAsia="en-IN"/>
              </w:rPr>
            </w:pPr>
          </w:p>
        </w:tc>
        <w:tc>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116" w:author="Geethanjali A" w:date="2021-05-04T23:03:00Z">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9E0F7AC" w14:textId="77777777" w:rsidR="00566B65" w:rsidRDefault="00566B65" w:rsidP="00EF109F">
            <w:pPr>
              <w:spacing w:after="0"/>
              <w:rPr>
                <w:ins w:id="2117" w:author="Pragada Venkata Apparao Santhosh" w:date="2021-05-11T14:18:00Z"/>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118"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68A2FB8" w14:textId="77777777" w:rsidR="00566B65" w:rsidRDefault="00566B65" w:rsidP="00EF109F">
            <w:pPr>
              <w:spacing w:after="0"/>
              <w:rPr>
                <w:ins w:id="2119" w:author="Pragada Venkata Apparao Santhosh" w:date="2021-05-11T14:18:00Z"/>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120"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E555C17" w14:textId="77777777" w:rsidR="00566B65" w:rsidRDefault="00566B65" w:rsidP="00EF109F">
            <w:pPr>
              <w:spacing w:after="0"/>
              <w:rPr>
                <w:ins w:id="2121" w:author="Pragada Venkata Apparao Santhosh" w:date="2021-05-11T14:18:00Z"/>
                <w:lang w:val="en-IN" w:eastAsia="en-IN"/>
              </w:rPr>
            </w:pPr>
          </w:p>
        </w:tc>
        <w:tc>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122" w:author="Geethanjali A" w:date="2021-05-04T23:03:00Z">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BBACBAD" w14:textId="77777777" w:rsidR="00566B65" w:rsidRDefault="00566B65" w:rsidP="00EF109F">
            <w:pPr>
              <w:spacing w:after="0"/>
              <w:rPr>
                <w:ins w:id="2123" w:author="Pragada Venkata Apparao Santhosh" w:date="2021-05-11T14:18:00Z"/>
                <w:lang w:val="en-IN" w:eastAsia="en-IN"/>
              </w:rPr>
            </w:pPr>
          </w:p>
        </w:tc>
      </w:tr>
      <w:tr w:rsidR="00566B65" w14:paraId="654AB07F" w14:textId="77777777" w:rsidTr="00EF109F">
        <w:tblPrEx>
          <w:tblW w:w="9755" w:type="dxa"/>
          <w:tblCellMar>
            <w:left w:w="0" w:type="dxa"/>
            <w:right w:w="0" w:type="dxa"/>
          </w:tblCellMar>
          <w:tblLook w:val="0600" w:firstRow="0" w:lastRow="0" w:firstColumn="0" w:lastColumn="0" w:noHBand="1" w:noVBand="1"/>
          <w:tblPrExChange w:id="2124" w:author="Geethanjali A" w:date="2021-05-04T23:03:00Z">
            <w:tblPrEx>
              <w:tblW w:w="9755" w:type="dxa"/>
              <w:tblCellMar>
                <w:left w:w="0" w:type="dxa"/>
                <w:right w:w="0" w:type="dxa"/>
              </w:tblCellMar>
              <w:tblLook w:val="0600" w:firstRow="0" w:lastRow="0" w:firstColumn="0" w:lastColumn="0" w:noHBand="1" w:noVBand="1"/>
            </w:tblPrEx>
          </w:tblPrExChange>
        </w:tblPrEx>
        <w:trPr>
          <w:gridAfter w:val="1"/>
          <w:wAfter w:w="15" w:type="dxa"/>
          <w:trHeight w:val="210"/>
          <w:ins w:id="2125" w:author="Pragada Venkata Apparao Santhosh" w:date="2021-05-11T14:18:00Z"/>
          <w:trPrChange w:id="2126" w:author="Geethanjali A" w:date="2021-05-04T23:03:00Z">
            <w:trPr>
              <w:wAfter w:w="15" w:type="dxa"/>
              <w:trHeight w:val="744"/>
            </w:trPr>
          </w:trPrChange>
        </w:trPr>
        <w:tc>
          <w:tcPr>
            <w:tcW w:w="260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127" w:author="Geethanjali A" w:date="2021-05-04T23:03:00Z">
              <w:tcPr>
                <w:tcW w:w="2603" w:type="dxa"/>
                <w:gridSpan w:val="33"/>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C3DA1B3" w14:textId="77777777" w:rsidR="00566B65" w:rsidRDefault="00566B65" w:rsidP="00EF109F">
            <w:pPr>
              <w:spacing w:after="0"/>
              <w:textAlignment w:val="center"/>
              <w:rPr>
                <w:ins w:id="2128" w:author="Pragada Venkata Apparao Santhosh" w:date="2021-05-11T14:18:00Z"/>
                <w:rFonts w:ascii="Arial" w:hAnsi="Arial" w:cs="Arial"/>
                <w:sz w:val="36"/>
                <w:szCs w:val="36"/>
              </w:rPr>
            </w:pPr>
            <w:ins w:id="2129" w:author="Pragada Venkata Apparao Santhosh" w:date="2021-05-11T14:18:00Z">
              <w:r>
                <w:rPr>
                  <w:rFonts w:ascii="Calibri" w:hAnsi="Calibri" w:cs="Calibri"/>
                  <w:b/>
                  <w:bCs/>
                  <w:color w:val="000000"/>
                  <w:kern w:val="24"/>
                  <w:sz w:val="12"/>
                  <w:szCs w:val="12"/>
                </w:rPr>
                <w:t>Powered Electrostatic Discharge (ESD)</w:t>
              </w:r>
            </w:ins>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130" w:author="Geethanjali A" w:date="2021-05-04T23:03:00Z">
              <w:tcPr>
                <w:tcW w:w="164" w:type="dxa"/>
                <w:gridSpan w:val="2"/>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371594B" w14:textId="77777777" w:rsidR="00566B65" w:rsidRDefault="00566B65" w:rsidP="00EF109F">
            <w:pPr>
              <w:rPr>
                <w:ins w:id="2131" w:author="Pragada Venkata Apparao Santhosh" w:date="2021-05-11T14:18:00Z"/>
                <w:rFonts w:ascii="Arial" w:hAnsi="Arial" w:cs="Arial"/>
                <w:sz w:val="36"/>
                <w:szCs w:val="36"/>
              </w:rPr>
            </w:pP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132" w:author="Geethanjali A" w:date="2021-05-04T23:03:00Z">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E7B8976" w14:textId="77777777" w:rsidR="00566B65" w:rsidRDefault="00566B65" w:rsidP="00EF109F">
            <w:pPr>
              <w:spacing w:after="0"/>
              <w:jc w:val="center"/>
              <w:textAlignment w:val="center"/>
              <w:rPr>
                <w:ins w:id="2133" w:author="Pragada Venkata Apparao Santhosh" w:date="2021-05-11T14:18:00Z"/>
                <w:rFonts w:ascii="Arial" w:hAnsi="Arial" w:cs="Arial"/>
                <w:sz w:val="36"/>
                <w:szCs w:val="36"/>
              </w:rPr>
            </w:pPr>
            <w:ins w:id="2134" w:author="Pragada Venkata Apparao Santhosh" w:date="2021-05-11T14:18:00Z">
              <w:r>
                <w:rPr>
                  <w:rFonts w:ascii="Calibri" w:hAnsi="Calibri" w:cs="Calibri"/>
                  <w:b/>
                  <w:bCs/>
                  <w:color w:val="000000"/>
                  <w:kern w:val="24"/>
                  <w:sz w:val="14"/>
                  <w:szCs w:val="14"/>
                </w:rPr>
                <w:t>x</w:t>
              </w:r>
            </w:ins>
          </w:p>
        </w:tc>
        <w:tc>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135" w:author="Geethanjali A" w:date="2021-05-04T23:03:00Z">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45526F8" w14:textId="77777777" w:rsidR="00566B65" w:rsidRDefault="00566B65" w:rsidP="00EF109F">
            <w:pPr>
              <w:spacing w:after="0"/>
              <w:jc w:val="center"/>
              <w:textAlignment w:val="center"/>
              <w:rPr>
                <w:ins w:id="2136" w:author="Pragada Venkata Apparao Santhosh" w:date="2021-05-11T14:18:00Z"/>
                <w:rFonts w:ascii="Arial" w:hAnsi="Arial" w:cs="Arial"/>
                <w:sz w:val="36"/>
                <w:szCs w:val="36"/>
              </w:rPr>
            </w:pPr>
            <w:ins w:id="2137" w:author="Pragada Venkata Apparao Santhosh" w:date="2021-05-11T14:18:00Z">
              <w:r>
                <w:rPr>
                  <w:rFonts w:ascii="Calibri" w:hAnsi="Calibri" w:cs="Calibri"/>
                  <w:b/>
                  <w:bCs/>
                  <w:color w:val="000000"/>
                  <w:kern w:val="24"/>
                  <w:sz w:val="14"/>
                  <w:szCs w:val="14"/>
                </w:rPr>
                <w:t>x</w:t>
              </w:r>
            </w:ins>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138"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1C4CD4A" w14:textId="77777777" w:rsidR="00566B65" w:rsidRDefault="00566B65" w:rsidP="00EF109F">
            <w:pPr>
              <w:spacing w:after="0"/>
              <w:jc w:val="center"/>
              <w:textAlignment w:val="center"/>
              <w:rPr>
                <w:ins w:id="2139" w:author="Pragada Venkata Apparao Santhosh" w:date="2021-05-11T14:18:00Z"/>
                <w:rFonts w:ascii="Arial" w:hAnsi="Arial" w:cs="Arial"/>
                <w:sz w:val="36"/>
                <w:szCs w:val="36"/>
              </w:rPr>
            </w:pPr>
            <w:ins w:id="2140" w:author="Pragada Venkata Apparao Santhosh" w:date="2021-05-11T14:18:00Z">
              <w:r>
                <w:rPr>
                  <w:rFonts w:ascii="Calibri" w:hAnsi="Calibri" w:cs="Calibri"/>
                  <w:b/>
                  <w:bCs/>
                  <w:color w:val="000000"/>
                  <w:kern w:val="24"/>
                  <w:sz w:val="14"/>
                  <w:szCs w:val="14"/>
                </w:rPr>
                <w:t>x</w:t>
              </w:r>
            </w:ins>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141"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6045784" w14:textId="77777777" w:rsidR="00566B65" w:rsidRDefault="00566B65" w:rsidP="00EF109F">
            <w:pPr>
              <w:spacing w:after="0"/>
              <w:jc w:val="center"/>
              <w:textAlignment w:val="center"/>
              <w:rPr>
                <w:ins w:id="2142" w:author="Pragada Venkata Apparao Santhosh" w:date="2021-05-11T14:18:00Z"/>
                <w:rFonts w:ascii="Arial" w:hAnsi="Arial" w:cs="Arial"/>
                <w:sz w:val="36"/>
                <w:szCs w:val="36"/>
              </w:rPr>
            </w:pPr>
            <w:ins w:id="2143" w:author="Pragada Venkata Apparao Santhosh" w:date="2021-05-11T14:18:00Z">
              <w:r>
                <w:rPr>
                  <w:rFonts w:ascii="Calibri" w:hAnsi="Calibri" w:cs="Calibri"/>
                  <w:b/>
                  <w:bCs/>
                  <w:color w:val="000000"/>
                  <w:kern w:val="24"/>
                  <w:sz w:val="14"/>
                  <w:szCs w:val="14"/>
                </w:rPr>
                <w:t>x</w:t>
              </w:r>
            </w:ins>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144"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F9E2F4E" w14:textId="77777777" w:rsidR="00566B65" w:rsidRDefault="00566B65" w:rsidP="00EF109F">
            <w:pPr>
              <w:spacing w:after="0"/>
              <w:jc w:val="center"/>
              <w:textAlignment w:val="center"/>
              <w:rPr>
                <w:ins w:id="2145" w:author="Pragada Venkata Apparao Santhosh" w:date="2021-05-11T14:18:00Z"/>
                <w:rFonts w:ascii="Arial" w:hAnsi="Arial" w:cs="Arial"/>
                <w:sz w:val="36"/>
                <w:szCs w:val="36"/>
              </w:rPr>
            </w:pPr>
            <w:ins w:id="2146" w:author="Pragada Venkata Apparao Santhosh" w:date="2021-05-11T14:18:00Z">
              <w:r>
                <w:rPr>
                  <w:rFonts w:ascii="Calibri" w:hAnsi="Calibri" w:cs="Calibri"/>
                  <w:b/>
                  <w:bCs/>
                  <w:color w:val="000000"/>
                  <w:kern w:val="24"/>
                  <w:sz w:val="14"/>
                  <w:szCs w:val="14"/>
                </w:rPr>
                <w:t>x</w:t>
              </w:r>
            </w:ins>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147"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289A0B2" w14:textId="77777777" w:rsidR="00566B65" w:rsidRDefault="00566B65" w:rsidP="00EF109F">
            <w:pPr>
              <w:spacing w:after="0"/>
              <w:jc w:val="center"/>
              <w:textAlignment w:val="center"/>
              <w:rPr>
                <w:ins w:id="2148" w:author="Pragada Venkata Apparao Santhosh" w:date="2021-05-11T14:18:00Z"/>
                <w:rFonts w:ascii="Arial" w:hAnsi="Arial" w:cs="Arial"/>
                <w:sz w:val="36"/>
                <w:szCs w:val="36"/>
              </w:rPr>
            </w:pPr>
            <w:ins w:id="2149" w:author="Pragada Venkata Apparao Santhosh" w:date="2021-05-11T14:18:00Z">
              <w:r>
                <w:rPr>
                  <w:rFonts w:ascii="Calibri" w:hAnsi="Calibri" w:cs="Calibri"/>
                  <w:b/>
                  <w:bCs/>
                  <w:color w:val="000000"/>
                  <w:kern w:val="24"/>
                  <w:sz w:val="14"/>
                  <w:szCs w:val="14"/>
                </w:rPr>
                <w:t>x</w:t>
              </w:r>
            </w:ins>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150"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4E6B2F2" w14:textId="77777777" w:rsidR="00566B65" w:rsidRDefault="00566B65" w:rsidP="00EF109F">
            <w:pPr>
              <w:rPr>
                <w:ins w:id="2151" w:author="Pragada Venkata Apparao Santhosh" w:date="2021-05-11T14:18:00Z"/>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152"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16B9F12" w14:textId="77777777" w:rsidR="00566B65" w:rsidRDefault="00566B65" w:rsidP="00EF109F">
            <w:pPr>
              <w:spacing w:after="0"/>
              <w:rPr>
                <w:ins w:id="2153" w:author="Pragada Venkata Apparao Santhosh" w:date="2021-05-11T14:18:00Z"/>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154"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8C22F03" w14:textId="77777777" w:rsidR="00566B65" w:rsidRDefault="00566B65" w:rsidP="00EF109F">
            <w:pPr>
              <w:spacing w:after="0"/>
              <w:rPr>
                <w:ins w:id="2155" w:author="Pragada Venkata Apparao Santhosh" w:date="2021-05-11T14:18:00Z"/>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156"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C9245C8" w14:textId="77777777" w:rsidR="00566B65" w:rsidRDefault="00566B65" w:rsidP="00EF109F">
            <w:pPr>
              <w:spacing w:after="0"/>
              <w:jc w:val="center"/>
              <w:textAlignment w:val="center"/>
              <w:rPr>
                <w:ins w:id="2157" w:author="Pragada Venkata Apparao Santhosh" w:date="2021-05-11T14:18:00Z"/>
                <w:rFonts w:ascii="Arial" w:hAnsi="Arial" w:cs="Arial"/>
                <w:sz w:val="36"/>
                <w:szCs w:val="36"/>
              </w:rPr>
            </w:pPr>
            <w:ins w:id="2158" w:author="Pragada Venkata Apparao Santhosh" w:date="2021-05-11T14:18:00Z">
              <w:r>
                <w:rPr>
                  <w:rFonts w:ascii="Calibri" w:hAnsi="Calibri" w:cs="Calibri"/>
                  <w:b/>
                  <w:bCs/>
                  <w:color w:val="000000"/>
                  <w:kern w:val="24"/>
                  <w:sz w:val="14"/>
                  <w:szCs w:val="14"/>
                </w:rPr>
                <w:t>x</w:t>
              </w:r>
            </w:ins>
          </w:p>
        </w:tc>
        <w:tc>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159" w:author="Geethanjali A" w:date="2021-05-04T23:03:00Z">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28BCC44" w14:textId="77777777" w:rsidR="00566B65" w:rsidRDefault="00566B65" w:rsidP="00EF109F">
            <w:pPr>
              <w:rPr>
                <w:ins w:id="2160" w:author="Pragada Venkata Apparao Santhosh" w:date="2021-05-11T14:18:00Z"/>
                <w:rFonts w:ascii="Arial" w:hAnsi="Arial" w:cs="Arial"/>
                <w:sz w:val="36"/>
                <w:szCs w:val="36"/>
              </w:rPr>
            </w:pPr>
          </w:p>
        </w:tc>
        <w:tc>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161" w:author="Geethanjali A" w:date="2021-05-04T23:03:00Z">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82838E7" w14:textId="77777777" w:rsidR="00566B65" w:rsidRDefault="00566B65" w:rsidP="00EF109F">
            <w:pPr>
              <w:spacing w:after="0"/>
              <w:rPr>
                <w:ins w:id="2162" w:author="Pragada Venkata Apparao Santhosh" w:date="2021-05-11T14:18:00Z"/>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163"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A1BB47C" w14:textId="77777777" w:rsidR="00566B65" w:rsidRDefault="00566B65" w:rsidP="00EF109F">
            <w:pPr>
              <w:spacing w:after="0"/>
              <w:rPr>
                <w:ins w:id="2164" w:author="Pragada Venkata Apparao Santhosh" w:date="2021-05-11T14:18:00Z"/>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165"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3E7C63A" w14:textId="77777777" w:rsidR="00566B65" w:rsidRDefault="00566B65" w:rsidP="00EF109F">
            <w:pPr>
              <w:spacing w:after="0"/>
              <w:rPr>
                <w:ins w:id="2166"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167"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DAC55FE" w14:textId="77777777" w:rsidR="00566B65" w:rsidRDefault="00566B65" w:rsidP="00EF109F">
            <w:pPr>
              <w:spacing w:after="0"/>
              <w:rPr>
                <w:ins w:id="2168"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169"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76BD096" w14:textId="77777777" w:rsidR="00566B65" w:rsidRDefault="00566B65" w:rsidP="00EF109F">
            <w:pPr>
              <w:spacing w:after="0"/>
              <w:rPr>
                <w:ins w:id="2170"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171"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E2DBFC4" w14:textId="77777777" w:rsidR="00566B65" w:rsidRDefault="00566B65" w:rsidP="00EF109F">
            <w:pPr>
              <w:spacing w:after="0"/>
              <w:rPr>
                <w:ins w:id="2172"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173"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C22A1A9" w14:textId="77777777" w:rsidR="00566B65" w:rsidRDefault="00566B65" w:rsidP="00EF109F">
            <w:pPr>
              <w:spacing w:after="0"/>
              <w:rPr>
                <w:ins w:id="2174"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175"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7A0B9F7" w14:textId="77777777" w:rsidR="00566B65" w:rsidRDefault="00566B65" w:rsidP="00EF109F">
            <w:pPr>
              <w:spacing w:after="0"/>
              <w:rPr>
                <w:ins w:id="2176"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177"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C0B3650" w14:textId="77777777" w:rsidR="00566B65" w:rsidRDefault="00566B65" w:rsidP="00EF109F">
            <w:pPr>
              <w:spacing w:after="0"/>
              <w:rPr>
                <w:ins w:id="2178"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179"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52F5F05" w14:textId="77777777" w:rsidR="00566B65" w:rsidRDefault="00566B65" w:rsidP="00EF109F">
            <w:pPr>
              <w:spacing w:after="0"/>
              <w:jc w:val="center"/>
              <w:textAlignment w:val="center"/>
              <w:rPr>
                <w:ins w:id="2180" w:author="Pragada Venkata Apparao Santhosh" w:date="2021-05-11T14:18:00Z"/>
                <w:rFonts w:ascii="Arial" w:hAnsi="Arial" w:cs="Arial"/>
                <w:sz w:val="36"/>
                <w:szCs w:val="36"/>
              </w:rPr>
            </w:pPr>
            <w:ins w:id="2181" w:author="Pragada Venkata Apparao Santhosh" w:date="2021-05-11T14:18:00Z">
              <w:r>
                <w:rPr>
                  <w:rFonts w:ascii="Calibri" w:hAnsi="Calibri" w:cs="Calibri"/>
                  <w:b/>
                  <w:bCs/>
                  <w:color w:val="000000"/>
                  <w:kern w:val="24"/>
                  <w:sz w:val="14"/>
                  <w:szCs w:val="14"/>
                </w:rPr>
                <w:t>x</w:t>
              </w:r>
            </w:ins>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182"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55D395B" w14:textId="77777777" w:rsidR="00566B65" w:rsidRDefault="00566B65" w:rsidP="00EF109F">
            <w:pPr>
              <w:rPr>
                <w:ins w:id="2183" w:author="Pragada Venkata Apparao Santhosh" w:date="2021-05-11T14:18:00Z"/>
                <w:rFonts w:ascii="Arial" w:hAnsi="Arial" w:cs="Arial"/>
                <w:sz w:val="36"/>
                <w:szCs w:val="36"/>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184"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46E1952" w14:textId="77777777" w:rsidR="00566B65" w:rsidRDefault="00566B65" w:rsidP="00EF109F">
            <w:pPr>
              <w:spacing w:after="0"/>
              <w:rPr>
                <w:ins w:id="2185" w:author="Pragada Venkata Apparao Santhosh" w:date="2021-05-11T14:18:00Z"/>
                <w:lang w:val="en-IN" w:eastAsia="en-IN"/>
              </w:rPr>
            </w:pPr>
          </w:p>
        </w:tc>
        <w:tc>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186" w:author="Geethanjali A" w:date="2021-05-04T23:03:00Z">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ECE40A6" w14:textId="77777777" w:rsidR="00566B65" w:rsidRDefault="00566B65" w:rsidP="00EF109F">
            <w:pPr>
              <w:spacing w:after="0"/>
              <w:rPr>
                <w:ins w:id="2187" w:author="Pragada Venkata Apparao Santhosh" w:date="2021-05-11T14:18:00Z"/>
                <w:lang w:val="en-IN" w:eastAsia="en-IN"/>
              </w:rPr>
            </w:pPr>
          </w:p>
        </w:tc>
        <w:tc>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188" w:author="Geethanjali A" w:date="2021-05-04T23:03:00Z">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992DC52" w14:textId="77777777" w:rsidR="00566B65" w:rsidRDefault="00566B65" w:rsidP="00EF109F">
            <w:pPr>
              <w:spacing w:after="0"/>
              <w:rPr>
                <w:ins w:id="2189" w:author="Pragada Venkata Apparao Santhosh" w:date="2021-05-11T14:18:00Z"/>
                <w:lang w:val="en-IN" w:eastAsia="en-IN"/>
              </w:rPr>
            </w:pPr>
          </w:p>
        </w:tc>
        <w:tc>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190" w:author="Geethanjali A" w:date="2021-05-04T23:03:00Z">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21B2296" w14:textId="77777777" w:rsidR="00566B65" w:rsidRDefault="00566B65" w:rsidP="00EF109F">
            <w:pPr>
              <w:spacing w:after="0"/>
              <w:rPr>
                <w:ins w:id="2191" w:author="Pragada Venkata Apparao Santhosh" w:date="2021-05-11T14:18:00Z"/>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192"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60AA471" w14:textId="77777777" w:rsidR="00566B65" w:rsidRDefault="00566B65" w:rsidP="00EF109F">
            <w:pPr>
              <w:spacing w:after="0"/>
              <w:rPr>
                <w:ins w:id="2193" w:author="Pragada Venkata Apparao Santhosh" w:date="2021-05-11T14:18:00Z"/>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194"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15355A0" w14:textId="77777777" w:rsidR="00566B65" w:rsidRDefault="00566B65" w:rsidP="00EF109F">
            <w:pPr>
              <w:spacing w:after="0"/>
              <w:rPr>
                <w:ins w:id="2195" w:author="Pragada Venkata Apparao Santhosh" w:date="2021-05-11T14:18:00Z"/>
                <w:lang w:val="en-IN" w:eastAsia="en-IN"/>
              </w:rPr>
            </w:pPr>
          </w:p>
        </w:tc>
        <w:tc>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196" w:author="Geethanjali A" w:date="2021-05-04T23:03:00Z">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508950B" w14:textId="77777777" w:rsidR="00566B65" w:rsidRDefault="00566B65" w:rsidP="00EF109F">
            <w:pPr>
              <w:spacing w:after="0"/>
              <w:rPr>
                <w:ins w:id="2197" w:author="Pragada Venkata Apparao Santhosh" w:date="2021-05-11T14:18:00Z"/>
                <w:lang w:val="en-IN" w:eastAsia="en-IN"/>
              </w:rPr>
            </w:pPr>
          </w:p>
        </w:tc>
      </w:tr>
      <w:tr w:rsidR="00566B65" w14:paraId="752AEF98" w14:textId="77777777" w:rsidTr="00EF109F">
        <w:tblPrEx>
          <w:tblW w:w="9755" w:type="dxa"/>
          <w:tblCellMar>
            <w:left w:w="0" w:type="dxa"/>
            <w:right w:w="0" w:type="dxa"/>
          </w:tblCellMar>
          <w:tblLook w:val="0600" w:firstRow="0" w:lastRow="0" w:firstColumn="0" w:lastColumn="0" w:noHBand="1" w:noVBand="1"/>
          <w:tblPrExChange w:id="2198" w:author="Geethanjali A" w:date="2021-05-04T23:03:00Z">
            <w:tblPrEx>
              <w:tblW w:w="9755" w:type="dxa"/>
              <w:tblCellMar>
                <w:left w:w="0" w:type="dxa"/>
                <w:right w:w="0" w:type="dxa"/>
              </w:tblCellMar>
              <w:tblLook w:val="0600" w:firstRow="0" w:lastRow="0" w:firstColumn="0" w:lastColumn="0" w:noHBand="1" w:noVBand="1"/>
            </w:tblPrEx>
          </w:tblPrExChange>
        </w:tblPrEx>
        <w:trPr>
          <w:gridAfter w:val="1"/>
          <w:wAfter w:w="15" w:type="dxa"/>
          <w:trHeight w:val="210"/>
          <w:ins w:id="2199" w:author="Pragada Venkata Apparao Santhosh" w:date="2021-05-11T14:18:00Z"/>
          <w:trPrChange w:id="2200" w:author="Geethanjali A" w:date="2021-05-04T23:03:00Z">
            <w:trPr>
              <w:wAfter w:w="15" w:type="dxa"/>
              <w:trHeight w:val="744"/>
            </w:trPr>
          </w:trPrChange>
        </w:trPr>
        <w:tc>
          <w:tcPr>
            <w:tcW w:w="260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201" w:author="Geethanjali A" w:date="2021-05-04T23:03:00Z">
              <w:tcPr>
                <w:tcW w:w="2603" w:type="dxa"/>
                <w:gridSpan w:val="33"/>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D61D3EC" w14:textId="77777777" w:rsidR="00566B65" w:rsidRDefault="00566B65" w:rsidP="00EF109F">
            <w:pPr>
              <w:spacing w:after="0"/>
              <w:textAlignment w:val="center"/>
              <w:rPr>
                <w:ins w:id="2202" w:author="Pragada Venkata Apparao Santhosh" w:date="2021-05-11T14:18:00Z"/>
                <w:rFonts w:ascii="Arial" w:hAnsi="Arial" w:cs="Arial"/>
                <w:sz w:val="36"/>
                <w:szCs w:val="36"/>
              </w:rPr>
            </w:pPr>
            <w:ins w:id="2203" w:author="Pragada Venkata Apparao Santhosh" w:date="2021-05-11T14:18:00Z">
              <w:r>
                <w:rPr>
                  <w:rFonts w:ascii="Calibri" w:hAnsi="Calibri" w:cs="Calibri"/>
                  <w:b/>
                  <w:bCs/>
                  <w:color w:val="000000"/>
                  <w:kern w:val="24"/>
                  <w:sz w:val="12"/>
                  <w:szCs w:val="12"/>
                </w:rPr>
                <w:t>Harmonic current transient</w:t>
              </w:r>
            </w:ins>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204" w:author="Geethanjali A" w:date="2021-05-04T23:03:00Z">
              <w:tcPr>
                <w:tcW w:w="164" w:type="dxa"/>
                <w:gridSpan w:val="2"/>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D0BF222" w14:textId="77777777" w:rsidR="00566B65" w:rsidRDefault="00566B65" w:rsidP="00EF109F">
            <w:pPr>
              <w:rPr>
                <w:ins w:id="2205" w:author="Pragada Venkata Apparao Santhosh" w:date="2021-05-11T14:18:00Z"/>
                <w:rFonts w:ascii="Arial" w:hAnsi="Arial" w:cs="Arial"/>
                <w:sz w:val="36"/>
                <w:szCs w:val="36"/>
              </w:rPr>
            </w:pP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206" w:author="Geethanjali A" w:date="2021-05-04T23:03:00Z">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E54BD52" w14:textId="77777777" w:rsidR="00566B65" w:rsidRDefault="00566B65" w:rsidP="00EF109F">
            <w:pPr>
              <w:spacing w:after="0"/>
              <w:jc w:val="center"/>
              <w:textAlignment w:val="center"/>
              <w:rPr>
                <w:ins w:id="2207" w:author="Pragada Venkata Apparao Santhosh" w:date="2021-05-11T14:18:00Z"/>
                <w:rFonts w:ascii="Arial" w:hAnsi="Arial" w:cs="Arial"/>
                <w:sz w:val="36"/>
                <w:szCs w:val="36"/>
              </w:rPr>
            </w:pPr>
            <w:ins w:id="2208" w:author="Pragada Venkata Apparao Santhosh" w:date="2021-05-11T14:18:00Z">
              <w:r>
                <w:rPr>
                  <w:rFonts w:ascii="Calibri" w:hAnsi="Calibri" w:cs="Calibri"/>
                  <w:b/>
                  <w:bCs/>
                  <w:color w:val="000000"/>
                  <w:kern w:val="24"/>
                  <w:sz w:val="14"/>
                  <w:szCs w:val="14"/>
                </w:rPr>
                <w:t>x</w:t>
              </w:r>
            </w:ins>
          </w:p>
        </w:tc>
        <w:tc>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209" w:author="Geethanjali A" w:date="2021-05-04T23:03:00Z">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3EFCAC1" w14:textId="77777777" w:rsidR="00566B65" w:rsidRDefault="00566B65" w:rsidP="00EF109F">
            <w:pPr>
              <w:spacing w:after="0"/>
              <w:jc w:val="center"/>
              <w:textAlignment w:val="center"/>
              <w:rPr>
                <w:ins w:id="2210" w:author="Pragada Venkata Apparao Santhosh" w:date="2021-05-11T14:18:00Z"/>
                <w:rFonts w:ascii="Arial" w:hAnsi="Arial" w:cs="Arial"/>
                <w:sz w:val="36"/>
                <w:szCs w:val="36"/>
              </w:rPr>
            </w:pPr>
            <w:ins w:id="2211" w:author="Pragada Venkata Apparao Santhosh" w:date="2021-05-11T14:18:00Z">
              <w:r>
                <w:rPr>
                  <w:rFonts w:ascii="Calibri" w:hAnsi="Calibri" w:cs="Calibri"/>
                  <w:b/>
                  <w:bCs/>
                  <w:color w:val="000000"/>
                  <w:kern w:val="24"/>
                  <w:sz w:val="14"/>
                  <w:szCs w:val="14"/>
                </w:rPr>
                <w:t>x</w:t>
              </w:r>
            </w:ins>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212"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1423165" w14:textId="77777777" w:rsidR="00566B65" w:rsidRDefault="00566B65" w:rsidP="00EF109F">
            <w:pPr>
              <w:rPr>
                <w:ins w:id="2213" w:author="Pragada Venkata Apparao Santhosh" w:date="2021-05-11T14:18:00Z"/>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214"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36DBD04" w14:textId="77777777" w:rsidR="00566B65" w:rsidRDefault="00566B65" w:rsidP="00EF109F">
            <w:pPr>
              <w:spacing w:after="0"/>
              <w:rPr>
                <w:ins w:id="2215" w:author="Pragada Venkata Apparao Santhosh" w:date="2021-05-11T14:18:00Z"/>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216"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3F92DAD" w14:textId="77777777" w:rsidR="00566B65" w:rsidRDefault="00566B65" w:rsidP="00EF109F">
            <w:pPr>
              <w:spacing w:after="0"/>
              <w:jc w:val="center"/>
              <w:textAlignment w:val="center"/>
              <w:rPr>
                <w:ins w:id="2217" w:author="Pragada Venkata Apparao Santhosh" w:date="2021-05-11T14:18:00Z"/>
                <w:rFonts w:ascii="Arial" w:hAnsi="Arial" w:cs="Arial"/>
                <w:sz w:val="36"/>
                <w:szCs w:val="36"/>
              </w:rPr>
            </w:pPr>
            <w:ins w:id="2218" w:author="Pragada Venkata Apparao Santhosh" w:date="2021-05-11T14:18:00Z">
              <w:r>
                <w:rPr>
                  <w:rFonts w:ascii="Calibri" w:hAnsi="Calibri" w:cs="Calibri"/>
                  <w:b/>
                  <w:bCs/>
                  <w:color w:val="000000"/>
                  <w:kern w:val="24"/>
                  <w:sz w:val="14"/>
                  <w:szCs w:val="14"/>
                </w:rPr>
                <w:t>x</w:t>
              </w:r>
            </w:ins>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219"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95A1CE9" w14:textId="77777777" w:rsidR="00566B65" w:rsidRDefault="00566B65" w:rsidP="00EF109F">
            <w:pPr>
              <w:rPr>
                <w:ins w:id="2220" w:author="Pragada Venkata Apparao Santhosh" w:date="2021-05-11T14:18:00Z"/>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221"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1141966" w14:textId="77777777" w:rsidR="00566B65" w:rsidRDefault="00566B65" w:rsidP="00EF109F">
            <w:pPr>
              <w:spacing w:after="0"/>
              <w:rPr>
                <w:ins w:id="2222" w:author="Pragada Venkata Apparao Santhosh" w:date="2021-05-11T14:18:00Z"/>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223"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B1F102E" w14:textId="77777777" w:rsidR="00566B65" w:rsidRDefault="00566B65" w:rsidP="00EF109F">
            <w:pPr>
              <w:spacing w:after="0"/>
              <w:rPr>
                <w:ins w:id="2224" w:author="Pragada Venkata Apparao Santhosh" w:date="2021-05-11T14:18:00Z"/>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225"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1BCA269" w14:textId="77777777" w:rsidR="00566B65" w:rsidRDefault="00566B65" w:rsidP="00EF109F">
            <w:pPr>
              <w:spacing w:after="0"/>
              <w:rPr>
                <w:ins w:id="2226" w:author="Pragada Venkata Apparao Santhosh" w:date="2021-05-11T14:18:00Z"/>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227"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CAF46A0" w14:textId="77777777" w:rsidR="00566B65" w:rsidRDefault="00566B65" w:rsidP="00EF109F">
            <w:pPr>
              <w:spacing w:after="0"/>
              <w:jc w:val="center"/>
              <w:textAlignment w:val="center"/>
              <w:rPr>
                <w:ins w:id="2228" w:author="Pragada Venkata Apparao Santhosh" w:date="2021-05-11T14:18:00Z"/>
                <w:rFonts w:ascii="Arial" w:hAnsi="Arial" w:cs="Arial"/>
                <w:sz w:val="36"/>
                <w:szCs w:val="36"/>
              </w:rPr>
            </w:pPr>
            <w:ins w:id="2229" w:author="Pragada Venkata Apparao Santhosh" w:date="2021-05-11T14:18:00Z">
              <w:r>
                <w:rPr>
                  <w:rFonts w:ascii="Calibri" w:hAnsi="Calibri" w:cs="Calibri"/>
                  <w:b/>
                  <w:bCs/>
                  <w:color w:val="000000"/>
                  <w:kern w:val="24"/>
                  <w:sz w:val="14"/>
                  <w:szCs w:val="14"/>
                </w:rPr>
                <w:t>x</w:t>
              </w:r>
            </w:ins>
          </w:p>
        </w:tc>
        <w:tc>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230" w:author="Geethanjali A" w:date="2021-05-04T23:03:00Z">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B352F9C" w14:textId="77777777" w:rsidR="00566B65" w:rsidRDefault="00566B65" w:rsidP="00EF109F">
            <w:pPr>
              <w:rPr>
                <w:ins w:id="2231" w:author="Pragada Venkata Apparao Santhosh" w:date="2021-05-11T14:18:00Z"/>
                <w:rFonts w:ascii="Arial" w:hAnsi="Arial" w:cs="Arial"/>
                <w:sz w:val="36"/>
                <w:szCs w:val="36"/>
              </w:rPr>
            </w:pPr>
          </w:p>
        </w:tc>
        <w:tc>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232" w:author="Geethanjali A" w:date="2021-05-04T23:03:00Z">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2704917" w14:textId="77777777" w:rsidR="00566B65" w:rsidRDefault="00566B65" w:rsidP="00EF109F">
            <w:pPr>
              <w:spacing w:after="0"/>
              <w:rPr>
                <w:ins w:id="2233" w:author="Pragada Venkata Apparao Santhosh" w:date="2021-05-11T14:18:00Z"/>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234"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8B0D3E5" w14:textId="77777777" w:rsidR="00566B65" w:rsidRDefault="00566B65" w:rsidP="00EF109F">
            <w:pPr>
              <w:spacing w:after="0"/>
              <w:rPr>
                <w:ins w:id="2235" w:author="Pragada Venkata Apparao Santhosh" w:date="2021-05-11T14:18:00Z"/>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236"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2BDB82E" w14:textId="77777777" w:rsidR="00566B65" w:rsidRDefault="00566B65" w:rsidP="00EF109F">
            <w:pPr>
              <w:spacing w:after="0"/>
              <w:rPr>
                <w:ins w:id="2237"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238"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34F9B32" w14:textId="77777777" w:rsidR="00566B65" w:rsidRDefault="00566B65" w:rsidP="00EF109F">
            <w:pPr>
              <w:spacing w:after="0"/>
              <w:rPr>
                <w:ins w:id="2239"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240"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001A8E1" w14:textId="77777777" w:rsidR="00566B65" w:rsidRDefault="00566B65" w:rsidP="00EF109F">
            <w:pPr>
              <w:spacing w:after="0"/>
              <w:rPr>
                <w:ins w:id="2241"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242"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AB87FCD" w14:textId="77777777" w:rsidR="00566B65" w:rsidRDefault="00566B65" w:rsidP="00EF109F">
            <w:pPr>
              <w:spacing w:after="0"/>
              <w:rPr>
                <w:ins w:id="2243"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244"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30BC0ED" w14:textId="77777777" w:rsidR="00566B65" w:rsidRDefault="00566B65" w:rsidP="00EF109F">
            <w:pPr>
              <w:spacing w:after="0"/>
              <w:rPr>
                <w:ins w:id="2245"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246"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4F51BB1" w14:textId="77777777" w:rsidR="00566B65" w:rsidRDefault="00566B65" w:rsidP="00EF109F">
            <w:pPr>
              <w:spacing w:after="0"/>
              <w:rPr>
                <w:ins w:id="2247"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248"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A3415BE" w14:textId="77777777" w:rsidR="00566B65" w:rsidRDefault="00566B65" w:rsidP="00EF109F">
            <w:pPr>
              <w:spacing w:after="0"/>
              <w:rPr>
                <w:ins w:id="2249"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250"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B32D597" w14:textId="77777777" w:rsidR="00566B65" w:rsidRDefault="00566B65" w:rsidP="00EF109F">
            <w:pPr>
              <w:spacing w:after="0"/>
              <w:rPr>
                <w:ins w:id="2251" w:author="Pragada Venkata Apparao Santhosh" w:date="2021-05-11T14:18:00Z"/>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252"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838EB34" w14:textId="77777777" w:rsidR="00566B65" w:rsidRDefault="00566B65" w:rsidP="00EF109F">
            <w:pPr>
              <w:spacing w:after="0"/>
              <w:rPr>
                <w:ins w:id="2253" w:author="Pragada Venkata Apparao Santhosh" w:date="2021-05-11T14:18:00Z"/>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254"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AA41291" w14:textId="77777777" w:rsidR="00566B65" w:rsidRDefault="00566B65" w:rsidP="00EF109F">
            <w:pPr>
              <w:spacing w:after="0"/>
              <w:jc w:val="center"/>
              <w:textAlignment w:val="center"/>
              <w:rPr>
                <w:ins w:id="2255" w:author="Pragada Venkata Apparao Santhosh" w:date="2021-05-11T14:18:00Z"/>
                <w:rFonts w:ascii="Arial" w:hAnsi="Arial" w:cs="Arial"/>
                <w:sz w:val="36"/>
                <w:szCs w:val="36"/>
              </w:rPr>
            </w:pPr>
            <w:ins w:id="2256" w:author="Pragada Venkata Apparao Santhosh" w:date="2021-05-11T14:18:00Z">
              <w:r>
                <w:rPr>
                  <w:rFonts w:ascii="Calibri" w:hAnsi="Calibri" w:cs="Calibri"/>
                  <w:b/>
                  <w:bCs/>
                  <w:color w:val="000000"/>
                  <w:kern w:val="24"/>
                  <w:sz w:val="14"/>
                  <w:szCs w:val="14"/>
                </w:rPr>
                <w:t>x</w:t>
              </w:r>
            </w:ins>
          </w:p>
        </w:tc>
        <w:tc>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257" w:author="Geethanjali A" w:date="2021-05-04T23:03:00Z">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3691501" w14:textId="77777777" w:rsidR="00566B65" w:rsidRDefault="00566B65" w:rsidP="00EF109F">
            <w:pPr>
              <w:rPr>
                <w:ins w:id="2258" w:author="Pragada Venkata Apparao Santhosh" w:date="2021-05-11T14:18:00Z"/>
                <w:rFonts w:ascii="Arial" w:hAnsi="Arial" w:cs="Arial"/>
                <w:sz w:val="36"/>
                <w:szCs w:val="36"/>
              </w:rPr>
            </w:pPr>
          </w:p>
        </w:tc>
        <w:tc>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259" w:author="Geethanjali A" w:date="2021-05-04T23:03:00Z">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157700D" w14:textId="77777777" w:rsidR="00566B65" w:rsidRDefault="00566B65" w:rsidP="00EF109F">
            <w:pPr>
              <w:spacing w:after="0"/>
              <w:rPr>
                <w:ins w:id="2260" w:author="Pragada Venkata Apparao Santhosh" w:date="2021-05-11T14:18:00Z"/>
                <w:lang w:val="en-IN" w:eastAsia="en-IN"/>
              </w:rPr>
            </w:pPr>
          </w:p>
        </w:tc>
        <w:tc>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261" w:author="Geethanjali A" w:date="2021-05-04T23:03:00Z">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2726E66" w14:textId="77777777" w:rsidR="00566B65" w:rsidRDefault="00566B65" w:rsidP="00EF109F">
            <w:pPr>
              <w:spacing w:after="0"/>
              <w:rPr>
                <w:ins w:id="2262" w:author="Pragada Venkata Apparao Santhosh" w:date="2021-05-11T14:18:00Z"/>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263"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B022A6E" w14:textId="77777777" w:rsidR="00566B65" w:rsidRDefault="00566B65" w:rsidP="00EF109F">
            <w:pPr>
              <w:spacing w:after="0"/>
              <w:rPr>
                <w:ins w:id="2264" w:author="Pragada Venkata Apparao Santhosh" w:date="2021-05-11T14:18:00Z"/>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265"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D227C99" w14:textId="77777777" w:rsidR="00566B65" w:rsidRDefault="00566B65" w:rsidP="00EF109F">
            <w:pPr>
              <w:spacing w:after="0"/>
              <w:jc w:val="center"/>
              <w:textAlignment w:val="center"/>
              <w:rPr>
                <w:ins w:id="2266" w:author="Pragada Venkata Apparao Santhosh" w:date="2021-05-11T14:18:00Z"/>
                <w:rFonts w:ascii="Arial" w:hAnsi="Arial" w:cs="Arial"/>
                <w:sz w:val="36"/>
                <w:szCs w:val="36"/>
              </w:rPr>
            </w:pPr>
            <w:ins w:id="2267" w:author="Pragada Venkata Apparao Santhosh" w:date="2021-05-11T14:18:00Z">
              <w:r>
                <w:rPr>
                  <w:rFonts w:ascii="Calibri" w:hAnsi="Calibri" w:cs="Calibri"/>
                  <w:b/>
                  <w:bCs/>
                  <w:color w:val="000000"/>
                  <w:kern w:val="24"/>
                  <w:sz w:val="14"/>
                  <w:szCs w:val="14"/>
                </w:rPr>
                <w:t>x</w:t>
              </w:r>
            </w:ins>
          </w:p>
        </w:tc>
        <w:tc>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268" w:author="Geethanjali A" w:date="2021-05-04T23:03:00Z">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F12F417" w14:textId="77777777" w:rsidR="00566B65" w:rsidRDefault="00566B65" w:rsidP="00EF109F">
            <w:pPr>
              <w:rPr>
                <w:ins w:id="2269" w:author="Pragada Venkata Apparao Santhosh" w:date="2021-05-11T14:18:00Z"/>
                <w:rFonts w:ascii="Arial" w:hAnsi="Arial" w:cs="Arial"/>
                <w:sz w:val="36"/>
                <w:szCs w:val="36"/>
              </w:rPr>
            </w:pPr>
          </w:p>
        </w:tc>
      </w:tr>
      <w:tr w:rsidR="00566B65" w14:paraId="04529719" w14:textId="77777777" w:rsidTr="00EF109F">
        <w:tblPrEx>
          <w:tblW w:w="9755" w:type="dxa"/>
          <w:tblCellMar>
            <w:left w:w="0" w:type="dxa"/>
            <w:right w:w="0" w:type="dxa"/>
          </w:tblCellMar>
          <w:tblLook w:val="0600" w:firstRow="0" w:lastRow="0" w:firstColumn="0" w:lastColumn="0" w:noHBand="1" w:noVBand="1"/>
          <w:tblPrExChange w:id="2270" w:author="Geethanjali A" w:date="2021-05-04T23:03:00Z">
            <w:tblPrEx>
              <w:tblW w:w="9755" w:type="dxa"/>
              <w:tblCellMar>
                <w:left w:w="0" w:type="dxa"/>
                <w:right w:w="0" w:type="dxa"/>
              </w:tblCellMar>
              <w:tblLook w:val="0600" w:firstRow="0" w:lastRow="0" w:firstColumn="0" w:lastColumn="0" w:noHBand="1" w:noVBand="1"/>
            </w:tblPrEx>
          </w:tblPrExChange>
        </w:tblPrEx>
        <w:trPr>
          <w:gridAfter w:val="1"/>
          <w:wAfter w:w="15" w:type="dxa"/>
          <w:trHeight w:val="210"/>
          <w:ins w:id="2271" w:author="Pragada Venkata Apparao Santhosh" w:date="2021-05-11T14:18:00Z"/>
          <w:trPrChange w:id="2272" w:author="Geethanjali A" w:date="2021-05-04T23:03:00Z">
            <w:trPr>
              <w:wAfter w:w="15" w:type="dxa"/>
              <w:trHeight w:val="744"/>
            </w:trPr>
          </w:trPrChange>
        </w:trPr>
        <w:tc>
          <w:tcPr>
            <w:tcW w:w="260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273" w:author="Geethanjali A" w:date="2021-05-04T23:03:00Z">
              <w:tcPr>
                <w:tcW w:w="2603" w:type="dxa"/>
                <w:gridSpan w:val="33"/>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B3680E0" w14:textId="77777777" w:rsidR="00566B65" w:rsidRDefault="00566B65" w:rsidP="00EF109F">
            <w:pPr>
              <w:spacing w:after="0"/>
              <w:textAlignment w:val="center"/>
              <w:rPr>
                <w:ins w:id="2274" w:author="Pragada Venkata Apparao Santhosh" w:date="2021-05-11T14:18:00Z"/>
                <w:rFonts w:ascii="Arial" w:hAnsi="Arial" w:cs="Arial"/>
                <w:sz w:val="36"/>
                <w:szCs w:val="36"/>
              </w:rPr>
            </w:pPr>
            <w:ins w:id="2275" w:author="Pragada Venkata Apparao Santhosh" w:date="2021-05-11T14:18:00Z">
              <w:r>
                <w:rPr>
                  <w:rFonts w:ascii="Calibri" w:hAnsi="Calibri" w:cs="Calibri"/>
                  <w:b/>
                  <w:bCs/>
                  <w:color w:val="000000"/>
                  <w:kern w:val="24"/>
                  <w:sz w:val="12"/>
                  <w:szCs w:val="12"/>
                </w:rPr>
                <w:t>Voltage fluctuation and flicker</w:t>
              </w:r>
            </w:ins>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276" w:author="Geethanjali A" w:date="2021-05-04T23:03:00Z">
              <w:tcPr>
                <w:tcW w:w="164" w:type="dxa"/>
                <w:gridSpan w:val="2"/>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4FABF28" w14:textId="77777777" w:rsidR="00566B65" w:rsidRDefault="00566B65" w:rsidP="00EF109F">
            <w:pPr>
              <w:rPr>
                <w:ins w:id="2277" w:author="Pragada Venkata Apparao Santhosh" w:date="2021-05-11T14:18:00Z"/>
                <w:rFonts w:ascii="Arial" w:hAnsi="Arial" w:cs="Arial"/>
                <w:sz w:val="36"/>
                <w:szCs w:val="36"/>
              </w:rPr>
            </w:pP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278" w:author="Geethanjali A" w:date="2021-05-04T23:03:00Z">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2843AB2" w14:textId="77777777" w:rsidR="00566B65" w:rsidRDefault="00566B65" w:rsidP="00EF109F">
            <w:pPr>
              <w:spacing w:after="0"/>
              <w:jc w:val="center"/>
              <w:textAlignment w:val="center"/>
              <w:rPr>
                <w:ins w:id="2279" w:author="Pragada Venkata Apparao Santhosh" w:date="2021-05-11T14:18:00Z"/>
                <w:rFonts w:ascii="Arial" w:hAnsi="Arial" w:cs="Arial"/>
                <w:sz w:val="36"/>
                <w:szCs w:val="36"/>
              </w:rPr>
            </w:pPr>
            <w:ins w:id="2280" w:author="Pragada Venkata Apparao Santhosh" w:date="2021-05-11T14:18:00Z">
              <w:r>
                <w:rPr>
                  <w:rFonts w:ascii="Calibri" w:hAnsi="Calibri" w:cs="Calibri"/>
                  <w:b/>
                  <w:bCs/>
                  <w:color w:val="000000"/>
                  <w:kern w:val="24"/>
                  <w:sz w:val="14"/>
                  <w:szCs w:val="14"/>
                </w:rPr>
                <w:t>x</w:t>
              </w:r>
            </w:ins>
          </w:p>
        </w:tc>
        <w:tc>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281" w:author="Geethanjali A" w:date="2021-05-04T23:03:00Z">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5CC9E5A" w14:textId="77777777" w:rsidR="00566B65" w:rsidRDefault="00566B65" w:rsidP="00EF109F">
            <w:pPr>
              <w:spacing w:after="0"/>
              <w:jc w:val="center"/>
              <w:textAlignment w:val="center"/>
              <w:rPr>
                <w:ins w:id="2282" w:author="Pragada Venkata Apparao Santhosh" w:date="2021-05-11T14:18:00Z"/>
                <w:rFonts w:ascii="Arial" w:hAnsi="Arial" w:cs="Arial"/>
                <w:sz w:val="36"/>
                <w:szCs w:val="36"/>
              </w:rPr>
            </w:pPr>
            <w:ins w:id="2283" w:author="Pragada Venkata Apparao Santhosh" w:date="2021-05-11T14:18:00Z">
              <w:r>
                <w:rPr>
                  <w:rFonts w:ascii="Calibri" w:hAnsi="Calibri" w:cs="Calibri"/>
                  <w:b/>
                  <w:bCs/>
                  <w:color w:val="000000"/>
                  <w:kern w:val="24"/>
                  <w:sz w:val="14"/>
                  <w:szCs w:val="14"/>
                </w:rPr>
                <w:t>x</w:t>
              </w:r>
            </w:ins>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284"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5E39473" w14:textId="77777777" w:rsidR="00566B65" w:rsidRDefault="00566B65" w:rsidP="00EF109F">
            <w:pPr>
              <w:rPr>
                <w:ins w:id="2285" w:author="Pragada Venkata Apparao Santhosh" w:date="2021-05-11T14:18:00Z"/>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286"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6C2CAA1" w14:textId="77777777" w:rsidR="00566B65" w:rsidRDefault="00566B65" w:rsidP="00EF109F">
            <w:pPr>
              <w:spacing w:after="0"/>
              <w:jc w:val="center"/>
              <w:textAlignment w:val="center"/>
              <w:rPr>
                <w:ins w:id="2287" w:author="Pragada Venkata Apparao Santhosh" w:date="2021-05-11T14:18:00Z"/>
                <w:rFonts w:ascii="Arial" w:hAnsi="Arial" w:cs="Arial"/>
                <w:sz w:val="36"/>
                <w:szCs w:val="36"/>
              </w:rPr>
            </w:pPr>
            <w:ins w:id="2288" w:author="Pragada Venkata Apparao Santhosh" w:date="2021-05-11T14:18:00Z">
              <w:r>
                <w:rPr>
                  <w:rFonts w:ascii="Calibri" w:hAnsi="Calibri" w:cs="Calibri"/>
                  <w:b/>
                  <w:bCs/>
                  <w:color w:val="000000"/>
                  <w:kern w:val="24"/>
                  <w:sz w:val="14"/>
                  <w:szCs w:val="14"/>
                </w:rPr>
                <w:t>x</w:t>
              </w:r>
            </w:ins>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289"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9E46DF0" w14:textId="77777777" w:rsidR="00566B65" w:rsidRDefault="00566B65" w:rsidP="00EF109F">
            <w:pPr>
              <w:spacing w:after="0"/>
              <w:jc w:val="center"/>
              <w:textAlignment w:val="center"/>
              <w:rPr>
                <w:ins w:id="2290" w:author="Pragada Venkata Apparao Santhosh" w:date="2021-05-11T14:18:00Z"/>
                <w:rFonts w:ascii="Arial" w:hAnsi="Arial" w:cs="Arial"/>
                <w:sz w:val="36"/>
                <w:szCs w:val="36"/>
              </w:rPr>
            </w:pPr>
            <w:ins w:id="2291" w:author="Pragada Venkata Apparao Santhosh" w:date="2021-05-11T14:18:00Z">
              <w:r>
                <w:rPr>
                  <w:rFonts w:ascii="Calibri" w:hAnsi="Calibri" w:cs="Calibri"/>
                  <w:b/>
                  <w:bCs/>
                  <w:color w:val="000000"/>
                  <w:kern w:val="24"/>
                  <w:sz w:val="14"/>
                  <w:szCs w:val="14"/>
                </w:rPr>
                <w:t>x</w:t>
              </w:r>
            </w:ins>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292"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B5A55CC" w14:textId="77777777" w:rsidR="00566B65" w:rsidRDefault="00566B65" w:rsidP="00EF109F">
            <w:pPr>
              <w:spacing w:after="0"/>
              <w:jc w:val="center"/>
              <w:textAlignment w:val="center"/>
              <w:rPr>
                <w:ins w:id="2293" w:author="Pragada Venkata Apparao Santhosh" w:date="2021-05-11T14:18:00Z"/>
                <w:rFonts w:ascii="Arial" w:hAnsi="Arial" w:cs="Arial"/>
                <w:sz w:val="36"/>
                <w:szCs w:val="36"/>
              </w:rPr>
            </w:pPr>
            <w:ins w:id="2294" w:author="Pragada Venkata Apparao Santhosh" w:date="2021-05-11T14:18:00Z">
              <w:r>
                <w:rPr>
                  <w:rFonts w:ascii="Calibri" w:hAnsi="Calibri" w:cs="Calibri"/>
                  <w:b/>
                  <w:bCs/>
                  <w:color w:val="000000"/>
                  <w:kern w:val="24"/>
                  <w:sz w:val="14"/>
                  <w:szCs w:val="14"/>
                </w:rPr>
                <w:t>x</w:t>
              </w:r>
            </w:ins>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295"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39A4321" w14:textId="77777777" w:rsidR="00566B65" w:rsidRDefault="00566B65" w:rsidP="00EF109F">
            <w:pPr>
              <w:rPr>
                <w:ins w:id="2296" w:author="Pragada Venkata Apparao Santhosh" w:date="2021-05-11T14:18:00Z"/>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297"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00E48E5" w14:textId="77777777" w:rsidR="00566B65" w:rsidRDefault="00566B65" w:rsidP="00EF109F">
            <w:pPr>
              <w:spacing w:after="0"/>
              <w:rPr>
                <w:ins w:id="2298" w:author="Pragada Venkata Apparao Santhosh" w:date="2021-05-11T14:18:00Z"/>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299"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F0F2F11" w14:textId="77777777" w:rsidR="00566B65" w:rsidRDefault="00566B65" w:rsidP="00EF109F">
            <w:pPr>
              <w:spacing w:after="0"/>
              <w:jc w:val="center"/>
              <w:textAlignment w:val="center"/>
              <w:rPr>
                <w:ins w:id="2300" w:author="Pragada Venkata Apparao Santhosh" w:date="2021-05-11T14:18:00Z"/>
                <w:rFonts w:ascii="Arial" w:hAnsi="Arial" w:cs="Arial"/>
                <w:sz w:val="36"/>
                <w:szCs w:val="36"/>
              </w:rPr>
            </w:pPr>
            <w:ins w:id="2301" w:author="Pragada Venkata Apparao Santhosh" w:date="2021-05-11T14:18:00Z">
              <w:r>
                <w:rPr>
                  <w:rFonts w:ascii="Calibri" w:hAnsi="Calibri" w:cs="Calibri"/>
                  <w:b/>
                  <w:bCs/>
                  <w:color w:val="000000"/>
                  <w:kern w:val="24"/>
                  <w:sz w:val="14"/>
                  <w:szCs w:val="14"/>
                </w:rPr>
                <w:t>x</w:t>
              </w:r>
            </w:ins>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302"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48D69A8" w14:textId="77777777" w:rsidR="00566B65" w:rsidRDefault="00566B65" w:rsidP="00EF109F">
            <w:pPr>
              <w:spacing w:after="0"/>
              <w:jc w:val="center"/>
              <w:textAlignment w:val="center"/>
              <w:rPr>
                <w:ins w:id="2303" w:author="Pragada Venkata Apparao Santhosh" w:date="2021-05-11T14:18:00Z"/>
                <w:rFonts w:ascii="Arial" w:hAnsi="Arial" w:cs="Arial"/>
                <w:sz w:val="36"/>
                <w:szCs w:val="36"/>
              </w:rPr>
            </w:pPr>
            <w:ins w:id="2304" w:author="Pragada Venkata Apparao Santhosh" w:date="2021-05-11T14:18:00Z">
              <w:r>
                <w:rPr>
                  <w:rFonts w:ascii="Calibri" w:hAnsi="Calibri" w:cs="Calibri"/>
                  <w:b/>
                  <w:bCs/>
                  <w:color w:val="000000"/>
                  <w:kern w:val="24"/>
                  <w:sz w:val="14"/>
                  <w:szCs w:val="14"/>
                </w:rPr>
                <w:t>x</w:t>
              </w:r>
            </w:ins>
          </w:p>
        </w:tc>
        <w:tc>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305" w:author="Geethanjali A" w:date="2021-05-04T23:03:00Z">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01B2847" w14:textId="77777777" w:rsidR="00566B65" w:rsidRDefault="00566B65" w:rsidP="00EF109F">
            <w:pPr>
              <w:rPr>
                <w:ins w:id="2306" w:author="Pragada Venkata Apparao Santhosh" w:date="2021-05-11T14:18:00Z"/>
                <w:rFonts w:ascii="Arial" w:hAnsi="Arial" w:cs="Arial"/>
                <w:sz w:val="36"/>
                <w:szCs w:val="36"/>
              </w:rPr>
            </w:pPr>
          </w:p>
        </w:tc>
        <w:tc>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307" w:author="Geethanjali A" w:date="2021-05-04T23:03:00Z">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CE4E1E5" w14:textId="77777777" w:rsidR="00566B65" w:rsidRDefault="00566B65" w:rsidP="00EF109F">
            <w:pPr>
              <w:spacing w:after="0"/>
              <w:rPr>
                <w:ins w:id="2308" w:author="Pragada Venkata Apparao Santhosh" w:date="2021-05-11T14:18:00Z"/>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309"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3BAC736" w14:textId="77777777" w:rsidR="00566B65" w:rsidRDefault="00566B65" w:rsidP="00EF109F">
            <w:pPr>
              <w:spacing w:after="0"/>
              <w:rPr>
                <w:ins w:id="2310" w:author="Pragada Venkata Apparao Santhosh" w:date="2021-05-11T14:18:00Z"/>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311"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F79539D" w14:textId="77777777" w:rsidR="00566B65" w:rsidRDefault="00566B65" w:rsidP="00EF109F">
            <w:pPr>
              <w:spacing w:after="0"/>
              <w:rPr>
                <w:ins w:id="2312"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313"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C895E37" w14:textId="77777777" w:rsidR="00566B65" w:rsidRDefault="00566B65" w:rsidP="00EF109F">
            <w:pPr>
              <w:spacing w:after="0"/>
              <w:rPr>
                <w:ins w:id="2314"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315"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CF035F3" w14:textId="77777777" w:rsidR="00566B65" w:rsidRDefault="00566B65" w:rsidP="00EF109F">
            <w:pPr>
              <w:spacing w:after="0"/>
              <w:rPr>
                <w:ins w:id="2316"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317"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652A08B" w14:textId="77777777" w:rsidR="00566B65" w:rsidRDefault="00566B65" w:rsidP="00EF109F">
            <w:pPr>
              <w:spacing w:after="0"/>
              <w:rPr>
                <w:ins w:id="2318"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319"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AE5B250" w14:textId="77777777" w:rsidR="00566B65" w:rsidRDefault="00566B65" w:rsidP="00EF109F">
            <w:pPr>
              <w:spacing w:after="0"/>
              <w:rPr>
                <w:ins w:id="2320"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321"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8F67B48" w14:textId="77777777" w:rsidR="00566B65" w:rsidRDefault="00566B65" w:rsidP="00EF109F">
            <w:pPr>
              <w:spacing w:after="0"/>
              <w:rPr>
                <w:ins w:id="2322"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323"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2E4594A" w14:textId="77777777" w:rsidR="00566B65" w:rsidRDefault="00566B65" w:rsidP="00EF109F">
            <w:pPr>
              <w:spacing w:after="0"/>
              <w:rPr>
                <w:ins w:id="2324"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325"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D424773" w14:textId="77777777" w:rsidR="00566B65" w:rsidRDefault="00566B65" w:rsidP="00EF109F">
            <w:pPr>
              <w:spacing w:after="0"/>
              <w:rPr>
                <w:ins w:id="2326" w:author="Pragada Venkata Apparao Santhosh" w:date="2021-05-11T14:18:00Z"/>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327"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2BBB8E8" w14:textId="77777777" w:rsidR="00566B65" w:rsidRDefault="00566B65" w:rsidP="00EF109F">
            <w:pPr>
              <w:spacing w:after="0"/>
              <w:rPr>
                <w:ins w:id="2328" w:author="Pragada Venkata Apparao Santhosh" w:date="2021-05-11T14:18:00Z"/>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329"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6B1639D" w14:textId="77777777" w:rsidR="00566B65" w:rsidRDefault="00566B65" w:rsidP="00EF109F">
            <w:pPr>
              <w:spacing w:after="0"/>
              <w:rPr>
                <w:ins w:id="2330" w:author="Pragada Venkata Apparao Santhosh" w:date="2021-05-11T14:18:00Z"/>
                <w:lang w:val="en-IN" w:eastAsia="en-IN"/>
              </w:rPr>
            </w:pPr>
          </w:p>
        </w:tc>
        <w:tc>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331" w:author="Geethanjali A" w:date="2021-05-04T23:03:00Z">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E4754E1" w14:textId="77777777" w:rsidR="00566B65" w:rsidRDefault="00566B65" w:rsidP="00EF109F">
            <w:pPr>
              <w:spacing w:after="0"/>
              <w:jc w:val="center"/>
              <w:textAlignment w:val="center"/>
              <w:rPr>
                <w:ins w:id="2332" w:author="Pragada Venkata Apparao Santhosh" w:date="2021-05-11T14:18:00Z"/>
                <w:rFonts w:ascii="Arial" w:hAnsi="Arial" w:cs="Arial"/>
                <w:sz w:val="36"/>
                <w:szCs w:val="36"/>
              </w:rPr>
            </w:pPr>
            <w:ins w:id="2333" w:author="Pragada Venkata Apparao Santhosh" w:date="2021-05-11T14:18:00Z">
              <w:r>
                <w:rPr>
                  <w:rFonts w:ascii="Calibri" w:hAnsi="Calibri" w:cs="Calibri"/>
                  <w:b/>
                  <w:bCs/>
                  <w:color w:val="000000"/>
                  <w:kern w:val="24"/>
                  <w:sz w:val="14"/>
                  <w:szCs w:val="14"/>
                </w:rPr>
                <w:t>x</w:t>
              </w:r>
            </w:ins>
          </w:p>
        </w:tc>
        <w:tc>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334" w:author="Geethanjali A" w:date="2021-05-04T23:03:00Z">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1900339" w14:textId="77777777" w:rsidR="00566B65" w:rsidRDefault="00566B65" w:rsidP="00EF109F">
            <w:pPr>
              <w:rPr>
                <w:ins w:id="2335" w:author="Pragada Venkata Apparao Santhosh" w:date="2021-05-11T14:18:00Z"/>
                <w:rFonts w:ascii="Arial" w:hAnsi="Arial" w:cs="Arial"/>
                <w:sz w:val="36"/>
                <w:szCs w:val="36"/>
              </w:rPr>
            </w:pPr>
          </w:p>
        </w:tc>
        <w:tc>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336" w:author="Geethanjali A" w:date="2021-05-04T23:03:00Z">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CD8601E" w14:textId="77777777" w:rsidR="00566B65" w:rsidRDefault="00566B65" w:rsidP="00EF109F">
            <w:pPr>
              <w:spacing w:after="0"/>
              <w:rPr>
                <w:ins w:id="2337" w:author="Pragada Venkata Apparao Santhosh" w:date="2021-05-11T14:18:00Z"/>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338"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3EC6ADE" w14:textId="77777777" w:rsidR="00566B65" w:rsidRDefault="00566B65" w:rsidP="00EF109F">
            <w:pPr>
              <w:spacing w:after="0"/>
              <w:jc w:val="center"/>
              <w:textAlignment w:val="center"/>
              <w:rPr>
                <w:ins w:id="2339" w:author="Pragada Venkata Apparao Santhosh" w:date="2021-05-11T14:18:00Z"/>
                <w:rFonts w:ascii="Arial" w:hAnsi="Arial" w:cs="Arial"/>
                <w:sz w:val="36"/>
                <w:szCs w:val="36"/>
              </w:rPr>
            </w:pPr>
            <w:ins w:id="2340" w:author="Pragada Venkata Apparao Santhosh" w:date="2021-05-11T14:18:00Z">
              <w:r>
                <w:rPr>
                  <w:rFonts w:ascii="Calibri" w:hAnsi="Calibri" w:cs="Calibri"/>
                  <w:b/>
                  <w:bCs/>
                  <w:color w:val="000000"/>
                  <w:kern w:val="24"/>
                  <w:sz w:val="14"/>
                  <w:szCs w:val="14"/>
                </w:rPr>
                <w:t>x</w:t>
              </w:r>
            </w:ins>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341"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FCC85CF" w14:textId="77777777" w:rsidR="00566B65" w:rsidRDefault="00566B65" w:rsidP="00EF109F">
            <w:pPr>
              <w:rPr>
                <w:ins w:id="2342" w:author="Pragada Venkata Apparao Santhosh" w:date="2021-05-11T14:18:00Z"/>
                <w:rFonts w:ascii="Arial" w:hAnsi="Arial" w:cs="Arial"/>
                <w:sz w:val="36"/>
                <w:szCs w:val="36"/>
              </w:rPr>
            </w:pPr>
          </w:p>
        </w:tc>
        <w:tc>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343" w:author="Geethanjali A" w:date="2021-05-04T23:03:00Z">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4365B20" w14:textId="77777777" w:rsidR="00566B65" w:rsidRDefault="00566B65" w:rsidP="00EF109F">
            <w:pPr>
              <w:spacing w:after="0"/>
              <w:rPr>
                <w:ins w:id="2344" w:author="Pragada Venkata Apparao Santhosh" w:date="2021-05-11T14:18:00Z"/>
                <w:lang w:val="en-IN" w:eastAsia="en-IN"/>
              </w:rPr>
            </w:pPr>
          </w:p>
        </w:tc>
      </w:tr>
      <w:tr w:rsidR="00566B65" w14:paraId="66946BB1" w14:textId="77777777" w:rsidTr="00EF109F">
        <w:tblPrEx>
          <w:tblW w:w="9755" w:type="dxa"/>
          <w:tblCellMar>
            <w:left w:w="0" w:type="dxa"/>
            <w:right w:w="0" w:type="dxa"/>
          </w:tblCellMar>
          <w:tblLook w:val="0600" w:firstRow="0" w:lastRow="0" w:firstColumn="0" w:lastColumn="0" w:noHBand="1" w:noVBand="1"/>
          <w:tblPrExChange w:id="2345" w:author="Geethanjali A" w:date="2021-05-04T23:03:00Z">
            <w:tblPrEx>
              <w:tblW w:w="9755" w:type="dxa"/>
              <w:tblCellMar>
                <w:left w:w="0" w:type="dxa"/>
                <w:right w:w="0" w:type="dxa"/>
              </w:tblCellMar>
              <w:tblLook w:val="0600" w:firstRow="0" w:lastRow="0" w:firstColumn="0" w:lastColumn="0" w:noHBand="1" w:noVBand="1"/>
            </w:tblPrEx>
          </w:tblPrExChange>
        </w:tblPrEx>
        <w:trPr>
          <w:gridAfter w:val="1"/>
          <w:wAfter w:w="15" w:type="dxa"/>
          <w:trHeight w:val="210"/>
          <w:ins w:id="2346" w:author="Pragada Venkata Apparao Santhosh" w:date="2021-05-11T14:18:00Z"/>
          <w:trPrChange w:id="2347" w:author="Geethanjali A" w:date="2021-05-04T23:03:00Z">
            <w:trPr>
              <w:wAfter w:w="15" w:type="dxa"/>
              <w:trHeight w:val="744"/>
            </w:trPr>
          </w:trPrChange>
        </w:trPr>
        <w:tc>
          <w:tcPr>
            <w:tcW w:w="260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348" w:author="Geethanjali A" w:date="2021-05-04T23:03:00Z">
              <w:tcPr>
                <w:tcW w:w="2603" w:type="dxa"/>
                <w:gridSpan w:val="33"/>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F7B3D98" w14:textId="77777777" w:rsidR="00566B65" w:rsidRDefault="00566B65" w:rsidP="00EF109F">
            <w:pPr>
              <w:spacing w:after="0"/>
              <w:textAlignment w:val="center"/>
              <w:rPr>
                <w:ins w:id="2349" w:author="Pragada Venkata Apparao Santhosh" w:date="2021-05-11T14:18:00Z"/>
                <w:rFonts w:ascii="Arial" w:hAnsi="Arial" w:cs="Arial"/>
                <w:sz w:val="36"/>
                <w:szCs w:val="36"/>
              </w:rPr>
            </w:pPr>
            <w:ins w:id="2350" w:author="Pragada Venkata Apparao Santhosh" w:date="2021-05-11T14:18:00Z">
              <w:r>
                <w:rPr>
                  <w:rFonts w:ascii="Calibri" w:hAnsi="Calibri" w:cs="Calibri"/>
                  <w:b/>
                  <w:bCs/>
                  <w:color w:val="000000"/>
                  <w:kern w:val="24"/>
                  <w:sz w:val="12"/>
                  <w:szCs w:val="12"/>
                </w:rPr>
                <w:t>Electrical fast transient/burst immunity test</w:t>
              </w:r>
            </w:ins>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351" w:author="Geethanjali A" w:date="2021-05-04T23:03:00Z">
              <w:tcPr>
                <w:tcW w:w="164" w:type="dxa"/>
                <w:gridSpan w:val="2"/>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5F6F42A" w14:textId="77777777" w:rsidR="00566B65" w:rsidRDefault="00566B65" w:rsidP="00EF109F">
            <w:pPr>
              <w:rPr>
                <w:ins w:id="2352" w:author="Pragada Venkata Apparao Santhosh" w:date="2021-05-11T14:18:00Z"/>
                <w:rFonts w:ascii="Arial" w:hAnsi="Arial" w:cs="Arial"/>
                <w:sz w:val="36"/>
                <w:szCs w:val="36"/>
              </w:rPr>
            </w:pP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353" w:author="Geethanjali A" w:date="2021-05-04T23:03:00Z">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E01EA84" w14:textId="77777777" w:rsidR="00566B65" w:rsidRDefault="00566B65" w:rsidP="00EF109F">
            <w:pPr>
              <w:spacing w:after="0"/>
              <w:jc w:val="center"/>
              <w:textAlignment w:val="center"/>
              <w:rPr>
                <w:ins w:id="2354" w:author="Pragada Venkata Apparao Santhosh" w:date="2021-05-11T14:18:00Z"/>
                <w:rFonts w:ascii="Arial" w:hAnsi="Arial" w:cs="Arial"/>
                <w:sz w:val="36"/>
                <w:szCs w:val="36"/>
              </w:rPr>
            </w:pPr>
            <w:ins w:id="2355" w:author="Pragada Venkata Apparao Santhosh" w:date="2021-05-11T14:18:00Z">
              <w:r>
                <w:rPr>
                  <w:rFonts w:ascii="Calibri" w:hAnsi="Calibri" w:cs="Calibri"/>
                  <w:b/>
                  <w:bCs/>
                  <w:color w:val="000000"/>
                  <w:kern w:val="24"/>
                  <w:sz w:val="14"/>
                  <w:szCs w:val="14"/>
                </w:rPr>
                <w:t>x</w:t>
              </w:r>
            </w:ins>
          </w:p>
        </w:tc>
        <w:tc>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356" w:author="Geethanjali A" w:date="2021-05-04T23:03:00Z">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A8E9C13" w14:textId="77777777" w:rsidR="00566B65" w:rsidRDefault="00566B65" w:rsidP="00EF109F">
            <w:pPr>
              <w:spacing w:after="0"/>
              <w:jc w:val="center"/>
              <w:textAlignment w:val="center"/>
              <w:rPr>
                <w:ins w:id="2357" w:author="Pragada Venkata Apparao Santhosh" w:date="2021-05-11T14:18:00Z"/>
                <w:rFonts w:ascii="Arial" w:hAnsi="Arial" w:cs="Arial"/>
                <w:sz w:val="36"/>
                <w:szCs w:val="36"/>
              </w:rPr>
            </w:pPr>
            <w:ins w:id="2358" w:author="Pragada Venkata Apparao Santhosh" w:date="2021-05-11T14:18:00Z">
              <w:r>
                <w:rPr>
                  <w:rFonts w:ascii="Calibri" w:hAnsi="Calibri" w:cs="Calibri"/>
                  <w:b/>
                  <w:bCs/>
                  <w:color w:val="000000"/>
                  <w:kern w:val="24"/>
                  <w:sz w:val="14"/>
                  <w:szCs w:val="14"/>
                </w:rPr>
                <w:t>x</w:t>
              </w:r>
            </w:ins>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359"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C0661BE" w14:textId="77777777" w:rsidR="00566B65" w:rsidRDefault="00566B65" w:rsidP="00EF109F">
            <w:pPr>
              <w:rPr>
                <w:ins w:id="2360" w:author="Pragada Venkata Apparao Santhosh" w:date="2021-05-11T14:18:00Z"/>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361"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BE06B85" w14:textId="77777777" w:rsidR="00566B65" w:rsidRDefault="00566B65" w:rsidP="00EF109F">
            <w:pPr>
              <w:spacing w:after="0"/>
              <w:rPr>
                <w:ins w:id="2362" w:author="Pragada Venkata Apparao Santhosh" w:date="2021-05-11T14:18:00Z"/>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363"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B89C1AF" w14:textId="77777777" w:rsidR="00566B65" w:rsidRDefault="00566B65" w:rsidP="00EF109F">
            <w:pPr>
              <w:spacing w:after="0"/>
              <w:jc w:val="center"/>
              <w:textAlignment w:val="center"/>
              <w:rPr>
                <w:ins w:id="2364" w:author="Pragada Venkata Apparao Santhosh" w:date="2021-05-11T14:18:00Z"/>
                <w:rFonts w:ascii="Arial" w:hAnsi="Arial" w:cs="Arial"/>
                <w:sz w:val="36"/>
                <w:szCs w:val="36"/>
              </w:rPr>
            </w:pPr>
            <w:ins w:id="2365" w:author="Pragada Venkata Apparao Santhosh" w:date="2021-05-11T14:18:00Z">
              <w:r>
                <w:rPr>
                  <w:rFonts w:ascii="Calibri" w:hAnsi="Calibri" w:cs="Calibri"/>
                  <w:b/>
                  <w:bCs/>
                  <w:color w:val="000000"/>
                  <w:kern w:val="24"/>
                  <w:sz w:val="14"/>
                  <w:szCs w:val="14"/>
                </w:rPr>
                <w:t>x</w:t>
              </w:r>
            </w:ins>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366"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ED80D80" w14:textId="77777777" w:rsidR="00566B65" w:rsidRDefault="00566B65" w:rsidP="00EF109F">
            <w:pPr>
              <w:rPr>
                <w:ins w:id="2367" w:author="Pragada Venkata Apparao Santhosh" w:date="2021-05-11T14:18:00Z"/>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368"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18AA073" w14:textId="77777777" w:rsidR="00566B65" w:rsidRDefault="00566B65" w:rsidP="00EF109F">
            <w:pPr>
              <w:spacing w:after="0"/>
              <w:rPr>
                <w:ins w:id="2369" w:author="Pragada Venkata Apparao Santhosh" w:date="2021-05-11T14:18:00Z"/>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370"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E3A110E" w14:textId="77777777" w:rsidR="00566B65" w:rsidRDefault="00566B65" w:rsidP="00EF109F">
            <w:pPr>
              <w:spacing w:after="0"/>
              <w:rPr>
                <w:ins w:id="2371" w:author="Pragada Venkata Apparao Santhosh" w:date="2021-05-11T14:18:00Z"/>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372"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4ACFF2E" w14:textId="77777777" w:rsidR="00566B65" w:rsidRDefault="00566B65" w:rsidP="00EF109F">
            <w:pPr>
              <w:spacing w:after="0"/>
              <w:rPr>
                <w:ins w:id="2373" w:author="Pragada Venkata Apparao Santhosh" w:date="2021-05-11T14:18:00Z"/>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374"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BC67149" w14:textId="77777777" w:rsidR="00566B65" w:rsidRDefault="00566B65" w:rsidP="00EF109F">
            <w:pPr>
              <w:spacing w:after="0"/>
              <w:jc w:val="center"/>
              <w:textAlignment w:val="center"/>
              <w:rPr>
                <w:ins w:id="2375" w:author="Pragada Venkata Apparao Santhosh" w:date="2021-05-11T14:18:00Z"/>
                <w:rFonts w:ascii="Arial" w:hAnsi="Arial" w:cs="Arial"/>
                <w:sz w:val="36"/>
                <w:szCs w:val="36"/>
              </w:rPr>
            </w:pPr>
            <w:ins w:id="2376" w:author="Pragada Venkata Apparao Santhosh" w:date="2021-05-11T14:18:00Z">
              <w:r>
                <w:rPr>
                  <w:rFonts w:ascii="Calibri" w:hAnsi="Calibri" w:cs="Calibri"/>
                  <w:b/>
                  <w:bCs/>
                  <w:color w:val="000000"/>
                  <w:kern w:val="24"/>
                  <w:sz w:val="14"/>
                  <w:szCs w:val="14"/>
                </w:rPr>
                <w:t>x</w:t>
              </w:r>
            </w:ins>
          </w:p>
        </w:tc>
        <w:tc>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377" w:author="Geethanjali A" w:date="2021-05-04T23:03:00Z">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6F4D4BC" w14:textId="77777777" w:rsidR="00566B65" w:rsidRDefault="00566B65" w:rsidP="00EF109F">
            <w:pPr>
              <w:rPr>
                <w:ins w:id="2378" w:author="Pragada Venkata Apparao Santhosh" w:date="2021-05-11T14:18:00Z"/>
                <w:rFonts w:ascii="Arial" w:hAnsi="Arial" w:cs="Arial"/>
                <w:sz w:val="36"/>
                <w:szCs w:val="36"/>
              </w:rPr>
            </w:pPr>
          </w:p>
        </w:tc>
        <w:tc>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379" w:author="Geethanjali A" w:date="2021-05-04T23:03:00Z">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9921A9E" w14:textId="77777777" w:rsidR="00566B65" w:rsidRDefault="00566B65" w:rsidP="00EF109F">
            <w:pPr>
              <w:spacing w:after="0"/>
              <w:rPr>
                <w:ins w:id="2380" w:author="Pragada Venkata Apparao Santhosh" w:date="2021-05-11T14:18:00Z"/>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381"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51415EF" w14:textId="77777777" w:rsidR="00566B65" w:rsidRDefault="00566B65" w:rsidP="00EF109F">
            <w:pPr>
              <w:spacing w:after="0"/>
              <w:rPr>
                <w:ins w:id="2382" w:author="Pragada Venkata Apparao Santhosh" w:date="2021-05-11T14:18:00Z"/>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383"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E9A594C" w14:textId="77777777" w:rsidR="00566B65" w:rsidRDefault="00566B65" w:rsidP="00EF109F">
            <w:pPr>
              <w:spacing w:after="0"/>
              <w:rPr>
                <w:ins w:id="2384"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385"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260B2E5" w14:textId="77777777" w:rsidR="00566B65" w:rsidRDefault="00566B65" w:rsidP="00EF109F">
            <w:pPr>
              <w:spacing w:after="0"/>
              <w:rPr>
                <w:ins w:id="2386"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387"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2BBBF73" w14:textId="77777777" w:rsidR="00566B65" w:rsidRDefault="00566B65" w:rsidP="00EF109F">
            <w:pPr>
              <w:spacing w:after="0"/>
              <w:rPr>
                <w:ins w:id="2388"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389"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7AC8AD4" w14:textId="77777777" w:rsidR="00566B65" w:rsidRDefault="00566B65" w:rsidP="00EF109F">
            <w:pPr>
              <w:spacing w:after="0"/>
              <w:rPr>
                <w:ins w:id="2390"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391"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156AEA7" w14:textId="77777777" w:rsidR="00566B65" w:rsidRDefault="00566B65" w:rsidP="00EF109F">
            <w:pPr>
              <w:spacing w:after="0"/>
              <w:rPr>
                <w:ins w:id="2392"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393"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576E2A7" w14:textId="77777777" w:rsidR="00566B65" w:rsidRDefault="00566B65" w:rsidP="00EF109F">
            <w:pPr>
              <w:spacing w:after="0"/>
              <w:rPr>
                <w:ins w:id="2394"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395"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CE22464" w14:textId="77777777" w:rsidR="00566B65" w:rsidRDefault="00566B65" w:rsidP="00EF109F">
            <w:pPr>
              <w:spacing w:after="0"/>
              <w:rPr>
                <w:ins w:id="2396"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397"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A9B0225" w14:textId="77777777" w:rsidR="00566B65" w:rsidRDefault="00566B65" w:rsidP="00EF109F">
            <w:pPr>
              <w:spacing w:after="0"/>
              <w:rPr>
                <w:ins w:id="2398" w:author="Pragada Venkata Apparao Santhosh" w:date="2021-05-11T14:18:00Z"/>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399"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7AE1BFB" w14:textId="77777777" w:rsidR="00566B65" w:rsidRDefault="00566B65" w:rsidP="00EF109F">
            <w:pPr>
              <w:spacing w:after="0"/>
              <w:rPr>
                <w:ins w:id="2400" w:author="Pragada Venkata Apparao Santhosh" w:date="2021-05-11T14:18:00Z"/>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401"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D746485" w14:textId="77777777" w:rsidR="00566B65" w:rsidRDefault="00566B65" w:rsidP="00EF109F">
            <w:pPr>
              <w:spacing w:after="0"/>
              <w:rPr>
                <w:ins w:id="2402" w:author="Pragada Venkata Apparao Santhosh" w:date="2021-05-11T14:18:00Z"/>
                <w:lang w:val="en-IN" w:eastAsia="en-IN"/>
              </w:rPr>
            </w:pPr>
          </w:p>
        </w:tc>
        <w:tc>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403" w:author="Geethanjali A" w:date="2021-05-04T23:03:00Z">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5411138" w14:textId="77777777" w:rsidR="00566B65" w:rsidRDefault="00566B65" w:rsidP="00EF109F">
            <w:pPr>
              <w:spacing w:after="0"/>
              <w:rPr>
                <w:ins w:id="2404" w:author="Pragada Venkata Apparao Santhosh" w:date="2021-05-11T14:18:00Z"/>
                <w:lang w:val="en-IN" w:eastAsia="en-IN"/>
              </w:rPr>
            </w:pPr>
          </w:p>
        </w:tc>
        <w:tc>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405" w:author="Geethanjali A" w:date="2021-05-04T23:03:00Z">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C3E4F15" w14:textId="77777777" w:rsidR="00566B65" w:rsidRDefault="00566B65" w:rsidP="00EF109F">
            <w:pPr>
              <w:spacing w:after="0"/>
              <w:jc w:val="center"/>
              <w:textAlignment w:val="center"/>
              <w:rPr>
                <w:ins w:id="2406" w:author="Pragada Venkata Apparao Santhosh" w:date="2021-05-11T14:18:00Z"/>
                <w:rFonts w:ascii="Arial" w:hAnsi="Arial" w:cs="Arial"/>
                <w:sz w:val="36"/>
                <w:szCs w:val="36"/>
              </w:rPr>
            </w:pPr>
            <w:ins w:id="2407" w:author="Pragada Venkata Apparao Santhosh" w:date="2021-05-11T14:18:00Z">
              <w:r>
                <w:rPr>
                  <w:rFonts w:ascii="Calibri" w:hAnsi="Calibri" w:cs="Calibri"/>
                  <w:b/>
                  <w:bCs/>
                  <w:color w:val="000000"/>
                  <w:kern w:val="24"/>
                  <w:sz w:val="14"/>
                  <w:szCs w:val="14"/>
                </w:rPr>
                <w:t>x</w:t>
              </w:r>
            </w:ins>
          </w:p>
        </w:tc>
        <w:tc>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408" w:author="Geethanjali A" w:date="2021-05-04T23:03:00Z">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D6CCC3D" w14:textId="77777777" w:rsidR="00566B65" w:rsidRDefault="00566B65" w:rsidP="00EF109F">
            <w:pPr>
              <w:rPr>
                <w:ins w:id="2409" w:author="Pragada Venkata Apparao Santhosh" w:date="2021-05-11T14:18:00Z"/>
                <w:rFonts w:ascii="Arial" w:hAnsi="Arial" w:cs="Arial"/>
                <w:sz w:val="36"/>
                <w:szCs w:val="36"/>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410"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1E44ADA" w14:textId="77777777" w:rsidR="00566B65" w:rsidRDefault="00566B65" w:rsidP="00EF109F">
            <w:pPr>
              <w:spacing w:after="0"/>
              <w:rPr>
                <w:ins w:id="2411" w:author="Pragada Venkata Apparao Santhosh" w:date="2021-05-11T14:18:00Z"/>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412"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E186F6D" w14:textId="77777777" w:rsidR="00566B65" w:rsidRDefault="00566B65" w:rsidP="00EF109F">
            <w:pPr>
              <w:spacing w:after="0"/>
              <w:rPr>
                <w:ins w:id="2413" w:author="Pragada Venkata Apparao Santhosh" w:date="2021-05-11T14:18:00Z"/>
                <w:lang w:val="en-IN" w:eastAsia="en-IN"/>
              </w:rPr>
            </w:pPr>
          </w:p>
        </w:tc>
        <w:tc>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414" w:author="Geethanjali A" w:date="2021-05-04T23:03:00Z">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A778775" w14:textId="77777777" w:rsidR="00566B65" w:rsidRDefault="00566B65" w:rsidP="00EF109F">
            <w:pPr>
              <w:spacing w:after="0"/>
              <w:rPr>
                <w:ins w:id="2415" w:author="Pragada Venkata Apparao Santhosh" w:date="2021-05-11T14:18:00Z"/>
                <w:lang w:val="en-IN" w:eastAsia="en-IN"/>
              </w:rPr>
            </w:pPr>
          </w:p>
        </w:tc>
      </w:tr>
      <w:tr w:rsidR="00566B65" w14:paraId="7ECB6A3B" w14:textId="77777777" w:rsidTr="00EF109F">
        <w:tblPrEx>
          <w:tblW w:w="9755" w:type="dxa"/>
          <w:tblCellMar>
            <w:left w:w="0" w:type="dxa"/>
            <w:right w:w="0" w:type="dxa"/>
          </w:tblCellMar>
          <w:tblLook w:val="0600" w:firstRow="0" w:lastRow="0" w:firstColumn="0" w:lastColumn="0" w:noHBand="1" w:noVBand="1"/>
          <w:tblPrExChange w:id="2416" w:author="Geethanjali A" w:date="2021-05-04T23:03:00Z">
            <w:tblPrEx>
              <w:tblW w:w="9755" w:type="dxa"/>
              <w:tblCellMar>
                <w:left w:w="0" w:type="dxa"/>
                <w:right w:w="0" w:type="dxa"/>
              </w:tblCellMar>
              <w:tblLook w:val="0600" w:firstRow="0" w:lastRow="0" w:firstColumn="0" w:lastColumn="0" w:noHBand="1" w:noVBand="1"/>
            </w:tblPrEx>
          </w:tblPrExChange>
        </w:tblPrEx>
        <w:trPr>
          <w:gridAfter w:val="1"/>
          <w:wAfter w:w="15" w:type="dxa"/>
          <w:trHeight w:val="210"/>
          <w:ins w:id="2417" w:author="Pragada Venkata Apparao Santhosh" w:date="2021-05-11T14:18:00Z"/>
          <w:trPrChange w:id="2418" w:author="Geethanjali A" w:date="2021-05-04T23:03:00Z">
            <w:trPr>
              <w:wAfter w:w="15" w:type="dxa"/>
              <w:trHeight w:val="744"/>
            </w:trPr>
          </w:trPrChange>
        </w:trPr>
        <w:tc>
          <w:tcPr>
            <w:tcW w:w="260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419" w:author="Geethanjali A" w:date="2021-05-04T23:03:00Z">
              <w:tcPr>
                <w:tcW w:w="2603" w:type="dxa"/>
                <w:gridSpan w:val="33"/>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6F45D7C" w14:textId="77777777" w:rsidR="00566B65" w:rsidRDefault="00566B65" w:rsidP="00EF109F">
            <w:pPr>
              <w:spacing w:after="0"/>
              <w:textAlignment w:val="center"/>
              <w:rPr>
                <w:ins w:id="2420" w:author="Pragada Venkata Apparao Santhosh" w:date="2021-05-11T14:18:00Z"/>
                <w:rFonts w:ascii="Arial" w:hAnsi="Arial" w:cs="Arial"/>
                <w:sz w:val="36"/>
                <w:szCs w:val="36"/>
              </w:rPr>
            </w:pPr>
            <w:ins w:id="2421" w:author="Pragada Venkata Apparao Santhosh" w:date="2021-05-11T14:18:00Z">
              <w:r>
                <w:rPr>
                  <w:rFonts w:ascii="Calibri" w:hAnsi="Calibri" w:cs="Calibri"/>
                  <w:b/>
                  <w:bCs/>
                  <w:color w:val="000000"/>
                  <w:kern w:val="24"/>
                  <w:sz w:val="12"/>
                  <w:szCs w:val="12"/>
                </w:rPr>
                <w:t xml:space="preserve">Surge transient </w:t>
              </w:r>
            </w:ins>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422" w:author="Geethanjali A" w:date="2021-05-04T23:03:00Z">
              <w:tcPr>
                <w:tcW w:w="164" w:type="dxa"/>
                <w:gridSpan w:val="2"/>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7B3455F" w14:textId="77777777" w:rsidR="00566B65" w:rsidRDefault="00566B65" w:rsidP="00EF109F">
            <w:pPr>
              <w:rPr>
                <w:ins w:id="2423" w:author="Pragada Venkata Apparao Santhosh" w:date="2021-05-11T14:18:00Z"/>
                <w:rFonts w:ascii="Arial" w:hAnsi="Arial" w:cs="Arial"/>
                <w:sz w:val="36"/>
                <w:szCs w:val="36"/>
              </w:rPr>
            </w:pP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424" w:author="Geethanjali A" w:date="2021-05-04T23:03:00Z">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37939DC" w14:textId="77777777" w:rsidR="00566B65" w:rsidRDefault="00566B65" w:rsidP="00EF109F">
            <w:pPr>
              <w:spacing w:after="0"/>
              <w:jc w:val="center"/>
              <w:textAlignment w:val="center"/>
              <w:rPr>
                <w:ins w:id="2425" w:author="Pragada Venkata Apparao Santhosh" w:date="2021-05-11T14:18:00Z"/>
                <w:rFonts w:ascii="Arial" w:hAnsi="Arial" w:cs="Arial"/>
                <w:sz w:val="36"/>
                <w:szCs w:val="36"/>
              </w:rPr>
            </w:pPr>
            <w:ins w:id="2426" w:author="Pragada Venkata Apparao Santhosh" w:date="2021-05-11T14:18:00Z">
              <w:r>
                <w:rPr>
                  <w:rFonts w:ascii="Calibri" w:hAnsi="Calibri" w:cs="Calibri"/>
                  <w:b/>
                  <w:bCs/>
                  <w:color w:val="000000"/>
                  <w:kern w:val="24"/>
                  <w:sz w:val="14"/>
                  <w:szCs w:val="14"/>
                </w:rPr>
                <w:t>x</w:t>
              </w:r>
            </w:ins>
          </w:p>
        </w:tc>
        <w:tc>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427" w:author="Geethanjali A" w:date="2021-05-04T23:03:00Z">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CAD796D" w14:textId="77777777" w:rsidR="00566B65" w:rsidRDefault="00566B65" w:rsidP="00EF109F">
            <w:pPr>
              <w:spacing w:after="0"/>
              <w:jc w:val="center"/>
              <w:textAlignment w:val="center"/>
              <w:rPr>
                <w:ins w:id="2428" w:author="Pragada Venkata Apparao Santhosh" w:date="2021-05-11T14:18:00Z"/>
                <w:rFonts w:ascii="Arial" w:hAnsi="Arial" w:cs="Arial"/>
                <w:sz w:val="36"/>
                <w:szCs w:val="36"/>
              </w:rPr>
            </w:pPr>
            <w:ins w:id="2429" w:author="Pragada Venkata Apparao Santhosh" w:date="2021-05-11T14:18:00Z">
              <w:r>
                <w:rPr>
                  <w:rFonts w:ascii="Calibri" w:hAnsi="Calibri" w:cs="Calibri"/>
                  <w:b/>
                  <w:bCs/>
                  <w:color w:val="000000"/>
                  <w:kern w:val="24"/>
                  <w:sz w:val="14"/>
                  <w:szCs w:val="14"/>
                </w:rPr>
                <w:t>x</w:t>
              </w:r>
            </w:ins>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430"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6180F88" w14:textId="77777777" w:rsidR="00566B65" w:rsidRDefault="00566B65" w:rsidP="00EF109F">
            <w:pPr>
              <w:rPr>
                <w:ins w:id="2431" w:author="Pragada Venkata Apparao Santhosh" w:date="2021-05-11T14:18:00Z"/>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432"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418B271" w14:textId="77777777" w:rsidR="00566B65" w:rsidRDefault="00566B65" w:rsidP="00EF109F">
            <w:pPr>
              <w:spacing w:after="0"/>
              <w:rPr>
                <w:ins w:id="2433" w:author="Pragada Venkata Apparao Santhosh" w:date="2021-05-11T14:18:00Z"/>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434"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2827151" w14:textId="77777777" w:rsidR="00566B65" w:rsidRDefault="00566B65" w:rsidP="00EF109F">
            <w:pPr>
              <w:spacing w:after="0"/>
              <w:jc w:val="center"/>
              <w:textAlignment w:val="center"/>
              <w:rPr>
                <w:ins w:id="2435" w:author="Pragada Venkata Apparao Santhosh" w:date="2021-05-11T14:18:00Z"/>
                <w:rFonts w:ascii="Arial" w:hAnsi="Arial" w:cs="Arial"/>
                <w:sz w:val="36"/>
                <w:szCs w:val="36"/>
              </w:rPr>
            </w:pPr>
            <w:ins w:id="2436" w:author="Pragada Venkata Apparao Santhosh" w:date="2021-05-11T14:18:00Z">
              <w:r>
                <w:rPr>
                  <w:rFonts w:ascii="Calibri" w:hAnsi="Calibri" w:cs="Calibri"/>
                  <w:b/>
                  <w:bCs/>
                  <w:color w:val="000000"/>
                  <w:kern w:val="24"/>
                  <w:sz w:val="14"/>
                  <w:szCs w:val="14"/>
                </w:rPr>
                <w:t>x</w:t>
              </w:r>
            </w:ins>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437"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1420937" w14:textId="77777777" w:rsidR="00566B65" w:rsidRDefault="00566B65" w:rsidP="00EF109F">
            <w:pPr>
              <w:rPr>
                <w:ins w:id="2438" w:author="Pragada Venkata Apparao Santhosh" w:date="2021-05-11T14:18:00Z"/>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439"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D686630" w14:textId="77777777" w:rsidR="00566B65" w:rsidRDefault="00566B65" w:rsidP="00EF109F">
            <w:pPr>
              <w:spacing w:after="0"/>
              <w:rPr>
                <w:ins w:id="2440" w:author="Pragada Venkata Apparao Santhosh" w:date="2021-05-11T14:18:00Z"/>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441"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92505CC" w14:textId="77777777" w:rsidR="00566B65" w:rsidRDefault="00566B65" w:rsidP="00EF109F">
            <w:pPr>
              <w:spacing w:after="0"/>
              <w:rPr>
                <w:ins w:id="2442" w:author="Pragada Venkata Apparao Santhosh" w:date="2021-05-11T14:18:00Z"/>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443"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C5C2C17" w14:textId="77777777" w:rsidR="00566B65" w:rsidRDefault="00566B65" w:rsidP="00EF109F">
            <w:pPr>
              <w:spacing w:after="0"/>
              <w:rPr>
                <w:ins w:id="2444" w:author="Pragada Venkata Apparao Santhosh" w:date="2021-05-11T14:18:00Z"/>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445"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714450C" w14:textId="77777777" w:rsidR="00566B65" w:rsidRDefault="00566B65" w:rsidP="00EF109F">
            <w:pPr>
              <w:spacing w:after="0"/>
              <w:jc w:val="center"/>
              <w:textAlignment w:val="center"/>
              <w:rPr>
                <w:ins w:id="2446" w:author="Pragada Venkata Apparao Santhosh" w:date="2021-05-11T14:18:00Z"/>
                <w:rFonts w:ascii="Arial" w:hAnsi="Arial" w:cs="Arial"/>
                <w:sz w:val="36"/>
                <w:szCs w:val="36"/>
              </w:rPr>
            </w:pPr>
            <w:ins w:id="2447" w:author="Pragada Venkata Apparao Santhosh" w:date="2021-05-11T14:18:00Z">
              <w:r>
                <w:rPr>
                  <w:rFonts w:ascii="Calibri" w:hAnsi="Calibri" w:cs="Calibri"/>
                  <w:b/>
                  <w:bCs/>
                  <w:color w:val="000000"/>
                  <w:kern w:val="24"/>
                  <w:sz w:val="14"/>
                  <w:szCs w:val="14"/>
                </w:rPr>
                <w:t>x</w:t>
              </w:r>
            </w:ins>
          </w:p>
        </w:tc>
        <w:tc>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448" w:author="Geethanjali A" w:date="2021-05-04T23:03:00Z">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FA9BD45" w14:textId="77777777" w:rsidR="00566B65" w:rsidRDefault="00566B65" w:rsidP="00EF109F">
            <w:pPr>
              <w:rPr>
                <w:ins w:id="2449" w:author="Pragada Venkata Apparao Santhosh" w:date="2021-05-11T14:18:00Z"/>
                <w:rFonts w:ascii="Arial" w:hAnsi="Arial" w:cs="Arial"/>
                <w:sz w:val="36"/>
                <w:szCs w:val="36"/>
              </w:rPr>
            </w:pPr>
          </w:p>
        </w:tc>
        <w:tc>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450" w:author="Geethanjali A" w:date="2021-05-04T23:03:00Z">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DCEC6B8" w14:textId="77777777" w:rsidR="00566B65" w:rsidRDefault="00566B65" w:rsidP="00EF109F">
            <w:pPr>
              <w:spacing w:after="0"/>
              <w:rPr>
                <w:ins w:id="2451" w:author="Pragada Venkata Apparao Santhosh" w:date="2021-05-11T14:18:00Z"/>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452"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0AA8C11" w14:textId="77777777" w:rsidR="00566B65" w:rsidRDefault="00566B65" w:rsidP="00EF109F">
            <w:pPr>
              <w:spacing w:after="0"/>
              <w:rPr>
                <w:ins w:id="2453" w:author="Pragada Venkata Apparao Santhosh" w:date="2021-05-11T14:18:00Z"/>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454"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9CC082C" w14:textId="77777777" w:rsidR="00566B65" w:rsidRDefault="00566B65" w:rsidP="00EF109F">
            <w:pPr>
              <w:spacing w:after="0"/>
              <w:rPr>
                <w:ins w:id="2455"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456"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36248F8" w14:textId="77777777" w:rsidR="00566B65" w:rsidRDefault="00566B65" w:rsidP="00EF109F">
            <w:pPr>
              <w:spacing w:after="0"/>
              <w:rPr>
                <w:ins w:id="2457"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458"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C960DED" w14:textId="77777777" w:rsidR="00566B65" w:rsidRDefault="00566B65" w:rsidP="00EF109F">
            <w:pPr>
              <w:spacing w:after="0"/>
              <w:rPr>
                <w:ins w:id="2459"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460"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3A1054A" w14:textId="77777777" w:rsidR="00566B65" w:rsidRDefault="00566B65" w:rsidP="00EF109F">
            <w:pPr>
              <w:spacing w:after="0"/>
              <w:rPr>
                <w:ins w:id="2461"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462"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354D547" w14:textId="77777777" w:rsidR="00566B65" w:rsidRDefault="00566B65" w:rsidP="00EF109F">
            <w:pPr>
              <w:spacing w:after="0"/>
              <w:rPr>
                <w:ins w:id="2463"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464"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886E620" w14:textId="77777777" w:rsidR="00566B65" w:rsidRDefault="00566B65" w:rsidP="00EF109F">
            <w:pPr>
              <w:spacing w:after="0"/>
              <w:rPr>
                <w:ins w:id="2465"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466"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A373197" w14:textId="77777777" w:rsidR="00566B65" w:rsidRDefault="00566B65" w:rsidP="00EF109F">
            <w:pPr>
              <w:spacing w:after="0"/>
              <w:rPr>
                <w:ins w:id="2467"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468"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2765123" w14:textId="77777777" w:rsidR="00566B65" w:rsidRDefault="00566B65" w:rsidP="00EF109F">
            <w:pPr>
              <w:spacing w:after="0"/>
              <w:rPr>
                <w:ins w:id="2469" w:author="Pragada Venkata Apparao Santhosh" w:date="2021-05-11T14:18:00Z"/>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470"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013790A" w14:textId="77777777" w:rsidR="00566B65" w:rsidRDefault="00566B65" w:rsidP="00EF109F">
            <w:pPr>
              <w:spacing w:after="0"/>
              <w:rPr>
                <w:ins w:id="2471" w:author="Pragada Venkata Apparao Santhosh" w:date="2021-05-11T14:18:00Z"/>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472"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6175FDC" w14:textId="77777777" w:rsidR="00566B65" w:rsidRDefault="00566B65" w:rsidP="00EF109F">
            <w:pPr>
              <w:spacing w:after="0"/>
              <w:rPr>
                <w:ins w:id="2473" w:author="Pragada Venkata Apparao Santhosh" w:date="2021-05-11T14:18:00Z"/>
                <w:lang w:val="en-IN" w:eastAsia="en-IN"/>
              </w:rPr>
            </w:pPr>
          </w:p>
        </w:tc>
        <w:tc>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474" w:author="Geethanjali A" w:date="2021-05-04T23:03:00Z">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9C52BA1" w14:textId="77777777" w:rsidR="00566B65" w:rsidRDefault="00566B65" w:rsidP="00EF109F">
            <w:pPr>
              <w:spacing w:after="0"/>
              <w:rPr>
                <w:ins w:id="2475" w:author="Pragada Venkata Apparao Santhosh" w:date="2021-05-11T14:18:00Z"/>
                <w:lang w:val="en-IN" w:eastAsia="en-IN"/>
              </w:rPr>
            </w:pPr>
          </w:p>
        </w:tc>
        <w:tc>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476" w:author="Geethanjali A" w:date="2021-05-04T23:03:00Z">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C277583" w14:textId="77777777" w:rsidR="00566B65" w:rsidRDefault="00566B65" w:rsidP="00EF109F">
            <w:pPr>
              <w:spacing w:after="0"/>
              <w:rPr>
                <w:ins w:id="2477" w:author="Pragada Venkata Apparao Santhosh" w:date="2021-05-11T14:18:00Z"/>
                <w:lang w:val="en-IN" w:eastAsia="en-IN"/>
              </w:rPr>
            </w:pPr>
          </w:p>
        </w:tc>
        <w:tc>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478" w:author="Geethanjali A" w:date="2021-05-04T23:03:00Z">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0D3FB01" w14:textId="77777777" w:rsidR="00566B65" w:rsidRDefault="00566B65" w:rsidP="00EF109F">
            <w:pPr>
              <w:spacing w:after="0"/>
              <w:jc w:val="center"/>
              <w:textAlignment w:val="center"/>
              <w:rPr>
                <w:ins w:id="2479" w:author="Pragada Venkata Apparao Santhosh" w:date="2021-05-11T14:18:00Z"/>
                <w:rFonts w:ascii="Arial" w:hAnsi="Arial" w:cs="Arial"/>
                <w:sz w:val="36"/>
                <w:szCs w:val="36"/>
              </w:rPr>
            </w:pPr>
            <w:ins w:id="2480" w:author="Pragada Venkata Apparao Santhosh" w:date="2021-05-11T14:18:00Z">
              <w:r>
                <w:rPr>
                  <w:rFonts w:ascii="Calibri" w:hAnsi="Calibri" w:cs="Calibri"/>
                  <w:b/>
                  <w:bCs/>
                  <w:color w:val="000000"/>
                  <w:kern w:val="24"/>
                  <w:sz w:val="14"/>
                  <w:szCs w:val="14"/>
                </w:rPr>
                <w:t>x</w:t>
              </w:r>
            </w:ins>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481"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F513C16" w14:textId="77777777" w:rsidR="00566B65" w:rsidRDefault="00566B65" w:rsidP="00EF109F">
            <w:pPr>
              <w:rPr>
                <w:ins w:id="2482" w:author="Pragada Venkata Apparao Santhosh" w:date="2021-05-11T14:18:00Z"/>
                <w:rFonts w:ascii="Arial" w:hAnsi="Arial" w:cs="Arial"/>
                <w:sz w:val="36"/>
                <w:szCs w:val="36"/>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483"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A7B1952" w14:textId="77777777" w:rsidR="00566B65" w:rsidRDefault="00566B65" w:rsidP="00EF109F">
            <w:pPr>
              <w:spacing w:after="0"/>
              <w:rPr>
                <w:ins w:id="2484" w:author="Pragada Venkata Apparao Santhosh" w:date="2021-05-11T14:18:00Z"/>
                <w:lang w:val="en-IN" w:eastAsia="en-IN"/>
              </w:rPr>
            </w:pPr>
          </w:p>
        </w:tc>
        <w:tc>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485" w:author="Geethanjali A" w:date="2021-05-04T23:03:00Z">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F87260B" w14:textId="77777777" w:rsidR="00566B65" w:rsidRDefault="00566B65" w:rsidP="00EF109F">
            <w:pPr>
              <w:spacing w:after="0"/>
              <w:rPr>
                <w:ins w:id="2486" w:author="Pragada Venkata Apparao Santhosh" w:date="2021-05-11T14:18:00Z"/>
                <w:lang w:val="en-IN" w:eastAsia="en-IN"/>
              </w:rPr>
            </w:pPr>
          </w:p>
        </w:tc>
      </w:tr>
      <w:tr w:rsidR="00566B65" w14:paraId="24FFCB4F" w14:textId="77777777" w:rsidTr="00EF109F">
        <w:tblPrEx>
          <w:tblW w:w="9755" w:type="dxa"/>
          <w:tblCellMar>
            <w:left w:w="0" w:type="dxa"/>
            <w:right w:w="0" w:type="dxa"/>
          </w:tblCellMar>
          <w:tblLook w:val="0600" w:firstRow="0" w:lastRow="0" w:firstColumn="0" w:lastColumn="0" w:noHBand="1" w:noVBand="1"/>
          <w:tblPrExChange w:id="2487" w:author="Geethanjali A" w:date="2021-05-04T23:03:00Z">
            <w:tblPrEx>
              <w:tblW w:w="9755" w:type="dxa"/>
              <w:tblCellMar>
                <w:left w:w="0" w:type="dxa"/>
                <w:right w:w="0" w:type="dxa"/>
              </w:tblCellMar>
              <w:tblLook w:val="0600" w:firstRow="0" w:lastRow="0" w:firstColumn="0" w:lastColumn="0" w:noHBand="1" w:noVBand="1"/>
            </w:tblPrEx>
          </w:tblPrExChange>
        </w:tblPrEx>
        <w:trPr>
          <w:gridAfter w:val="1"/>
          <w:wAfter w:w="15" w:type="dxa"/>
          <w:trHeight w:val="225"/>
          <w:ins w:id="2488" w:author="Pragada Venkata Apparao Santhosh" w:date="2021-05-11T14:18:00Z"/>
          <w:trPrChange w:id="2489" w:author="Geethanjali A" w:date="2021-05-04T23:03:00Z">
            <w:trPr>
              <w:wAfter w:w="15" w:type="dxa"/>
              <w:trHeight w:val="744"/>
            </w:trPr>
          </w:trPrChange>
        </w:trPr>
        <w:tc>
          <w:tcPr>
            <w:tcW w:w="260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490" w:author="Geethanjali A" w:date="2021-05-04T23:03:00Z">
              <w:tcPr>
                <w:tcW w:w="2603" w:type="dxa"/>
                <w:gridSpan w:val="33"/>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CB74B8C" w14:textId="77777777" w:rsidR="00566B65" w:rsidRDefault="00566B65" w:rsidP="00EF109F">
            <w:pPr>
              <w:spacing w:after="0"/>
              <w:textAlignment w:val="center"/>
              <w:rPr>
                <w:ins w:id="2491" w:author="Pragada Venkata Apparao Santhosh" w:date="2021-05-11T14:18:00Z"/>
                <w:rFonts w:ascii="Arial" w:hAnsi="Arial" w:cs="Arial"/>
                <w:sz w:val="36"/>
                <w:szCs w:val="36"/>
              </w:rPr>
            </w:pPr>
            <w:ins w:id="2492" w:author="Pragada Venkata Apparao Santhosh" w:date="2021-05-11T14:18:00Z">
              <w:r>
                <w:rPr>
                  <w:rFonts w:ascii="Calibri" w:hAnsi="Calibri" w:cs="Calibri"/>
                  <w:b/>
                  <w:bCs/>
                  <w:color w:val="000000"/>
                  <w:kern w:val="24"/>
                  <w:sz w:val="12"/>
                  <w:szCs w:val="12"/>
                </w:rPr>
                <w:t>Conducted Transient Immunity, Jumpstart &amp; Reverse Polarity</w:t>
              </w:r>
            </w:ins>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493" w:author="Geethanjali A" w:date="2021-05-04T23:03:00Z">
              <w:tcPr>
                <w:tcW w:w="164" w:type="dxa"/>
                <w:gridSpan w:val="2"/>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EDA2C45" w14:textId="77777777" w:rsidR="00566B65" w:rsidRDefault="00566B65" w:rsidP="00EF109F">
            <w:pPr>
              <w:spacing w:after="0"/>
              <w:jc w:val="center"/>
              <w:textAlignment w:val="center"/>
              <w:rPr>
                <w:ins w:id="2494" w:author="Pragada Venkata Apparao Santhosh" w:date="2021-05-11T14:18:00Z"/>
                <w:rFonts w:ascii="Arial" w:hAnsi="Arial" w:cs="Arial"/>
                <w:sz w:val="36"/>
                <w:szCs w:val="36"/>
              </w:rPr>
            </w:pPr>
            <w:ins w:id="2495" w:author="Pragada Venkata Apparao Santhosh" w:date="2021-05-11T14:18:00Z">
              <w:r>
                <w:rPr>
                  <w:rFonts w:ascii="Calibri" w:hAnsi="Calibri" w:cs="Calibri"/>
                  <w:b/>
                  <w:bCs/>
                  <w:color w:val="000000"/>
                  <w:kern w:val="24"/>
                  <w:sz w:val="14"/>
                  <w:szCs w:val="14"/>
                </w:rPr>
                <w:t>x</w:t>
              </w:r>
            </w:ins>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496" w:author="Geethanjali A" w:date="2021-05-04T23:03:00Z">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2E16149" w14:textId="77777777" w:rsidR="00566B65" w:rsidRDefault="00566B65" w:rsidP="00EF109F">
            <w:pPr>
              <w:spacing w:after="0"/>
              <w:jc w:val="center"/>
              <w:textAlignment w:val="center"/>
              <w:rPr>
                <w:ins w:id="2497" w:author="Pragada Venkata Apparao Santhosh" w:date="2021-05-11T14:18:00Z"/>
                <w:rFonts w:ascii="Arial" w:hAnsi="Arial" w:cs="Arial"/>
                <w:sz w:val="36"/>
                <w:szCs w:val="36"/>
              </w:rPr>
            </w:pPr>
            <w:ins w:id="2498" w:author="Pragada Venkata Apparao Santhosh" w:date="2021-05-11T14:18:00Z">
              <w:r>
                <w:rPr>
                  <w:rFonts w:ascii="Calibri" w:hAnsi="Calibri" w:cs="Calibri"/>
                  <w:b/>
                  <w:bCs/>
                  <w:color w:val="000000"/>
                  <w:kern w:val="24"/>
                  <w:sz w:val="14"/>
                  <w:szCs w:val="14"/>
                </w:rPr>
                <w:t>x</w:t>
              </w:r>
            </w:ins>
          </w:p>
        </w:tc>
        <w:tc>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499" w:author="Geethanjali A" w:date="2021-05-04T23:03:00Z">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B5DD7B4" w14:textId="77777777" w:rsidR="00566B65" w:rsidRDefault="00566B65" w:rsidP="00EF109F">
            <w:pPr>
              <w:spacing w:after="0"/>
              <w:jc w:val="center"/>
              <w:textAlignment w:val="center"/>
              <w:rPr>
                <w:ins w:id="2500" w:author="Pragada Venkata Apparao Santhosh" w:date="2021-05-11T14:18:00Z"/>
                <w:rFonts w:ascii="Arial" w:hAnsi="Arial" w:cs="Arial"/>
                <w:sz w:val="36"/>
                <w:szCs w:val="36"/>
              </w:rPr>
            </w:pPr>
            <w:ins w:id="2501" w:author="Pragada Venkata Apparao Santhosh" w:date="2021-05-11T14:18:00Z">
              <w:r>
                <w:rPr>
                  <w:rFonts w:ascii="Calibri" w:hAnsi="Calibri" w:cs="Calibri"/>
                  <w:b/>
                  <w:bCs/>
                  <w:color w:val="000000"/>
                  <w:kern w:val="24"/>
                  <w:sz w:val="14"/>
                  <w:szCs w:val="14"/>
                </w:rPr>
                <w:t>x</w:t>
              </w:r>
            </w:ins>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502"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A28F859" w14:textId="77777777" w:rsidR="00566B65" w:rsidRDefault="00566B65" w:rsidP="00EF109F">
            <w:pPr>
              <w:rPr>
                <w:ins w:id="2503" w:author="Pragada Venkata Apparao Santhosh" w:date="2021-05-11T14:18:00Z"/>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504"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0CC2DCB" w14:textId="77777777" w:rsidR="00566B65" w:rsidRDefault="00566B65" w:rsidP="00EF109F">
            <w:pPr>
              <w:spacing w:after="0"/>
              <w:rPr>
                <w:ins w:id="2505" w:author="Pragada Venkata Apparao Santhosh" w:date="2021-05-11T14:18:00Z"/>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506"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405BF2F" w14:textId="77777777" w:rsidR="00566B65" w:rsidRDefault="00566B65" w:rsidP="00EF109F">
            <w:pPr>
              <w:spacing w:after="0"/>
              <w:jc w:val="center"/>
              <w:textAlignment w:val="center"/>
              <w:rPr>
                <w:ins w:id="2507" w:author="Pragada Venkata Apparao Santhosh" w:date="2021-05-11T14:18:00Z"/>
                <w:rFonts w:ascii="Arial" w:hAnsi="Arial" w:cs="Arial"/>
                <w:sz w:val="36"/>
                <w:szCs w:val="36"/>
              </w:rPr>
            </w:pPr>
            <w:ins w:id="2508" w:author="Pragada Venkata Apparao Santhosh" w:date="2021-05-11T14:18:00Z">
              <w:r>
                <w:rPr>
                  <w:rFonts w:ascii="Calibri" w:hAnsi="Calibri" w:cs="Calibri"/>
                  <w:b/>
                  <w:bCs/>
                  <w:color w:val="000000"/>
                  <w:kern w:val="24"/>
                  <w:sz w:val="14"/>
                  <w:szCs w:val="14"/>
                </w:rPr>
                <w:t>x</w:t>
              </w:r>
            </w:ins>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509"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B8419E8" w14:textId="77777777" w:rsidR="00566B65" w:rsidRDefault="00566B65" w:rsidP="00EF109F">
            <w:pPr>
              <w:rPr>
                <w:ins w:id="2510" w:author="Pragada Venkata Apparao Santhosh" w:date="2021-05-11T14:18:00Z"/>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511"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5E2BD16" w14:textId="77777777" w:rsidR="00566B65" w:rsidRDefault="00566B65" w:rsidP="00EF109F">
            <w:pPr>
              <w:spacing w:after="0"/>
              <w:rPr>
                <w:ins w:id="2512" w:author="Pragada Venkata Apparao Santhosh" w:date="2021-05-11T14:18:00Z"/>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513"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67CCCBB" w14:textId="77777777" w:rsidR="00566B65" w:rsidRDefault="00566B65" w:rsidP="00EF109F">
            <w:pPr>
              <w:spacing w:after="0"/>
              <w:rPr>
                <w:ins w:id="2514" w:author="Pragada Venkata Apparao Santhosh" w:date="2021-05-11T14:18:00Z"/>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515"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CC716AC" w14:textId="77777777" w:rsidR="00566B65" w:rsidRDefault="00566B65" w:rsidP="00EF109F">
            <w:pPr>
              <w:spacing w:after="0"/>
              <w:jc w:val="center"/>
              <w:textAlignment w:val="center"/>
              <w:rPr>
                <w:ins w:id="2516" w:author="Pragada Venkata Apparao Santhosh" w:date="2021-05-11T14:18:00Z"/>
                <w:rFonts w:ascii="Arial" w:hAnsi="Arial" w:cs="Arial"/>
                <w:sz w:val="36"/>
                <w:szCs w:val="36"/>
              </w:rPr>
            </w:pPr>
            <w:ins w:id="2517" w:author="Pragada Venkata Apparao Santhosh" w:date="2021-05-11T14:18:00Z">
              <w:r>
                <w:rPr>
                  <w:rFonts w:ascii="Calibri" w:hAnsi="Calibri" w:cs="Calibri"/>
                  <w:b/>
                  <w:bCs/>
                  <w:color w:val="000000"/>
                  <w:kern w:val="24"/>
                  <w:sz w:val="14"/>
                  <w:szCs w:val="14"/>
                </w:rPr>
                <w:t>x</w:t>
              </w:r>
            </w:ins>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518"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CBD9E52" w14:textId="77777777" w:rsidR="00566B65" w:rsidRDefault="00566B65" w:rsidP="00EF109F">
            <w:pPr>
              <w:spacing w:after="0"/>
              <w:jc w:val="center"/>
              <w:textAlignment w:val="center"/>
              <w:rPr>
                <w:ins w:id="2519" w:author="Pragada Venkata Apparao Santhosh" w:date="2021-05-11T14:18:00Z"/>
                <w:rFonts w:ascii="Arial" w:hAnsi="Arial" w:cs="Arial"/>
                <w:sz w:val="36"/>
                <w:szCs w:val="36"/>
              </w:rPr>
            </w:pPr>
            <w:ins w:id="2520" w:author="Pragada Venkata Apparao Santhosh" w:date="2021-05-11T14:18:00Z">
              <w:r>
                <w:rPr>
                  <w:rFonts w:ascii="Calibri" w:hAnsi="Calibri" w:cs="Calibri"/>
                  <w:b/>
                  <w:bCs/>
                  <w:color w:val="000000"/>
                  <w:kern w:val="24"/>
                  <w:sz w:val="14"/>
                  <w:szCs w:val="14"/>
                </w:rPr>
                <w:t>x</w:t>
              </w:r>
            </w:ins>
          </w:p>
        </w:tc>
        <w:tc>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521" w:author="Geethanjali A" w:date="2021-05-04T23:03:00Z">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16FA7D3" w14:textId="77777777" w:rsidR="00566B65" w:rsidRDefault="00566B65" w:rsidP="00EF109F">
            <w:pPr>
              <w:rPr>
                <w:ins w:id="2522" w:author="Pragada Venkata Apparao Santhosh" w:date="2021-05-11T14:18:00Z"/>
                <w:rFonts w:ascii="Arial" w:hAnsi="Arial" w:cs="Arial"/>
                <w:sz w:val="36"/>
                <w:szCs w:val="36"/>
              </w:rPr>
            </w:pPr>
          </w:p>
        </w:tc>
        <w:tc>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523" w:author="Geethanjali A" w:date="2021-05-04T23:03:00Z">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3862330" w14:textId="77777777" w:rsidR="00566B65" w:rsidRDefault="00566B65" w:rsidP="00EF109F">
            <w:pPr>
              <w:spacing w:after="0"/>
              <w:rPr>
                <w:ins w:id="2524" w:author="Pragada Venkata Apparao Santhosh" w:date="2021-05-11T14:18:00Z"/>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525"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C00EAF6" w14:textId="77777777" w:rsidR="00566B65" w:rsidRDefault="00566B65" w:rsidP="00EF109F">
            <w:pPr>
              <w:spacing w:after="0"/>
              <w:rPr>
                <w:ins w:id="2526" w:author="Pragada Venkata Apparao Santhosh" w:date="2021-05-11T14:18:00Z"/>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527"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A42C964" w14:textId="77777777" w:rsidR="00566B65" w:rsidRDefault="00566B65" w:rsidP="00EF109F">
            <w:pPr>
              <w:spacing w:after="0"/>
              <w:rPr>
                <w:ins w:id="2528"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529"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F34DC10" w14:textId="77777777" w:rsidR="00566B65" w:rsidRDefault="00566B65" w:rsidP="00EF109F">
            <w:pPr>
              <w:spacing w:after="0"/>
              <w:rPr>
                <w:ins w:id="2530"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531"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9EB50BE" w14:textId="77777777" w:rsidR="00566B65" w:rsidRDefault="00566B65" w:rsidP="00EF109F">
            <w:pPr>
              <w:spacing w:after="0"/>
              <w:rPr>
                <w:ins w:id="2532"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533"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3855779" w14:textId="77777777" w:rsidR="00566B65" w:rsidRDefault="00566B65" w:rsidP="00EF109F">
            <w:pPr>
              <w:spacing w:after="0"/>
              <w:rPr>
                <w:ins w:id="2534"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535"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D799D9D" w14:textId="77777777" w:rsidR="00566B65" w:rsidRDefault="00566B65" w:rsidP="00EF109F">
            <w:pPr>
              <w:spacing w:after="0"/>
              <w:rPr>
                <w:ins w:id="2536"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537"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DA07603" w14:textId="77777777" w:rsidR="00566B65" w:rsidRDefault="00566B65" w:rsidP="00EF109F">
            <w:pPr>
              <w:spacing w:after="0"/>
              <w:rPr>
                <w:ins w:id="2538"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539"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FDC332C" w14:textId="77777777" w:rsidR="00566B65" w:rsidRDefault="00566B65" w:rsidP="00EF109F">
            <w:pPr>
              <w:spacing w:after="0"/>
              <w:rPr>
                <w:ins w:id="2540"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541"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DA3EFFA" w14:textId="77777777" w:rsidR="00566B65" w:rsidRDefault="00566B65" w:rsidP="00EF109F">
            <w:pPr>
              <w:spacing w:after="0"/>
              <w:rPr>
                <w:ins w:id="2542" w:author="Pragada Venkata Apparao Santhosh" w:date="2021-05-11T14:18:00Z"/>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543"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53A5796" w14:textId="77777777" w:rsidR="00566B65" w:rsidRDefault="00566B65" w:rsidP="00EF109F">
            <w:pPr>
              <w:spacing w:after="0"/>
              <w:rPr>
                <w:ins w:id="2544" w:author="Pragada Venkata Apparao Santhosh" w:date="2021-05-11T14:18:00Z"/>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545"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A3EE271" w14:textId="77777777" w:rsidR="00566B65" w:rsidRDefault="00566B65" w:rsidP="00EF109F">
            <w:pPr>
              <w:spacing w:after="0"/>
              <w:rPr>
                <w:ins w:id="2546" w:author="Pragada Venkata Apparao Santhosh" w:date="2021-05-11T14:18:00Z"/>
                <w:lang w:val="en-IN" w:eastAsia="en-IN"/>
              </w:rPr>
            </w:pPr>
          </w:p>
        </w:tc>
        <w:tc>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547" w:author="Geethanjali A" w:date="2021-05-04T23:03:00Z">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981F7CB" w14:textId="77777777" w:rsidR="00566B65" w:rsidRDefault="00566B65" w:rsidP="00EF109F">
            <w:pPr>
              <w:spacing w:after="0"/>
              <w:jc w:val="center"/>
              <w:textAlignment w:val="center"/>
              <w:rPr>
                <w:ins w:id="2548" w:author="Pragada Venkata Apparao Santhosh" w:date="2021-05-11T14:18:00Z"/>
                <w:rFonts w:ascii="Arial" w:hAnsi="Arial" w:cs="Arial"/>
                <w:sz w:val="36"/>
                <w:szCs w:val="36"/>
              </w:rPr>
            </w:pPr>
            <w:ins w:id="2549" w:author="Pragada Venkata Apparao Santhosh" w:date="2021-05-11T14:18:00Z">
              <w:r>
                <w:rPr>
                  <w:rFonts w:ascii="Calibri" w:hAnsi="Calibri" w:cs="Calibri"/>
                  <w:b/>
                  <w:bCs/>
                  <w:color w:val="000000"/>
                  <w:kern w:val="24"/>
                  <w:sz w:val="14"/>
                  <w:szCs w:val="14"/>
                </w:rPr>
                <w:t>x</w:t>
              </w:r>
            </w:ins>
          </w:p>
        </w:tc>
        <w:tc>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550" w:author="Geethanjali A" w:date="2021-05-04T23:03:00Z">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A0C1291" w14:textId="77777777" w:rsidR="00566B65" w:rsidRDefault="00566B65" w:rsidP="00EF109F">
            <w:pPr>
              <w:rPr>
                <w:ins w:id="2551" w:author="Pragada Venkata Apparao Santhosh" w:date="2021-05-11T14:18:00Z"/>
                <w:rFonts w:ascii="Arial" w:hAnsi="Arial" w:cs="Arial"/>
                <w:sz w:val="36"/>
                <w:szCs w:val="36"/>
              </w:rPr>
            </w:pPr>
          </w:p>
        </w:tc>
        <w:tc>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552" w:author="Geethanjali A" w:date="2021-05-04T23:03:00Z">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C312D20" w14:textId="77777777" w:rsidR="00566B65" w:rsidRDefault="00566B65" w:rsidP="00EF109F">
            <w:pPr>
              <w:spacing w:after="0"/>
              <w:rPr>
                <w:ins w:id="2553" w:author="Pragada Venkata Apparao Santhosh" w:date="2021-05-11T14:18:00Z"/>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554"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59D0668" w14:textId="77777777" w:rsidR="00566B65" w:rsidRDefault="00566B65" w:rsidP="00EF109F">
            <w:pPr>
              <w:spacing w:after="0"/>
              <w:rPr>
                <w:ins w:id="2555" w:author="Pragada Venkata Apparao Santhosh" w:date="2021-05-11T14:18:00Z"/>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556"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40B9F44" w14:textId="77777777" w:rsidR="00566B65" w:rsidRDefault="00566B65" w:rsidP="00EF109F">
            <w:pPr>
              <w:spacing w:after="0"/>
              <w:rPr>
                <w:ins w:id="2557" w:author="Pragada Venkata Apparao Santhosh" w:date="2021-05-11T14:18:00Z"/>
                <w:lang w:val="en-IN" w:eastAsia="en-IN"/>
              </w:rPr>
            </w:pPr>
          </w:p>
        </w:tc>
        <w:tc>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558" w:author="Geethanjali A" w:date="2021-05-04T23:03:00Z">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CE9EB97" w14:textId="77777777" w:rsidR="00566B65" w:rsidRDefault="00566B65" w:rsidP="00EF109F">
            <w:pPr>
              <w:spacing w:after="0"/>
              <w:rPr>
                <w:ins w:id="2559" w:author="Pragada Venkata Apparao Santhosh" w:date="2021-05-11T14:18:00Z"/>
                <w:lang w:val="en-IN" w:eastAsia="en-IN"/>
              </w:rPr>
            </w:pPr>
          </w:p>
        </w:tc>
      </w:tr>
      <w:tr w:rsidR="00566B65" w14:paraId="3D66A94E" w14:textId="77777777" w:rsidTr="00EF109F">
        <w:tblPrEx>
          <w:tblW w:w="9755" w:type="dxa"/>
          <w:tblCellMar>
            <w:left w:w="0" w:type="dxa"/>
            <w:right w:w="0" w:type="dxa"/>
          </w:tblCellMar>
          <w:tblLook w:val="0600" w:firstRow="0" w:lastRow="0" w:firstColumn="0" w:lastColumn="0" w:noHBand="1" w:noVBand="1"/>
          <w:tblPrExChange w:id="2560" w:author="Geethanjali A" w:date="2021-05-04T23:03:00Z">
            <w:tblPrEx>
              <w:tblW w:w="9755" w:type="dxa"/>
              <w:tblCellMar>
                <w:left w:w="0" w:type="dxa"/>
                <w:right w:w="0" w:type="dxa"/>
              </w:tblCellMar>
              <w:tblLook w:val="0600" w:firstRow="0" w:lastRow="0" w:firstColumn="0" w:lastColumn="0" w:noHBand="1" w:noVBand="1"/>
            </w:tblPrEx>
          </w:tblPrExChange>
        </w:tblPrEx>
        <w:trPr>
          <w:gridAfter w:val="1"/>
          <w:wAfter w:w="15" w:type="dxa"/>
          <w:trHeight w:val="210"/>
          <w:ins w:id="2561" w:author="Pragada Venkata Apparao Santhosh" w:date="2021-05-11T14:18:00Z"/>
          <w:trPrChange w:id="2562" w:author="Geethanjali A" w:date="2021-05-04T23:03:00Z">
            <w:trPr>
              <w:wAfter w:w="15" w:type="dxa"/>
              <w:trHeight w:val="744"/>
            </w:trPr>
          </w:trPrChange>
        </w:trPr>
        <w:tc>
          <w:tcPr>
            <w:tcW w:w="260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563" w:author="Geethanjali A" w:date="2021-05-04T23:03:00Z">
              <w:tcPr>
                <w:tcW w:w="2603" w:type="dxa"/>
                <w:gridSpan w:val="33"/>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4276C2C" w14:textId="77777777" w:rsidR="00566B65" w:rsidRDefault="00566B65" w:rsidP="00EF109F">
            <w:pPr>
              <w:spacing w:after="0"/>
              <w:textAlignment w:val="center"/>
              <w:rPr>
                <w:ins w:id="2564" w:author="Pragada Venkata Apparao Santhosh" w:date="2021-05-11T14:18:00Z"/>
                <w:rFonts w:ascii="Arial" w:hAnsi="Arial" w:cs="Arial"/>
                <w:sz w:val="36"/>
                <w:szCs w:val="36"/>
              </w:rPr>
            </w:pPr>
            <w:ins w:id="2565" w:author="Pragada Venkata Apparao Santhosh" w:date="2021-05-11T14:18:00Z">
              <w:r>
                <w:rPr>
                  <w:rFonts w:ascii="Calibri" w:hAnsi="Calibri" w:cs="Calibri"/>
                  <w:b/>
                  <w:bCs/>
                  <w:color w:val="000000"/>
                  <w:kern w:val="24"/>
                  <w:sz w:val="12"/>
                  <w:szCs w:val="12"/>
                </w:rPr>
                <w:t>Portable Transmitter</w:t>
              </w:r>
            </w:ins>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566" w:author="Geethanjali A" w:date="2021-05-04T23:03:00Z">
              <w:tcPr>
                <w:tcW w:w="164" w:type="dxa"/>
                <w:gridSpan w:val="2"/>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76D789F" w14:textId="77777777" w:rsidR="00566B65" w:rsidRDefault="00566B65" w:rsidP="00EF109F">
            <w:pPr>
              <w:rPr>
                <w:ins w:id="2567" w:author="Pragada Venkata Apparao Santhosh" w:date="2021-05-11T14:18:00Z"/>
                <w:rFonts w:ascii="Arial" w:hAnsi="Arial" w:cs="Arial"/>
                <w:sz w:val="36"/>
                <w:szCs w:val="36"/>
              </w:rPr>
            </w:pP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568" w:author="Geethanjali A" w:date="2021-05-04T23:03:00Z">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DB96525" w14:textId="77777777" w:rsidR="00566B65" w:rsidRDefault="00566B65" w:rsidP="00EF109F">
            <w:pPr>
              <w:spacing w:after="0"/>
              <w:jc w:val="center"/>
              <w:textAlignment w:val="center"/>
              <w:rPr>
                <w:ins w:id="2569" w:author="Pragada Venkata Apparao Santhosh" w:date="2021-05-11T14:18:00Z"/>
                <w:rFonts w:ascii="Arial" w:hAnsi="Arial" w:cs="Arial"/>
                <w:sz w:val="36"/>
                <w:szCs w:val="36"/>
              </w:rPr>
            </w:pPr>
            <w:ins w:id="2570" w:author="Pragada Venkata Apparao Santhosh" w:date="2021-05-11T14:18:00Z">
              <w:r>
                <w:rPr>
                  <w:rFonts w:ascii="Calibri" w:hAnsi="Calibri" w:cs="Calibri"/>
                  <w:b/>
                  <w:bCs/>
                  <w:color w:val="000000"/>
                  <w:kern w:val="24"/>
                  <w:sz w:val="14"/>
                  <w:szCs w:val="14"/>
                </w:rPr>
                <w:t>x</w:t>
              </w:r>
            </w:ins>
          </w:p>
        </w:tc>
        <w:tc>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571" w:author="Geethanjali A" w:date="2021-05-04T23:03:00Z">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C6A202D" w14:textId="77777777" w:rsidR="00566B65" w:rsidRDefault="00566B65" w:rsidP="00EF109F">
            <w:pPr>
              <w:spacing w:after="0"/>
              <w:jc w:val="center"/>
              <w:textAlignment w:val="center"/>
              <w:rPr>
                <w:ins w:id="2572" w:author="Pragada Venkata Apparao Santhosh" w:date="2021-05-11T14:18:00Z"/>
                <w:rFonts w:ascii="Arial" w:hAnsi="Arial" w:cs="Arial"/>
                <w:sz w:val="36"/>
                <w:szCs w:val="36"/>
              </w:rPr>
            </w:pPr>
            <w:ins w:id="2573" w:author="Pragada Venkata Apparao Santhosh" w:date="2021-05-11T14:18:00Z">
              <w:r>
                <w:rPr>
                  <w:rFonts w:ascii="Calibri" w:hAnsi="Calibri" w:cs="Calibri"/>
                  <w:b/>
                  <w:bCs/>
                  <w:color w:val="000000"/>
                  <w:kern w:val="24"/>
                  <w:sz w:val="14"/>
                  <w:szCs w:val="14"/>
                </w:rPr>
                <w:t>x</w:t>
              </w:r>
            </w:ins>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574"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E6108C1" w14:textId="77777777" w:rsidR="00566B65" w:rsidRDefault="00566B65" w:rsidP="00EF109F">
            <w:pPr>
              <w:rPr>
                <w:ins w:id="2575" w:author="Pragada Venkata Apparao Santhosh" w:date="2021-05-11T14:18:00Z"/>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576"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B99CCF9" w14:textId="77777777" w:rsidR="00566B65" w:rsidRDefault="00566B65" w:rsidP="00EF109F">
            <w:pPr>
              <w:spacing w:after="0"/>
              <w:jc w:val="center"/>
              <w:textAlignment w:val="center"/>
              <w:rPr>
                <w:ins w:id="2577" w:author="Pragada Venkata Apparao Santhosh" w:date="2021-05-11T14:18:00Z"/>
                <w:rFonts w:ascii="Arial" w:hAnsi="Arial" w:cs="Arial"/>
                <w:sz w:val="36"/>
                <w:szCs w:val="36"/>
              </w:rPr>
            </w:pPr>
            <w:ins w:id="2578" w:author="Pragada Venkata Apparao Santhosh" w:date="2021-05-11T14:18:00Z">
              <w:r>
                <w:rPr>
                  <w:rFonts w:ascii="Calibri" w:hAnsi="Calibri" w:cs="Calibri"/>
                  <w:b/>
                  <w:bCs/>
                  <w:color w:val="000000"/>
                  <w:kern w:val="24"/>
                  <w:sz w:val="14"/>
                  <w:szCs w:val="14"/>
                </w:rPr>
                <w:t>x</w:t>
              </w:r>
            </w:ins>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579"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65945C5" w14:textId="77777777" w:rsidR="00566B65" w:rsidRDefault="00566B65" w:rsidP="00EF109F">
            <w:pPr>
              <w:spacing w:after="0"/>
              <w:jc w:val="center"/>
              <w:textAlignment w:val="center"/>
              <w:rPr>
                <w:ins w:id="2580" w:author="Pragada Venkata Apparao Santhosh" w:date="2021-05-11T14:18:00Z"/>
                <w:rFonts w:ascii="Arial" w:hAnsi="Arial" w:cs="Arial"/>
                <w:sz w:val="36"/>
                <w:szCs w:val="36"/>
              </w:rPr>
            </w:pPr>
            <w:ins w:id="2581" w:author="Pragada Venkata Apparao Santhosh" w:date="2021-05-11T14:18:00Z">
              <w:r>
                <w:rPr>
                  <w:rFonts w:ascii="Calibri" w:hAnsi="Calibri" w:cs="Calibri"/>
                  <w:b/>
                  <w:bCs/>
                  <w:color w:val="000000"/>
                  <w:kern w:val="24"/>
                  <w:sz w:val="14"/>
                  <w:szCs w:val="14"/>
                </w:rPr>
                <w:t>x</w:t>
              </w:r>
            </w:ins>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582"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9D68431" w14:textId="77777777" w:rsidR="00566B65" w:rsidRDefault="00566B65" w:rsidP="00EF109F">
            <w:pPr>
              <w:spacing w:after="0"/>
              <w:jc w:val="center"/>
              <w:textAlignment w:val="center"/>
              <w:rPr>
                <w:ins w:id="2583" w:author="Pragada Venkata Apparao Santhosh" w:date="2021-05-11T14:18:00Z"/>
                <w:rFonts w:ascii="Arial" w:hAnsi="Arial" w:cs="Arial"/>
                <w:sz w:val="36"/>
                <w:szCs w:val="36"/>
              </w:rPr>
            </w:pPr>
            <w:ins w:id="2584" w:author="Pragada Venkata Apparao Santhosh" w:date="2021-05-11T14:18:00Z">
              <w:r>
                <w:rPr>
                  <w:rFonts w:ascii="Calibri" w:hAnsi="Calibri" w:cs="Calibri"/>
                  <w:b/>
                  <w:bCs/>
                  <w:color w:val="000000"/>
                  <w:kern w:val="24"/>
                  <w:sz w:val="14"/>
                  <w:szCs w:val="14"/>
                </w:rPr>
                <w:t>x</w:t>
              </w:r>
            </w:ins>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585"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599F551" w14:textId="77777777" w:rsidR="00566B65" w:rsidRDefault="00566B65" w:rsidP="00EF109F">
            <w:pPr>
              <w:spacing w:after="0"/>
              <w:jc w:val="center"/>
              <w:textAlignment w:val="center"/>
              <w:rPr>
                <w:ins w:id="2586" w:author="Pragada Venkata Apparao Santhosh" w:date="2021-05-11T14:18:00Z"/>
                <w:rFonts w:ascii="Arial" w:hAnsi="Arial" w:cs="Arial"/>
                <w:sz w:val="36"/>
                <w:szCs w:val="36"/>
              </w:rPr>
            </w:pPr>
            <w:ins w:id="2587" w:author="Pragada Venkata Apparao Santhosh" w:date="2021-05-11T14:18:00Z">
              <w:r>
                <w:rPr>
                  <w:rFonts w:ascii="Calibri" w:hAnsi="Calibri" w:cs="Calibri"/>
                  <w:b/>
                  <w:bCs/>
                  <w:color w:val="000000"/>
                  <w:kern w:val="24"/>
                  <w:sz w:val="14"/>
                  <w:szCs w:val="14"/>
                </w:rPr>
                <w:t>x</w:t>
              </w:r>
            </w:ins>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588"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E64C9A9" w14:textId="77777777" w:rsidR="00566B65" w:rsidRDefault="00566B65" w:rsidP="00EF109F">
            <w:pPr>
              <w:rPr>
                <w:ins w:id="2589" w:author="Pragada Venkata Apparao Santhosh" w:date="2021-05-11T14:18:00Z"/>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590"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B996329" w14:textId="77777777" w:rsidR="00566B65" w:rsidRDefault="00566B65" w:rsidP="00EF109F">
            <w:pPr>
              <w:spacing w:after="0"/>
              <w:rPr>
                <w:ins w:id="2591" w:author="Pragada Venkata Apparao Santhosh" w:date="2021-05-11T14:18:00Z"/>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592"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67E0505" w14:textId="77777777" w:rsidR="00566B65" w:rsidRDefault="00566B65" w:rsidP="00EF109F">
            <w:pPr>
              <w:spacing w:after="0"/>
              <w:jc w:val="center"/>
              <w:textAlignment w:val="center"/>
              <w:rPr>
                <w:ins w:id="2593" w:author="Pragada Venkata Apparao Santhosh" w:date="2021-05-11T14:18:00Z"/>
                <w:rFonts w:ascii="Arial" w:hAnsi="Arial" w:cs="Arial"/>
                <w:sz w:val="36"/>
                <w:szCs w:val="36"/>
              </w:rPr>
            </w:pPr>
            <w:ins w:id="2594" w:author="Pragada Venkata Apparao Santhosh" w:date="2021-05-11T14:18:00Z">
              <w:r>
                <w:rPr>
                  <w:rFonts w:ascii="Calibri" w:hAnsi="Calibri" w:cs="Calibri"/>
                  <w:b/>
                  <w:bCs/>
                  <w:color w:val="000000"/>
                  <w:kern w:val="24"/>
                  <w:sz w:val="14"/>
                  <w:szCs w:val="14"/>
                </w:rPr>
                <w:t>x</w:t>
              </w:r>
            </w:ins>
          </w:p>
        </w:tc>
        <w:tc>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595" w:author="Geethanjali A" w:date="2021-05-04T23:03:00Z">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B9364A9" w14:textId="77777777" w:rsidR="00566B65" w:rsidRDefault="00566B65" w:rsidP="00EF109F">
            <w:pPr>
              <w:rPr>
                <w:ins w:id="2596" w:author="Pragada Venkata Apparao Santhosh" w:date="2021-05-11T14:18:00Z"/>
                <w:rFonts w:ascii="Arial" w:hAnsi="Arial" w:cs="Arial"/>
                <w:sz w:val="36"/>
                <w:szCs w:val="36"/>
              </w:rPr>
            </w:pPr>
          </w:p>
        </w:tc>
        <w:tc>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597" w:author="Geethanjali A" w:date="2021-05-04T23:03:00Z">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0898B0D" w14:textId="77777777" w:rsidR="00566B65" w:rsidRDefault="00566B65" w:rsidP="00EF109F">
            <w:pPr>
              <w:spacing w:after="0"/>
              <w:rPr>
                <w:ins w:id="2598" w:author="Pragada Venkata Apparao Santhosh" w:date="2021-05-11T14:18:00Z"/>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599"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7A83BAE" w14:textId="77777777" w:rsidR="00566B65" w:rsidRDefault="00566B65" w:rsidP="00EF109F">
            <w:pPr>
              <w:spacing w:after="0"/>
              <w:rPr>
                <w:ins w:id="2600" w:author="Pragada Venkata Apparao Santhosh" w:date="2021-05-11T14:18:00Z"/>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601"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C064066" w14:textId="77777777" w:rsidR="00566B65" w:rsidRDefault="00566B65" w:rsidP="00EF109F">
            <w:pPr>
              <w:spacing w:after="0"/>
              <w:rPr>
                <w:ins w:id="2602"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603"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6E1801D" w14:textId="77777777" w:rsidR="00566B65" w:rsidRDefault="00566B65" w:rsidP="00EF109F">
            <w:pPr>
              <w:spacing w:after="0"/>
              <w:rPr>
                <w:ins w:id="2604"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605"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3FCCA6D" w14:textId="77777777" w:rsidR="00566B65" w:rsidRDefault="00566B65" w:rsidP="00EF109F">
            <w:pPr>
              <w:spacing w:after="0"/>
              <w:rPr>
                <w:ins w:id="2606"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607"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3EE9508" w14:textId="77777777" w:rsidR="00566B65" w:rsidRDefault="00566B65" w:rsidP="00EF109F">
            <w:pPr>
              <w:spacing w:after="0"/>
              <w:jc w:val="center"/>
              <w:textAlignment w:val="center"/>
              <w:rPr>
                <w:ins w:id="2608" w:author="Pragada Venkata Apparao Santhosh" w:date="2021-05-11T14:18:00Z"/>
                <w:rFonts w:ascii="Arial" w:hAnsi="Arial" w:cs="Arial"/>
                <w:sz w:val="36"/>
                <w:szCs w:val="36"/>
              </w:rPr>
            </w:pPr>
            <w:ins w:id="2609" w:author="Pragada Venkata Apparao Santhosh" w:date="2021-05-11T14:18:00Z">
              <w:r>
                <w:rPr>
                  <w:rFonts w:ascii="Calibri" w:hAnsi="Calibri" w:cs="Calibri"/>
                  <w:b/>
                  <w:bCs/>
                  <w:color w:val="000000"/>
                  <w:kern w:val="24"/>
                  <w:sz w:val="14"/>
                  <w:szCs w:val="14"/>
                </w:rPr>
                <w:t>x</w:t>
              </w:r>
            </w:ins>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610"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2D84128" w14:textId="77777777" w:rsidR="00566B65" w:rsidRDefault="00566B65" w:rsidP="00EF109F">
            <w:pPr>
              <w:rPr>
                <w:ins w:id="2611" w:author="Pragada Venkata Apparao Santhosh" w:date="2021-05-11T14:18:00Z"/>
                <w:rFonts w:ascii="Arial" w:hAnsi="Arial" w:cs="Arial"/>
                <w:sz w:val="36"/>
                <w:szCs w:val="36"/>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612"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D484890" w14:textId="77777777" w:rsidR="00566B65" w:rsidRDefault="00566B65" w:rsidP="00EF109F">
            <w:pPr>
              <w:spacing w:after="0"/>
              <w:rPr>
                <w:ins w:id="2613"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614"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9149C87" w14:textId="77777777" w:rsidR="00566B65" w:rsidRDefault="00566B65" w:rsidP="00EF109F">
            <w:pPr>
              <w:spacing w:after="0"/>
              <w:rPr>
                <w:ins w:id="2615"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616"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6C593DA" w14:textId="77777777" w:rsidR="00566B65" w:rsidRDefault="00566B65" w:rsidP="00EF109F">
            <w:pPr>
              <w:spacing w:after="0"/>
              <w:rPr>
                <w:ins w:id="2617" w:author="Pragada Venkata Apparao Santhosh" w:date="2021-05-11T14:18:00Z"/>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618"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4C5DD80" w14:textId="77777777" w:rsidR="00566B65" w:rsidRDefault="00566B65" w:rsidP="00EF109F">
            <w:pPr>
              <w:spacing w:after="0"/>
              <w:rPr>
                <w:ins w:id="2619" w:author="Pragada Venkata Apparao Santhosh" w:date="2021-05-11T14:18:00Z"/>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620"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5CF4008" w14:textId="77777777" w:rsidR="00566B65" w:rsidRDefault="00566B65" w:rsidP="00EF109F">
            <w:pPr>
              <w:spacing w:after="0"/>
              <w:rPr>
                <w:ins w:id="2621" w:author="Pragada Venkata Apparao Santhosh" w:date="2021-05-11T14:18:00Z"/>
                <w:lang w:val="en-IN" w:eastAsia="en-IN"/>
              </w:rPr>
            </w:pPr>
          </w:p>
        </w:tc>
        <w:tc>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622" w:author="Geethanjali A" w:date="2021-05-04T23:03:00Z">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AD84628" w14:textId="77777777" w:rsidR="00566B65" w:rsidRDefault="00566B65" w:rsidP="00EF109F">
            <w:pPr>
              <w:spacing w:after="0"/>
              <w:rPr>
                <w:ins w:id="2623" w:author="Pragada Venkata Apparao Santhosh" w:date="2021-05-11T14:18:00Z"/>
                <w:lang w:val="en-IN" w:eastAsia="en-IN"/>
              </w:rPr>
            </w:pPr>
          </w:p>
        </w:tc>
        <w:tc>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624" w:author="Geethanjali A" w:date="2021-05-04T23:03:00Z">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6081871" w14:textId="77777777" w:rsidR="00566B65" w:rsidRDefault="00566B65" w:rsidP="00EF109F">
            <w:pPr>
              <w:spacing w:after="0"/>
              <w:rPr>
                <w:ins w:id="2625" w:author="Pragada Venkata Apparao Santhosh" w:date="2021-05-11T14:18:00Z"/>
                <w:lang w:val="en-IN" w:eastAsia="en-IN"/>
              </w:rPr>
            </w:pPr>
          </w:p>
        </w:tc>
        <w:tc>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626" w:author="Geethanjali A" w:date="2021-05-04T23:03:00Z">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F9E6B76" w14:textId="77777777" w:rsidR="00566B65" w:rsidRDefault="00566B65" w:rsidP="00EF109F">
            <w:pPr>
              <w:spacing w:after="0"/>
              <w:rPr>
                <w:ins w:id="2627" w:author="Pragada Venkata Apparao Santhosh" w:date="2021-05-11T14:18:00Z"/>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628"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B8D617D" w14:textId="77777777" w:rsidR="00566B65" w:rsidRDefault="00566B65" w:rsidP="00EF109F">
            <w:pPr>
              <w:spacing w:after="0"/>
              <w:rPr>
                <w:ins w:id="2629" w:author="Pragada Venkata Apparao Santhosh" w:date="2021-05-11T14:18:00Z"/>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630"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9E1C72A" w14:textId="77777777" w:rsidR="00566B65" w:rsidRDefault="00566B65" w:rsidP="00EF109F">
            <w:pPr>
              <w:spacing w:after="0"/>
              <w:rPr>
                <w:ins w:id="2631" w:author="Pragada Venkata Apparao Santhosh" w:date="2021-05-11T14:18:00Z"/>
                <w:lang w:val="en-IN" w:eastAsia="en-IN"/>
              </w:rPr>
            </w:pPr>
          </w:p>
        </w:tc>
        <w:tc>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632" w:author="Geethanjali A" w:date="2021-05-04T23:03:00Z">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5A24611" w14:textId="77777777" w:rsidR="00566B65" w:rsidRDefault="00566B65" w:rsidP="00EF109F">
            <w:pPr>
              <w:spacing w:after="0"/>
              <w:rPr>
                <w:ins w:id="2633" w:author="Pragada Venkata Apparao Santhosh" w:date="2021-05-11T14:18:00Z"/>
                <w:lang w:val="en-IN" w:eastAsia="en-IN"/>
              </w:rPr>
            </w:pPr>
          </w:p>
        </w:tc>
      </w:tr>
      <w:tr w:rsidR="00566B65" w14:paraId="61D791DF" w14:textId="77777777" w:rsidTr="00EF109F">
        <w:tblPrEx>
          <w:tblW w:w="9755" w:type="dxa"/>
          <w:tblCellMar>
            <w:left w:w="0" w:type="dxa"/>
            <w:right w:w="0" w:type="dxa"/>
          </w:tblCellMar>
          <w:tblLook w:val="0600" w:firstRow="0" w:lastRow="0" w:firstColumn="0" w:lastColumn="0" w:noHBand="1" w:noVBand="1"/>
          <w:tblPrExChange w:id="2634" w:author="Geethanjali A" w:date="2021-05-04T23:03:00Z">
            <w:tblPrEx>
              <w:tblW w:w="9755" w:type="dxa"/>
              <w:tblCellMar>
                <w:left w:w="0" w:type="dxa"/>
                <w:right w:w="0" w:type="dxa"/>
              </w:tblCellMar>
              <w:tblLook w:val="0600" w:firstRow="0" w:lastRow="0" w:firstColumn="0" w:lastColumn="0" w:noHBand="1" w:noVBand="1"/>
            </w:tblPrEx>
          </w:tblPrExChange>
        </w:tblPrEx>
        <w:trPr>
          <w:gridAfter w:val="1"/>
          <w:wAfter w:w="15" w:type="dxa"/>
          <w:trHeight w:val="210"/>
          <w:ins w:id="2635" w:author="Pragada Venkata Apparao Santhosh" w:date="2021-05-11T14:18:00Z"/>
          <w:trPrChange w:id="2636" w:author="Geethanjali A" w:date="2021-05-04T23:03:00Z">
            <w:trPr>
              <w:wAfter w:w="15" w:type="dxa"/>
              <w:trHeight w:val="744"/>
            </w:trPr>
          </w:trPrChange>
        </w:trPr>
        <w:tc>
          <w:tcPr>
            <w:tcW w:w="260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637" w:author="Geethanjali A" w:date="2021-05-04T23:03:00Z">
              <w:tcPr>
                <w:tcW w:w="2603" w:type="dxa"/>
                <w:gridSpan w:val="33"/>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679F8D8" w14:textId="77777777" w:rsidR="00566B65" w:rsidRDefault="00566B65" w:rsidP="00EF109F">
            <w:pPr>
              <w:spacing w:after="0"/>
              <w:textAlignment w:val="center"/>
              <w:rPr>
                <w:ins w:id="2638" w:author="Pragada Venkata Apparao Santhosh" w:date="2021-05-11T14:18:00Z"/>
                <w:rFonts w:ascii="Arial" w:hAnsi="Arial" w:cs="Arial"/>
                <w:sz w:val="36"/>
                <w:szCs w:val="36"/>
              </w:rPr>
            </w:pPr>
            <w:ins w:id="2639" w:author="Pragada Venkata Apparao Santhosh" w:date="2021-05-11T14:18:00Z">
              <w:r>
                <w:rPr>
                  <w:rFonts w:ascii="Calibri" w:hAnsi="Calibri" w:cs="Calibri"/>
                  <w:b/>
                  <w:bCs/>
                  <w:color w:val="000000"/>
                  <w:kern w:val="24"/>
                  <w:sz w:val="12"/>
                  <w:szCs w:val="12"/>
                </w:rPr>
                <w:t>Magnetic field Emission</w:t>
              </w:r>
            </w:ins>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640" w:author="Geethanjali A" w:date="2021-05-04T23:03:00Z">
              <w:tcPr>
                <w:tcW w:w="164" w:type="dxa"/>
                <w:gridSpan w:val="2"/>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04C3256" w14:textId="77777777" w:rsidR="00566B65" w:rsidRDefault="00566B65" w:rsidP="00EF109F">
            <w:pPr>
              <w:rPr>
                <w:ins w:id="2641" w:author="Pragada Venkata Apparao Santhosh" w:date="2021-05-11T14:18:00Z"/>
                <w:rFonts w:ascii="Arial" w:hAnsi="Arial" w:cs="Arial"/>
                <w:sz w:val="36"/>
                <w:szCs w:val="36"/>
              </w:rPr>
            </w:pP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642" w:author="Geethanjali A" w:date="2021-05-04T23:03:00Z">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633EC19" w14:textId="77777777" w:rsidR="00566B65" w:rsidRDefault="00566B65" w:rsidP="00EF109F">
            <w:pPr>
              <w:spacing w:after="0"/>
              <w:rPr>
                <w:ins w:id="2643" w:author="Pragada Venkata Apparao Santhosh" w:date="2021-05-11T14:18:00Z"/>
                <w:lang w:val="en-IN" w:eastAsia="en-IN"/>
              </w:rPr>
            </w:pPr>
          </w:p>
        </w:tc>
        <w:tc>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644" w:author="Geethanjali A" w:date="2021-05-04T23:03:00Z">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0F579A3" w14:textId="77777777" w:rsidR="00566B65" w:rsidRDefault="00566B65" w:rsidP="00EF109F">
            <w:pPr>
              <w:spacing w:after="0"/>
              <w:rPr>
                <w:ins w:id="2645" w:author="Pragada Venkata Apparao Santhosh" w:date="2021-05-11T14:18:00Z"/>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646"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448341D" w14:textId="77777777" w:rsidR="00566B65" w:rsidRDefault="00566B65" w:rsidP="00EF109F">
            <w:pPr>
              <w:spacing w:after="0"/>
              <w:rPr>
                <w:ins w:id="2647" w:author="Pragada Venkata Apparao Santhosh" w:date="2021-05-11T14:18:00Z"/>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648"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1040478" w14:textId="77777777" w:rsidR="00566B65" w:rsidRDefault="00566B65" w:rsidP="00EF109F">
            <w:pPr>
              <w:spacing w:after="0"/>
              <w:jc w:val="center"/>
              <w:textAlignment w:val="center"/>
              <w:rPr>
                <w:ins w:id="2649" w:author="Pragada Venkata Apparao Santhosh" w:date="2021-05-11T14:18:00Z"/>
                <w:rFonts w:ascii="Arial" w:hAnsi="Arial" w:cs="Arial"/>
                <w:sz w:val="36"/>
                <w:szCs w:val="36"/>
              </w:rPr>
            </w:pPr>
            <w:ins w:id="2650" w:author="Pragada Venkata Apparao Santhosh" w:date="2021-05-11T14:18:00Z">
              <w:r>
                <w:rPr>
                  <w:rFonts w:ascii="Calibri" w:hAnsi="Calibri" w:cs="Calibri"/>
                  <w:b/>
                  <w:bCs/>
                  <w:color w:val="000000"/>
                  <w:kern w:val="24"/>
                  <w:sz w:val="14"/>
                  <w:szCs w:val="14"/>
                </w:rPr>
                <w:t>x</w:t>
              </w:r>
            </w:ins>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651"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22C3175" w14:textId="77777777" w:rsidR="00566B65" w:rsidRDefault="00566B65" w:rsidP="00EF109F">
            <w:pPr>
              <w:rPr>
                <w:ins w:id="2652" w:author="Pragada Venkata Apparao Santhosh" w:date="2021-05-11T14:18:00Z"/>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653"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4722262" w14:textId="77777777" w:rsidR="00566B65" w:rsidRDefault="00566B65" w:rsidP="00EF109F">
            <w:pPr>
              <w:spacing w:after="0"/>
              <w:jc w:val="center"/>
              <w:textAlignment w:val="center"/>
              <w:rPr>
                <w:ins w:id="2654" w:author="Pragada Venkata Apparao Santhosh" w:date="2021-05-11T14:18:00Z"/>
                <w:rFonts w:ascii="Arial" w:hAnsi="Arial" w:cs="Arial"/>
                <w:sz w:val="36"/>
                <w:szCs w:val="36"/>
              </w:rPr>
            </w:pPr>
            <w:ins w:id="2655" w:author="Pragada Venkata Apparao Santhosh" w:date="2021-05-11T14:18:00Z">
              <w:r>
                <w:rPr>
                  <w:rFonts w:ascii="Calibri" w:hAnsi="Calibri" w:cs="Calibri"/>
                  <w:b/>
                  <w:bCs/>
                  <w:color w:val="000000"/>
                  <w:kern w:val="24"/>
                  <w:sz w:val="14"/>
                  <w:szCs w:val="14"/>
                </w:rPr>
                <w:t>x</w:t>
              </w:r>
            </w:ins>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656"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99DD683" w14:textId="77777777" w:rsidR="00566B65" w:rsidRDefault="00566B65" w:rsidP="00EF109F">
            <w:pPr>
              <w:spacing w:after="0"/>
              <w:jc w:val="center"/>
              <w:textAlignment w:val="center"/>
              <w:rPr>
                <w:ins w:id="2657" w:author="Pragada Venkata Apparao Santhosh" w:date="2021-05-11T14:18:00Z"/>
                <w:rFonts w:ascii="Arial" w:hAnsi="Arial" w:cs="Arial"/>
                <w:sz w:val="36"/>
                <w:szCs w:val="36"/>
              </w:rPr>
            </w:pPr>
            <w:ins w:id="2658" w:author="Pragada Venkata Apparao Santhosh" w:date="2021-05-11T14:18:00Z">
              <w:r>
                <w:rPr>
                  <w:rFonts w:ascii="Calibri" w:hAnsi="Calibri" w:cs="Calibri"/>
                  <w:b/>
                  <w:bCs/>
                  <w:color w:val="000000"/>
                  <w:kern w:val="24"/>
                  <w:sz w:val="14"/>
                  <w:szCs w:val="14"/>
                </w:rPr>
                <w:t>x</w:t>
              </w:r>
            </w:ins>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659"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73B5E11" w14:textId="77777777" w:rsidR="00566B65" w:rsidRDefault="00566B65" w:rsidP="00EF109F">
            <w:pPr>
              <w:rPr>
                <w:ins w:id="2660" w:author="Pragada Venkata Apparao Santhosh" w:date="2021-05-11T14:18:00Z"/>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661"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B94A364" w14:textId="77777777" w:rsidR="00566B65" w:rsidRDefault="00566B65" w:rsidP="00EF109F">
            <w:pPr>
              <w:spacing w:after="0"/>
              <w:rPr>
                <w:ins w:id="2662" w:author="Pragada Venkata Apparao Santhosh" w:date="2021-05-11T14:18:00Z"/>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663"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04D1EC7" w14:textId="77777777" w:rsidR="00566B65" w:rsidRDefault="00566B65" w:rsidP="00EF109F">
            <w:pPr>
              <w:spacing w:after="0"/>
              <w:jc w:val="center"/>
              <w:textAlignment w:val="center"/>
              <w:rPr>
                <w:ins w:id="2664" w:author="Pragada Venkata Apparao Santhosh" w:date="2021-05-11T14:18:00Z"/>
                <w:rFonts w:ascii="Arial" w:hAnsi="Arial" w:cs="Arial"/>
                <w:sz w:val="36"/>
                <w:szCs w:val="36"/>
              </w:rPr>
            </w:pPr>
            <w:ins w:id="2665" w:author="Pragada Venkata Apparao Santhosh" w:date="2021-05-11T14:18:00Z">
              <w:r>
                <w:rPr>
                  <w:rFonts w:ascii="Calibri" w:hAnsi="Calibri" w:cs="Calibri"/>
                  <w:b/>
                  <w:bCs/>
                  <w:color w:val="000000"/>
                  <w:kern w:val="24"/>
                  <w:sz w:val="14"/>
                  <w:szCs w:val="14"/>
                </w:rPr>
                <w:t>x</w:t>
              </w:r>
            </w:ins>
          </w:p>
        </w:tc>
        <w:tc>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666" w:author="Geethanjali A" w:date="2021-05-04T23:03:00Z">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9A27E0D" w14:textId="77777777" w:rsidR="00566B65" w:rsidRDefault="00566B65" w:rsidP="00EF109F">
            <w:pPr>
              <w:rPr>
                <w:ins w:id="2667" w:author="Pragada Venkata Apparao Santhosh" w:date="2021-05-11T14:18:00Z"/>
                <w:rFonts w:ascii="Arial" w:hAnsi="Arial" w:cs="Arial"/>
                <w:sz w:val="36"/>
                <w:szCs w:val="36"/>
              </w:rPr>
            </w:pPr>
          </w:p>
        </w:tc>
        <w:tc>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668" w:author="Geethanjali A" w:date="2021-05-04T23:03:00Z">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9CA96AF" w14:textId="77777777" w:rsidR="00566B65" w:rsidRDefault="00566B65" w:rsidP="00EF109F">
            <w:pPr>
              <w:spacing w:after="0"/>
              <w:rPr>
                <w:ins w:id="2669" w:author="Pragada Venkata Apparao Santhosh" w:date="2021-05-11T14:18:00Z"/>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670"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C0388E0" w14:textId="77777777" w:rsidR="00566B65" w:rsidRDefault="00566B65" w:rsidP="00EF109F">
            <w:pPr>
              <w:spacing w:after="0"/>
              <w:rPr>
                <w:ins w:id="2671" w:author="Pragada Venkata Apparao Santhosh" w:date="2021-05-11T14:18:00Z"/>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672"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EA6AFEB" w14:textId="77777777" w:rsidR="00566B65" w:rsidRDefault="00566B65" w:rsidP="00EF109F">
            <w:pPr>
              <w:spacing w:after="0"/>
              <w:rPr>
                <w:ins w:id="2673"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674"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BB7D390" w14:textId="77777777" w:rsidR="00566B65" w:rsidRDefault="00566B65" w:rsidP="00EF109F">
            <w:pPr>
              <w:spacing w:after="0"/>
              <w:rPr>
                <w:ins w:id="2675"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676"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63C2BA2" w14:textId="77777777" w:rsidR="00566B65" w:rsidRDefault="00566B65" w:rsidP="00EF109F">
            <w:pPr>
              <w:spacing w:after="0"/>
              <w:rPr>
                <w:ins w:id="2677"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678"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D62A40B" w14:textId="77777777" w:rsidR="00566B65" w:rsidRDefault="00566B65" w:rsidP="00EF109F">
            <w:pPr>
              <w:spacing w:after="0"/>
              <w:rPr>
                <w:ins w:id="2679"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680"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C3C0AB3" w14:textId="77777777" w:rsidR="00566B65" w:rsidRDefault="00566B65" w:rsidP="00EF109F">
            <w:pPr>
              <w:spacing w:after="0"/>
              <w:rPr>
                <w:ins w:id="2681"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682"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6731A30" w14:textId="77777777" w:rsidR="00566B65" w:rsidRDefault="00566B65" w:rsidP="00EF109F">
            <w:pPr>
              <w:spacing w:after="0"/>
              <w:rPr>
                <w:ins w:id="2683"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684"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8C0A73D" w14:textId="77777777" w:rsidR="00566B65" w:rsidRDefault="00566B65" w:rsidP="00EF109F">
            <w:pPr>
              <w:spacing w:after="0"/>
              <w:rPr>
                <w:ins w:id="2685" w:author="Pragada Venkata Apparao Santhosh" w:date="2021-05-11T14:18:00Z"/>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686"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1DC961E" w14:textId="77777777" w:rsidR="00566B65" w:rsidRDefault="00566B65" w:rsidP="00EF109F">
            <w:pPr>
              <w:spacing w:after="0"/>
              <w:rPr>
                <w:ins w:id="2687" w:author="Pragada Venkata Apparao Santhosh" w:date="2021-05-11T14:18:00Z"/>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688"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677D744" w14:textId="77777777" w:rsidR="00566B65" w:rsidRDefault="00566B65" w:rsidP="00EF109F">
            <w:pPr>
              <w:spacing w:after="0"/>
              <w:rPr>
                <w:ins w:id="2689" w:author="Pragada Venkata Apparao Santhosh" w:date="2021-05-11T14:18:00Z"/>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690"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E8A016E" w14:textId="77777777" w:rsidR="00566B65" w:rsidRDefault="00566B65" w:rsidP="00EF109F">
            <w:pPr>
              <w:spacing w:after="0"/>
              <w:rPr>
                <w:ins w:id="2691" w:author="Pragada Venkata Apparao Santhosh" w:date="2021-05-11T14:18:00Z"/>
                <w:lang w:val="en-IN" w:eastAsia="en-IN"/>
              </w:rPr>
            </w:pPr>
          </w:p>
        </w:tc>
        <w:tc>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692" w:author="Geethanjali A" w:date="2021-05-04T23:03:00Z">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F659580" w14:textId="77777777" w:rsidR="00566B65" w:rsidRDefault="00566B65" w:rsidP="00EF109F">
            <w:pPr>
              <w:spacing w:after="0"/>
              <w:rPr>
                <w:ins w:id="2693" w:author="Pragada Venkata Apparao Santhosh" w:date="2021-05-11T14:18:00Z"/>
                <w:lang w:val="en-IN" w:eastAsia="en-IN"/>
              </w:rPr>
            </w:pPr>
          </w:p>
        </w:tc>
        <w:tc>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694" w:author="Geethanjali A" w:date="2021-05-04T23:03:00Z">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72546B6" w14:textId="77777777" w:rsidR="00566B65" w:rsidRDefault="00566B65" w:rsidP="00EF109F">
            <w:pPr>
              <w:spacing w:after="0"/>
              <w:rPr>
                <w:ins w:id="2695" w:author="Pragada Venkata Apparao Santhosh" w:date="2021-05-11T14:18:00Z"/>
                <w:lang w:val="en-IN" w:eastAsia="en-IN"/>
              </w:rPr>
            </w:pPr>
          </w:p>
        </w:tc>
        <w:tc>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696" w:author="Geethanjali A" w:date="2021-05-04T23:03:00Z">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C168D95" w14:textId="77777777" w:rsidR="00566B65" w:rsidRDefault="00566B65" w:rsidP="00EF109F">
            <w:pPr>
              <w:spacing w:after="0"/>
              <w:rPr>
                <w:ins w:id="2697" w:author="Pragada Venkata Apparao Santhosh" w:date="2021-05-11T14:18:00Z"/>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698"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8426253" w14:textId="77777777" w:rsidR="00566B65" w:rsidRDefault="00566B65" w:rsidP="00EF109F">
            <w:pPr>
              <w:spacing w:after="0"/>
              <w:rPr>
                <w:ins w:id="2699" w:author="Pragada Venkata Apparao Santhosh" w:date="2021-05-11T14:18:00Z"/>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700"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5C2D1C9" w14:textId="77777777" w:rsidR="00566B65" w:rsidRDefault="00566B65" w:rsidP="00EF109F">
            <w:pPr>
              <w:spacing w:after="0"/>
              <w:rPr>
                <w:ins w:id="2701" w:author="Pragada Venkata Apparao Santhosh" w:date="2021-05-11T14:18:00Z"/>
                <w:lang w:val="en-IN" w:eastAsia="en-IN"/>
              </w:rPr>
            </w:pPr>
          </w:p>
        </w:tc>
        <w:tc>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702" w:author="Geethanjali A" w:date="2021-05-04T23:03:00Z">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DF6D85F" w14:textId="77777777" w:rsidR="00566B65" w:rsidRDefault="00566B65" w:rsidP="00EF109F">
            <w:pPr>
              <w:spacing w:after="0"/>
              <w:jc w:val="center"/>
              <w:textAlignment w:val="center"/>
              <w:rPr>
                <w:ins w:id="2703" w:author="Pragada Venkata Apparao Santhosh" w:date="2021-05-11T14:18:00Z"/>
                <w:rFonts w:ascii="Arial" w:hAnsi="Arial" w:cs="Arial"/>
                <w:sz w:val="36"/>
                <w:szCs w:val="36"/>
              </w:rPr>
            </w:pPr>
            <w:ins w:id="2704" w:author="Pragada Venkata Apparao Santhosh" w:date="2021-05-11T14:18:00Z">
              <w:r>
                <w:rPr>
                  <w:rFonts w:ascii="Calibri" w:hAnsi="Calibri" w:cs="Calibri"/>
                  <w:b/>
                  <w:bCs/>
                  <w:color w:val="000000"/>
                  <w:kern w:val="24"/>
                  <w:sz w:val="14"/>
                  <w:szCs w:val="14"/>
                </w:rPr>
                <w:t>x</w:t>
              </w:r>
            </w:ins>
          </w:p>
        </w:tc>
      </w:tr>
    </w:tbl>
    <w:p w14:paraId="6AA03AA6" w14:textId="0C889739" w:rsidR="00E14A4B" w:rsidDel="001C3E37" w:rsidRDefault="00E14A4B">
      <w:pPr>
        <w:rPr>
          <w:ins w:id="2705" w:author="Geethanjali A" w:date="2021-05-04T23:01:00Z"/>
        </w:rPr>
      </w:pPr>
    </w:p>
    <w:p w14:paraId="1FF6D942" w14:textId="77777777" w:rsidR="005E6D84" w:rsidDel="001C3E37" w:rsidRDefault="005E6D84">
      <w:pPr>
        <w:rPr>
          <w:del w:id="2706" w:author="Geethanjali A" w:date="2021-05-03T00:37:00Z"/>
        </w:rPr>
      </w:pPr>
    </w:p>
    <w:p w14:paraId="5BF9827B" w14:textId="77777777" w:rsidR="00906BE9" w:rsidDel="001C3E37" w:rsidRDefault="00906BE9">
      <w:pPr>
        <w:rPr>
          <w:del w:id="2707" w:author="Geethanjali A" w:date="2021-05-03T00:37:00Z"/>
        </w:rPr>
      </w:pPr>
    </w:p>
    <w:p w14:paraId="0E0F89CB" w14:textId="77777777" w:rsidR="00906BE9" w:rsidDel="001C3E37" w:rsidRDefault="00906BE9">
      <w:pPr>
        <w:rPr>
          <w:del w:id="2708" w:author="Geethanjali A" w:date="2021-05-03T00:37:00Z"/>
        </w:rPr>
      </w:pPr>
    </w:p>
    <w:p w14:paraId="0525F3D0" w14:textId="77777777" w:rsidR="00906BE9" w:rsidDel="001C3E37" w:rsidRDefault="00906BE9">
      <w:pPr>
        <w:pStyle w:val="Heading3"/>
        <w:rPr>
          <w:del w:id="2709" w:author="Geethanjali A" w:date="2021-05-03T00:37:00Z"/>
        </w:rPr>
      </w:pPr>
    </w:p>
    <w:p w14:paraId="1C07157B" w14:textId="77777777" w:rsidR="00906BE9" w:rsidDel="001C3E37" w:rsidRDefault="00906BE9">
      <w:pPr>
        <w:rPr>
          <w:del w:id="2710" w:author="Geethanjali A" w:date="2021-05-03T00:37:00Z"/>
        </w:rPr>
      </w:pPr>
    </w:p>
    <w:p w14:paraId="56CFDBE2" w14:textId="77777777" w:rsidR="00906BE9" w:rsidDel="00605118" w:rsidRDefault="00697CC9">
      <w:pPr>
        <w:rPr>
          <w:del w:id="2711" w:author="Geethanjali A" w:date="2021-05-03T01:57:00Z"/>
        </w:rPr>
        <w:pPrChange w:id="2712" w:author="Geethanjali A" w:date="2021-05-03T01:57:00Z">
          <w:pPr>
            <w:pStyle w:val="Heading1"/>
            <w:keepNext/>
            <w:keepLines/>
            <w:widowControl w:val="0"/>
            <w:numPr>
              <w:numId w:val="4"/>
            </w:numPr>
            <w:ind w:left="1296" w:hanging="1296"/>
            <w:jc w:val="both"/>
          </w:pPr>
        </w:pPrChange>
      </w:pPr>
      <w:bookmarkStart w:id="2713" w:name="_2xcytpi" w:colFirst="0" w:colLast="0"/>
      <w:bookmarkEnd w:id="2713"/>
      <w:del w:id="2714" w:author="Geethanjali A" w:date="2021-05-03T00:38:00Z">
        <w:r w:rsidDel="001C3E37">
          <w:br w:type="page"/>
        </w:r>
      </w:del>
    </w:p>
    <w:p w14:paraId="7F3362E3" w14:textId="77777777" w:rsidR="00605118" w:rsidRDefault="00605118">
      <w:pPr>
        <w:rPr>
          <w:ins w:id="2715" w:author="Geethanjali A" w:date="2021-05-03T01:57:00Z"/>
          <w:b/>
          <w:sz w:val="28"/>
          <w:szCs w:val="28"/>
        </w:rPr>
      </w:pPr>
    </w:p>
    <w:p w14:paraId="71658CFB" w14:textId="77777777" w:rsidR="00605118" w:rsidRDefault="00605118">
      <w:pPr>
        <w:rPr>
          <w:ins w:id="2716" w:author="Geethanjali A" w:date="2021-05-03T01:57:00Z"/>
          <w:b/>
          <w:sz w:val="28"/>
          <w:szCs w:val="28"/>
        </w:rPr>
      </w:pPr>
    </w:p>
    <w:p w14:paraId="5FDE7663" w14:textId="77777777" w:rsidR="00605118" w:rsidRDefault="00605118">
      <w:pPr>
        <w:rPr>
          <w:ins w:id="2717" w:author="Geethanjali A" w:date="2021-05-03T01:57:00Z"/>
          <w:b/>
          <w:sz w:val="28"/>
          <w:szCs w:val="28"/>
        </w:rPr>
      </w:pPr>
    </w:p>
    <w:p w14:paraId="7470A1E2" w14:textId="77777777" w:rsidR="00605118" w:rsidRDefault="00605118">
      <w:pPr>
        <w:rPr>
          <w:ins w:id="2718" w:author="Geethanjali A" w:date="2021-05-03T01:57:00Z"/>
          <w:b/>
          <w:sz w:val="28"/>
          <w:szCs w:val="28"/>
        </w:rPr>
      </w:pPr>
    </w:p>
    <w:p w14:paraId="1FFF46DA" w14:textId="77777777" w:rsidR="00605118" w:rsidRDefault="00605118">
      <w:pPr>
        <w:rPr>
          <w:ins w:id="2719" w:author="Geethanjali A" w:date="2021-05-03T01:57:00Z"/>
          <w:b/>
          <w:sz w:val="28"/>
          <w:szCs w:val="28"/>
        </w:rPr>
      </w:pPr>
    </w:p>
    <w:p w14:paraId="1F4DD477" w14:textId="77777777" w:rsidR="00605118" w:rsidRDefault="00605118">
      <w:pPr>
        <w:rPr>
          <w:ins w:id="2720" w:author="Geethanjali A" w:date="2021-05-03T01:57:00Z"/>
        </w:rPr>
      </w:pPr>
    </w:p>
    <w:p w14:paraId="07DCA6B6" w14:textId="77777777" w:rsidR="00605118" w:rsidRPr="00605118" w:rsidRDefault="00605118">
      <w:pPr>
        <w:rPr>
          <w:ins w:id="2721" w:author="Geethanjali A" w:date="2021-05-03T01:57:00Z"/>
          <w:rPrChange w:id="2722" w:author="Geethanjali A" w:date="2021-05-03T01:57:00Z">
            <w:rPr>
              <w:ins w:id="2723" w:author="Geethanjali A" w:date="2021-05-03T01:57:00Z"/>
            </w:rPr>
          </w:rPrChange>
        </w:rPr>
        <w:pPrChange w:id="2724" w:author="Geethanjali A" w:date="2021-05-03T01:57:00Z">
          <w:pPr>
            <w:pStyle w:val="Heading1"/>
            <w:keepNext/>
            <w:keepLines/>
            <w:widowControl w:val="0"/>
            <w:numPr>
              <w:numId w:val="4"/>
            </w:numPr>
            <w:ind w:left="1296" w:hanging="1296"/>
            <w:jc w:val="both"/>
          </w:pPr>
        </w:pPrChange>
      </w:pPr>
    </w:p>
    <w:p w14:paraId="36F4408D" w14:textId="77777777" w:rsidR="00605118" w:rsidRDefault="00605118">
      <w:pPr>
        <w:pStyle w:val="Heading1"/>
        <w:keepNext/>
        <w:keepLines/>
        <w:widowControl w:val="0"/>
        <w:ind w:left="0" w:firstLine="0"/>
        <w:jc w:val="both"/>
        <w:rPr>
          <w:ins w:id="2725" w:author="Geethanjali A" w:date="2021-05-03T23:19:00Z"/>
        </w:rPr>
        <w:pPrChange w:id="2726" w:author="Geethanjali A" w:date="2021-05-03T01:58:00Z">
          <w:pPr>
            <w:pStyle w:val="Heading1"/>
            <w:keepNext/>
            <w:keepLines/>
            <w:widowControl w:val="0"/>
            <w:numPr>
              <w:numId w:val="4"/>
            </w:numPr>
            <w:ind w:left="1296" w:hanging="1296"/>
            <w:jc w:val="both"/>
          </w:pPr>
        </w:pPrChange>
      </w:pPr>
    </w:p>
    <w:p w14:paraId="535D300C" w14:textId="77777777" w:rsidR="003B2FED" w:rsidRDefault="003B2FED">
      <w:pPr>
        <w:rPr>
          <w:ins w:id="2727" w:author="Geethanjali A" w:date="2021-05-03T23:19:00Z"/>
        </w:rPr>
        <w:pPrChange w:id="2728" w:author="Geethanjali A" w:date="2021-05-03T23:19:00Z">
          <w:pPr>
            <w:pStyle w:val="Heading1"/>
            <w:keepNext/>
            <w:keepLines/>
            <w:widowControl w:val="0"/>
            <w:numPr>
              <w:numId w:val="4"/>
            </w:numPr>
            <w:ind w:left="1296" w:hanging="1296"/>
            <w:jc w:val="both"/>
          </w:pPr>
        </w:pPrChange>
      </w:pPr>
    </w:p>
    <w:p w14:paraId="3909197F" w14:textId="77777777" w:rsidR="003B2FED" w:rsidRDefault="003B2FED">
      <w:pPr>
        <w:rPr>
          <w:ins w:id="2729" w:author="Geethanjali A" w:date="2021-05-03T23:19:00Z"/>
        </w:rPr>
        <w:pPrChange w:id="2730" w:author="Geethanjali A" w:date="2021-05-03T23:19:00Z">
          <w:pPr>
            <w:pStyle w:val="Heading1"/>
            <w:keepNext/>
            <w:keepLines/>
            <w:widowControl w:val="0"/>
            <w:numPr>
              <w:numId w:val="4"/>
            </w:numPr>
            <w:ind w:left="1296" w:hanging="1296"/>
            <w:jc w:val="both"/>
          </w:pPr>
        </w:pPrChange>
      </w:pPr>
    </w:p>
    <w:p w14:paraId="2D23EE83" w14:textId="77777777" w:rsidR="003B2FED" w:rsidRDefault="003B2FED">
      <w:pPr>
        <w:rPr>
          <w:ins w:id="2731" w:author="Geethanjali A" w:date="2021-05-03T23:19:00Z"/>
        </w:rPr>
        <w:pPrChange w:id="2732" w:author="Geethanjali A" w:date="2021-05-03T23:19:00Z">
          <w:pPr>
            <w:pStyle w:val="Heading1"/>
            <w:keepNext/>
            <w:keepLines/>
            <w:widowControl w:val="0"/>
            <w:numPr>
              <w:numId w:val="4"/>
            </w:numPr>
            <w:ind w:left="1296" w:hanging="1296"/>
            <w:jc w:val="both"/>
          </w:pPr>
        </w:pPrChange>
      </w:pPr>
    </w:p>
    <w:p w14:paraId="5681D51B" w14:textId="77777777" w:rsidR="003B2FED" w:rsidRDefault="003B2FED">
      <w:pPr>
        <w:rPr>
          <w:ins w:id="2733" w:author="Geethanjali A" w:date="2021-05-03T23:19:00Z"/>
        </w:rPr>
        <w:pPrChange w:id="2734" w:author="Geethanjali A" w:date="2021-05-03T23:19:00Z">
          <w:pPr>
            <w:pStyle w:val="Heading1"/>
            <w:keepNext/>
            <w:keepLines/>
            <w:widowControl w:val="0"/>
            <w:numPr>
              <w:numId w:val="4"/>
            </w:numPr>
            <w:ind w:left="1296" w:hanging="1296"/>
            <w:jc w:val="both"/>
          </w:pPr>
        </w:pPrChange>
      </w:pPr>
    </w:p>
    <w:p w14:paraId="4DD94B84" w14:textId="77777777" w:rsidR="003B2FED" w:rsidRDefault="003B2FED">
      <w:pPr>
        <w:rPr>
          <w:ins w:id="2735" w:author="Geethanjali A" w:date="2021-05-03T23:19:00Z"/>
        </w:rPr>
        <w:pPrChange w:id="2736" w:author="Geethanjali A" w:date="2021-05-03T23:19:00Z">
          <w:pPr>
            <w:pStyle w:val="Heading1"/>
            <w:keepNext/>
            <w:keepLines/>
            <w:widowControl w:val="0"/>
            <w:numPr>
              <w:numId w:val="4"/>
            </w:numPr>
            <w:ind w:left="1296" w:hanging="1296"/>
            <w:jc w:val="both"/>
          </w:pPr>
        </w:pPrChange>
      </w:pPr>
    </w:p>
    <w:p w14:paraId="2432F793" w14:textId="77777777" w:rsidR="003B2FED" w:rsidRDefault="003B2FED">
      <w:pPr>
        <w:rPr>
          <w:ins w:id="2737" w:author="Geethanjali A" w:date="2021-05-03T23:19:00Z"/>
        </w:rPr>
        <w:pPrChange w:id="2738" w:author="Geethanjali A" w:date="2021-05-03T23:19:00Z">
          <w:pPr>
            <w:pStyle w:val="Heading1"/>
            <w:keepNext/>
            <w:keepLines/>
            <w:widowControl w:val="0"/>
            <w:numPr>
              <w:numId w:val="4"/>
            </w:numPr>
            <w:ind w:left="1296" w:hanging="1296"/>
            <w:jc w:val="both"/>
          </w:pPr>
        </w:pPrChange>
      </w:pPr>
    </w:p>
    <w:p w14:paraId="5250761A" w14:textId="77777777" w:rsidR="003B2FED" w:rsidRDefault="003B2FED">
      <w:pPr>
        <w:rPr>
          <w:ins w:id="2739" w:author="Geethanjali A" w:date="2021-05-03T23:19:00Z"/>
        </w:rPr>
        <w:pPrChange w:id="2740" w:author="Geethanjali A" w:date="2021-05-03T23:19:00Z">
          <w:pPr>
            <w:pStyle w:val="Heading1"/>
            <w:keepNext/>
            <w:keepLines/>
            <w:widowControl w:val="0"/>
            <w:numPr>
              <w:numId w:val="4"/>
            </w:numPr>
            <w:ind w:left="1296" w:hanging="1296"/>
            <w:jc w:val="both"/>
          </w:pPr>
        </w:pPrChange>
      </w:pPr>
    </w:p>
    <w:p w14:paraId="73CFAA05" w14:textId="77777777" w:rsidR="003B2FED" w:rsidRDefault="003B2FED">
      <w:pPr>
        <w:rPr>
          <w:ins w:id="2741" w:author="Geethanjali A" w:date="2021-05-03T23:19:00Z"/>
        </w:rPr>
        <w:pPrChange w:id="2742" w:author="Geethanjali A" w:date="2021-05-03T23:19:00Z">
          <w:pPr>
            <w:pStyle w:val="Heading1"/>
            <w:keepNext/>
            <w:keepLines/>
            <w:widowControl w:val="0"/>
            <w:numPr>
              <w:numId w:val="4"/>
            </w:numPr>
            <w:ind w:left="1296" w:hanging="1296"/>
            <w:jc w:val="both"/>
          </w:pPr>
        </w:pPrChange>
      </w:pPr>
    </w:p>
    <w:p w14:paraId="00BA7536" w14:textId="77777777" w:rsidR="003B2FED" w:rsidRDefault="003B2FED">
      <w:pPr>
        <w:rPr>
          <w:ins w:id="2743" w:author="Geethanjali A" w:date="2021-05-03T23:19:00Z"/>
        </w:rPr>
        <w:pPrChange w:id="2744" w:author="Geethanjali A" w:date="2021-05-03T23:19:00Z">
          <w:pPr>
            <w:pStyle w:val="Heading1"/>
            <w:keepNext/>
            <w:keepLines/>
            <w:widowControl w:val="0"/>
            <w:numPr>
              <w:numId w:val="4"/>
            </w:numPr>
            <w:ind w:left="1296" w:hanging="1296"/>
            <w:jc w:val="both"/>
          </w:pPr>
        </w:pPrChange>
      </w:pPr>
    </w:p>
    <w:p w14:paraId="0C2F419B" w14:textId="77777777" w:rsidR="003B2FED" w:rsidRDefault="003B2FED">
      <w:pPr>
        <w:rPr>
          <w:ins w:id="2745" w:author="Geethanjali A" w:date="2021-05-03T23:19:00Z"/>
        </w:rPr>
        <w:pPrChange w:id="2746" w:author="Geethanjali A" w:date="2021-05-03T23:19:00Z">
          <w:pPr>
            <w:pStyle w:val="Heading1"/>
            <w:keepNext/>
            <w:keepLines/>
            <w:widowControl w:val="0"/>
            <w:numPr>
              <w:numId w:val="4"/>
            </w:numPr>
            <w:ind w:left="1296" w:hanging="1296"/>
            <w:jc w:val="both"/>
          </w:pPr>
        </w:pPrChange>
      </w:pPr>
    </w:p>
    <w:p w14:paraId="0BF49880" w14:textId="77777777" w:rsidR="003B2FED" w:rsidRDefault="003B2FED">
      <w:pPr>
        <w:rPr>
          <w:ins w:id="2747" w:author="Geethanjali A" w:date="2021-05-03T23:19:00Z"/>
        </w:rPr>
        <w:pPrChange w:id="2748" w:author="Geethanjali A" w:date="2021-05-03T23:19:00Z">
          <w:pPr>
            <w:pStyle w:val="Heading1"/>
            <w:keepNext/>
            <w:keepLines/>
            <w:widowControl w:val="0"/>
            <w:numPr>
              <w:numId w:val="4"/>
            </w:numPr>
            <w:ind w:left="1296" w:hanging="1296"/>
            <w:jc w:val="both"/>
          </w:pPr>
        </w:pPrChange>
      </w:pPr>
    </w:p>
    <w:p w14:paraId="418B2687" w14:textId="77777777" w:rsidR="003B2FED" w:rsidRDefault="003B2FED">
      <w:pPr>
        <w:rPr>
          <w:ins w:id="2749" w:author="Geethanjali A" w:date="2021-05-03T23:19:00Z"/>
        </w:rPr>
        <w:pPrChange w:id="2750" w:author="Geethanjali A" w:date="2021-05-03T23:19:00Z">
          <w:pPr>
            <w:pStyle w:val="Heading1"/>
            <w:keepNext/>
            <w:keepLines/>
            <w:widowControl w:val="0"/>
            <w:numPr>
              <w:numId w:val="4"/>
            </w:numPr>
            <w:ind w:left="1296" w:hanging="1296"/>
            <w:jc w:val="both"/>
          </w:pPr>
        </w:pPrChange>
      </w:pPr>
    </w:p>
    <w:p w14:paraId="1251D7D5" w14:textId="77777777" w:rsidR="003B2FED" w:rsidRDefault="003B2FED">
      <w:pPr>
        <w:rPr>
          <w:ins w:id="2751" w:author="Geethanjali A" w:date="2021-05-03T23:19:00Z"/>
        </w:rPr>
        <w:pPrChange w:id="2752" w:author="Geethanjali A" w:date="2021-05-03T23:19:00Z">
          <w:pPr>
            <w:pStyle w:val="Heading1"/>
            <w:keepNext/>
            <w:keepLines/>
            <w:widowControl w:val="0"/>
            <w:numPr>
              <w:numId w:val="4"/>
            </w:numPr>
            <w:ind w:left="1296" w:hanging="1296"/>
            <w:jc w:val="both"/>
          </w:pPr>
        </w:pPrChange>
      </w:pPr>
    </w:p>
    <w:p w14:paraId="68D1CCCF" w14:textId="77777777" w:rsidR="003B2FED" w:rsidRDefault="003B2FED">
      <w:pPr>
        <w:rPr>
          <w:ins w:id="2753" w:author="Geethanjali A" w:date="2021-05-03T23:19:00Z"/>
        </w:rPr>
        <w:pPrChange w:id="2754" w:author="Geethanjali A" w:date="2021-05-03T23:19:00Z">
          <w:pPr>
            <w:pStyle w:val="Heading1"/>
            <w:keepNext/>
            <w:keepLines/>
            <w:widowControl w:val="0"/>
            <w:numPr>
              <w:numId w:val="4"/>
            </w:numPr>
            <w:ind w:left="1296" w:hanging="1296"/>
            <w:jc w:val="both"/>
          </w:pPr>
        </w:pPrChange>
      </w:pPr>
    </w:p>
    <w:p w14:paraId="53AB1783" w14:textId="77777777" w:rsidR="003B2FED" w:rsidRDefault="003B2FED">
      <w:pPr>
        <w:rPr>
          <w:ins w:id="2755" w:author="Geethanjali A" w:date="2021-05-03T23:19:00Z"/>
        </w:rPr>
        <w:pPrChange w:id="2756" w:author="Geethanjali A" w:date="2021-05-03T23:19:00Z">
          <w:pPr>
            <w:pStyle w:val="Heading1"/>
            <w:keepNext/>
            <w:keepLines/>
            <w:widowControl w:val="0"/>
            <w:numPr>
              <w:numId w:val="4"/>
            </w:numPr>
            <w:ind w:left="1296" w:hanging="1296"/>
            <w:jc w:val="both"/>
          </w:pPr>
        </w:pPrChange>
      </w:pPr>
    </w:p>
    <w:p w14:paraId="65B1CF29" w14:textId="77777777" w:rsidR="003B2FED" w:rsidRDefault="003B2FED">
      <w:pPr>
        <w:rPr>
          <w:ins w:id="2757" w:author="Geethanjali A" w:date="2021-05-03T23:19:00Z"/>
        </w:rPr>
        <w:pPrChange w:id="2758" w:author="Geethanjali A" w:date="2021-05-03T23:19:00Z">
          <w:pPr>
            <w:pStyle w:val="Heading1"/>
            <w:keepNext/>
            <w:keepLines/>
            <w:widowControl w:val="0"/>
            <w:numPr>
              <w:numId w:val="4"/>
            </w:numPr>
            <w:ind w:left="1296" w:hanging="1296"/>
            <w:jc w:val="both"/>
          </w:pPr>
        </w:pPrChange>
      </w:pPr>
    </w:p>
    <w:p w14:paraId="7165382D" w14:textId="77777777" w:rsidR="003B2FED" w:rsidRDefault="003B2FED">
      <w:pPr>
        <w:rPr>
          <w:ins w:id="2759" w:author="Geethanjali A" w:date="2021-05-03T23:19:00Z"/>
        </w:rPr>
        <w:pPrChange w:id="2760" w:author="Geethanjali A" w:date="2021-05-03T23:19:00Z">
          <w:pPr>
            <w:pStyle w:val="Heading1"/>
            <w:keepNext/>
            <w:keepLines/>
            <w:widowControl w:val="0"/>
            <w:numPr>
              <w:numId w:val="4"/>
            </w:numPr>
            <w:ind w:left="1296" w:hanging="1296"/>
            <w:jc w:val="both"/>
          </w:pPr>
        </w:pPrChange>
      </w:pPr>
    </w:p>
    <w:p w14:paraId="5328FFD9" w14:textId="77777777" w:rsidR="003B2FED" w:rsidRPr="003B2FED" w:rsidRDefault="003B2FED">
      <w:pPr>
        <w:rPr>
          <w:ins w:id="2761" w:author="Geethanjali A" w:date="2021-05-03T01:57:00Z"/>
          <w:rPrChange w:id="2762" w:author="Geethanjali A" w:date="2021-05-03T23:19:00Z">
            <w:rPr>
              <w:ins w:id="2763" w:author="Geethanjali A" w:date="2021-05-03T01:57:00Z"/>
            </w:rPr>
          </w:rPrChange>
        </w:rPr>
        <w:pPrChange w:id="2764" w:author="Geethanjali A" w:date="2021-05-03T23:19:00Z">
          <w:pPr>
            <w:pStyle w:val="Heading1"/>
            <w:keepNext/>
            <w:keepLines/>
            <w:widowControl w:val="0"/>
            <w:numPr>
              <w:numId w:val="4"/>
            </w:numPr>
            <w:ind w:left="1296" w:hanging="1296"/>
            <w:jc w:val="both"/>
          </w:pPr>
        </w:pPrChange>
      </w:pPr>
    </w:p>
    <w:p w14:paraId="66EBF814" w14:textId="77777777" w:rsidR="00605118" w:rsidRDefault="003E5D5E">
      <w:pPr>
        <w:pStyle w:val="Heading1"/>
        <w:keepNext/>
        <w:keepLines/>
        <w:widowControl w:val="0"/>
        <w:numPr>
          <w:ilvl w:val="0"/>
          <w:numId w:val="4"/>
        </w:numPr>
        <w:ind w:left="1296" w:hanging="1296"/>
        <w:jc w:val="both"/>
        <w:rPr>
          <w:ins w:id="2765" w:author="Geethanjali A" w:date="2021-05-03T01:58:00Z"/>
        </w:rPr>
      </w:pPr>
      <w:bookmarkStart w:id="2766" w:name="_Toc70976789"/>
      <w:ins w:id="2767" w:author="Geethanjali A" w:date="2021-05-03T23:21:00Z">
        <w:r>
          <w:t>General Lab T</w:t>
        </w:r>
      </w:ins>
      <w:ins w:id="2768" w:author="Geethanjali A" w:date="2021-05-03T01:58:00Z">
        <w:r w:rsidR="00605118">
          <w:t>est Requirements</w:t>
        </w:r>
      </w:ins>
      <w:ins w:id="2769" w:author="Geethanjali A" w:date="2021-05-03T23:21:00Z">
        <w:r>
          <w:t xml:space="preserve">, </w:t>
        </w:r>
        <w:proofErr w:type="gramStart"/>
        <w:r>
          <w:t>If</w:t>
        </w:r>
        <w:proofErr w:type="gramEnd"/>
        <w:r>
          <w:t xml:space="preserve"> not provided</w:t>
        </w:r>
      </w:ins>
      <w:bookmarkEnd w:id="2766"/>
    </w:p>
    <w:tbl>
      <w:tblPr>
        <w:tblStyle w:val="TableGrid"/>
        <w:tblW w:w="0" w:type="auto"/>
        <w:tblLook w:val="04A0" w:firstRow="1" w:lastRow="0" w:firstColumn="1" w:lastColumn="0" w:noHBand="0" w:noVBand="1"/>
      </w:tblPr>
      <w:tblGrid>
        <w:gridCol w:w="4803"/>
        <w:gridCol w:w="4804"/>
      </w:tblGrid>
      <w:tr w:rsidR="003E5D5E" w14:paraId="04B38A02" w14:textId="77777777" w:rsidTr="003E5D5E">
        <w:trPr>
          <w:ins w:id="2770" w:author="Geethanjali A" w:date="2021-05-03T23:20:00Z"/>
        </w:trPr>
        <w:tc>
          <w:tcPr>
            <w:tcW w:w="4803" w:type="dxa"/>
          </w:tcPr>
          <w:p w14:paraId="059905B7" w14:textId="77777777" w:rsidR="003E5D5E" w:rsidRPr="003E5D5E" w:rsidRDefault="003E5D5E">
            <w:pPr>
              <w:rPr>
                <w:ins w:id="2771" w:author="Geethanjali A" w:date="2021-05-03T23:20:00Z"/>
                <w:rPrChange w:id="2772" w:author="Geethanjali A" w:date="2021-05-03T23:23:00Z">
                  <w:rPr>
                    <w:ins w:id="2773" w:author="Geethanjali A" w:date="2021-05-03T23:20:00Z"/>
                    <w:b/>
                  </w:rPr>
                </w:rPrChange>
              </w:rPr>
            </w:pPr>
            <w:ins w:id="2774" w:author="Geethanjali A" w:date="2021-05-03T23:21:00Z">
              <w:r w:rsidRPr="003E5D5E">
                <w:rPr>
                  <w:rPrChange w:id="2775" w:author="Geethanjali A" w:date="2021-05-03T23:23:00Z">
                    <w:rPr>
                      <w:b/>
                    </w:rPr>
                  </w:rPrChange>
                </w:rPr>
                <w:t>Temperature</w:t>
              </w:r>
            </w:ins>
          </w:p>
        </w:tc>
        <w:tc>
          <w:tcPr>
            <w:tcW w:w="4804" w:type="dxa"/>
          </w:tcPr>
          <w:p w14:paraId="5A7CE6EA" w14:textId="77777777" w:rsidR="003E5D5E" w:rsidRDefault="003E5D5E">
            <w:pPr>
              <w:rPr>
                <w:ins w:id="2776" w:author="Geethanjali A" w:date="2021-05-03T23:20:00Z"/>
                <w:b/>
              </w:rPr>
            </w:pPr>
            <w:ins w:id="2777" w:author="Geethanjali A" w:date="2021-05-03T23:22:00Z">
              <w:r>
                <w:t>(23.0 ± 5.0) ℃.</w:t>
              </w:r>
            </w:ins>
          </w:p>
        </w:tc>
      </w:tr>
      <w:tr w:rsidR="003E5D5E" w14:paraId="5E36DE6C" w14:textId="77777777" w:rsidTr="003E5D5E">
        <w:trPr>
          <w:ins w:id="2778" w:author="Geethanjali A" w:date="2021-05-03T23:20:00Z"/>
        </w:trPr>
        <w:tc>
          <w:tcPr>
            <w:tcW w:w="4803" w:type="dxa"/>
          </w:tcPr>
          <w:p w14:paraId="76C230E3" w14:textId="77777777" w:rsidR="003E5D5E" w:rsidRPr="003E5D5E" w:rsidRDefault="003E5D5E">
            <w:pPr>
              <w:rPr>
                <w:ins w:id="2779" w:author="Geethanjali A" w:date="2021-05-03T23:20:00Z"/>
                <w:rPrChange w:id="2780" w:author="Geethanjali A" w:date="2021-05-03T23:23:00Z">
                  <w:rPr>
                    <w:ins w:id="2781" w:author="Geethanjali A" w:date="2021-05-03T23:20:00Z"/>
                    <w:b/>
                  </w:rPr>
                </w:rPrChange>
              </w:rPr>
            </w:pPr>
            <w:ins w:id="2782" w:author="Geethanjali A" w:date="2021-05-03T23:22:00Z">
              <w:r w:rsidRPr="003E5D5E">
                <w:rPr>
                  <w:rPrChange w:id="2783" w:author="Geethanjali A" w:date="2021-05-03T23:23:00Z">
                    <w:rPr>
                      <w:b/>
                    </w:rPr>
                  </w:rPrChange>
                </w:rPr>
                <w:t xml:space="preserve">Humidity </w:t>
              </w:r>
            </w:ins>
          </w:p>
        </w:tc>
        <w:tc>
          <w:tcPr>
            <w:tcW w:w="4804" w:type="dxa"/>
          </w:tcPr>
          <w:p w14:paraId="12DA5D38" w14:textId="77777777" w:rsidR="003E5D5E" w:rsidRDefault="003E5D5E">
            <w:pPr>
              <w:rPr>
                <w:ins w:id="2784" w:author="Geethanjali A" w:date="2021-05-03T23:20:00Z"/>
                <w:b/>
              </w:rPr>
            </w:pPr>
            <w:ins w:id="2785" w:author="Geethanjali A" w:date="2021-05-03T23:22:00Z">
              <w:r>
                <w:t>20 to 80 %</w:t>
              </w:r>
            </w:ins>
          </w:p>
        </w:tc>
      </w:tr>
      <w:tr w:rsidR="003E5D5E" w14:paraId="486FA94A" w14:textId="77777777" w:rsidTr="003E5D5E">
        <w:trPr>
          <w:ins w:id="2786" w:author="Geethanjali A" w:date="2021-05-03T23:20:00Z"/>
        </w:trPr>
        <w:tc>
          <w:tcPr>
            <w:tcW w:w="4803" w:type="dxa"/>
          </w:tcPr>
          <w:p w14:paraId="79FFAE19" w14:textId="77777777" w:rsidR="003E5D5E" w:rsidRPr="003E5D5E" w:rsidRDefault="003E5D5E">
            <w:pPr>
              <w:rPr>
                <w:ins w:id="2787" w:author="Geethanjali A" w:date="2021-05-03T23:20:00Z"/>
                <w:rPrChange w:id="2788" w:author="Geethanjali A" w:date="2021-05-03T23:23:00Z">
                  <w:rPr>
                    <w:ins w:id="2789" w:author="Geethanjali A" w:date="2021-05-03T23:20:00Z"/>
                    <w:b/>
                  </w:rPr>
                </w:rPrChange>
              </w:rPr>
            </w:pPr>
            <w:ins w:id="2790" w:author="Geethanjali A" w:date="2021-05-03T23:22:00Z">
              <w:r w:rsidRPr="003E5D5E">
                <w:rPr>
                  <w:rPrChange w:id="2791" w:author="Geethanjali A" w:date="2021-05-03T23:23:00Z">
                    <w:rPr>
                      <w:b/>
                    </w:rPr>
                  </w:rPrChange>
                </w:rPr>
                <w:t xml:space="preserve">Unit of Length </w:t>
              </w:r>
            </w:ins>
          </w:p>
        </w:tc>
        <w:tc>
          <w:tcPr>
            <w:tcW w:w="4804" w:type="dxa"/>
          </w:tcPr>
          <w:p w14:paraId="60C6DF41" w14:textId="77777777" w:rsidR="003E5D5E" w:rsidRDefault="003E5D5E">
            <w:pPr>
              <w:rPr>
                <w:ins w:id="2792" w:author="Geethanjali A" w:date="2021-05-03T23:20:00Z"/>
                <w:b/>
              </w:rPr>
            </w:pPr>
            <w:ins w:id="2793" w:author="Geethanjali A" w:date="2021-05-03T23:22:00Z">
              <w:r>
                <w:t>mm</w:t>
              </w:r>
            </w:ins>
          </w:p>
        </w:tc>
      </w:tr>
      <w:tr w:rsidR="003E5D5E" w14:paraId="3BA7E817" w14:textId="77777777" w:rsidTr="003E5D5E">
        <w:trPr>
          <w:ins w:id="2794" w:author="Geethanjali A" w:date="2021-05-03T23:20:00Z"/>
        </w:trPr>
        <w:tc>
          <w:tcPr>
            <w:tcW w:w="4803" w:type="dxa"/>
          </w:tcPr>
          <w:p w14:paraId="7EBE4C34" w14:textId="77777777" w:rsidR="003E5D5E" w:rsidRPr="003E5D5E" w:rsidRDefault="003E5D5E">
            <w:pPr>
              <w:rPr>
                <w:ins w:id="2795" w:author="Geethanjali A" w:date="2021-05-03T23:20:00Z"/>
                <w:rPrChange w:id="2796" w:author="Geethanjali A" w:date="2021-05-03T23:23:00Z">
                  <w:rPr>
                    <w:ins w:id="2797" w:author="Geethanjali A" w:date="2021-05-03T23:20:00Z"/>
                    <w:b/>
                  </w:rPr>
                </w:rPrChange>
              </w:rPr>
            </w:pPr>
            <w:ins w:id="2798" w:author="Geethanjali A" w:date="2021-05-03T23:22:00Z">
              <w:r w:rsidRPr="003E5D5E">
                <w:rPr>
                  <w:rPrChange w:id="2799" w:author="Geethanjali A" w:date="2021-05-03T23:23:00Z">
                    <w:rPr>
                      <w:b/>
                    </w:rPr>
                  </w:rPrChange>
                </w:rPr>
                <w:t>Tolerances</w:t>
              </w:r>
            </w:ins>
            <w:ins w:id="2800" w:author="Geethanjali A" w:date="2021-05-03T23:23:00Z">
              <w:r>
                <w:t xml:space="preserve"> for capacitor, Inductor, Impedance</w:t>
              </w:r>
            </w:ins>
          </w:p>
        </w:tc>
        <w:tc>
          <w:tcPr>
            <w:tcW w:w="4804" w:type="dxa"/>
          </w:tcPr>
          <w:p w14:paraId="657E5C4D" w14:textId="77777777" w:rsidR="003E5D5E" w:rsidRDefault="003E5D5E">
            <w:pPr>
              <w:rPr>
                <w:ins w:id="2801" w:author="Geethanjali A" w:date="2021-05-03T23:20:00Z"/>
                <w:b/>
              </w:rPr>
            </w:pPr>
            <w:ins w:id="2802" w:author="Geethanjali A" w:date="2021-05-03T23:23:00Z">
              <w:r>
                <w:t>± 10 %</w:t>
              </w:r>
            </w:ins>
          </w:p>
        </w:tc>
      </w:tr>
      <w:tr w:rsidR="003E5D5E" w14:paraId="1E823B11" w14:textId="77777777" w:rsidTr="003E5D5E">
        <w:trPr>
          <w:ins w:id="2803" w:author="Geethanjali A" w:date="2021-05-03T23:23:00Z"/>
        </w:trPr>
        <w:tc>
          <w:tcPr>
            <w:tcW w:w="4803" w:type="dxa"/>
          </w:tcPr>
          <w:p w14:paraId="337F8655" w14:textId="77777777" w:rsidR="003E5D5E" w:rsidRPr="003E5D5E" w:rsidRDefault="003E5D5E">
            <w:pPr>
              <w:rPr>
                <w:ins w:id="2804" w:author="Geethanjali A" w:date="2021-05-03T23:23:00Z"/>
              </w:rPr>
            </w:pPr>
            <w:ins w:id="2805" w:author="Geethanjali A" w:date="2021-05-03T23:23:00Z">
              <w:r w:rsidRPr="00B37C8B">
                <w:t>Tolerances</w:t>
              </w:r>
              <w:r>
                <w:t xml:space="preserve"> for </w:t>
              </w:r>
            </w:ins>
            <w:ins w:id="2806" w:author="Geethanjali A" w:date="2021-05-03T23:24:00Z">
              <w:r>
                <w:t>Power, Energy, Transient voltage amplitude</w:t>
              </w:r>
            </w:ins>
          </w:p>
        </w:tc>
        <w:tc>
          <w:tcPr>
            <w:tcW w:w="4804" w:type="dxa"/>
          </w:tcPr>
          <w:p w14:paraId="3E514BC3" w14:textId="77777777" w:rsidR="003E5D5E" w:rsidRDefault="003E5D5E" w:rsidP="003E5D5E">
            <w:pPr>
              <w:rPr>
                <w:ins w:id="2807" w:author="Geethanjali A" w:date="2021-05-03T23:24:00Z"/>
              </w:rPr>
            </w:pPr>
            <w:ins w:id="2808" w:author="Geethanjali A" w:date="2021-05-03T23:24:00Z">
              <w:r>
                <w:t>(+ 10, - 0) %</w:t>
              </w:r>
            </w:ins>
          </w:p>
          <w:p w14:paraId="4FD44C5C" w14:textId="77777777" w:rsidR="003E5D5E" w:rsidRDefault="003E5D5E">
            <w:pPr>
              <w:rPr>
                <w:ins w:id="2809" w:author="Geethanjali A" w:date="2021-05-03T23:23:00Z"/>
              </w:rPr>
            </w:pPr>
          </w:p>
        </w:tc>
      </w:tr>
    </w:tbl>
    <w:p w14:paraId="0520C642" w14:textId="77777777" w:rsidR="003E5D5E" w:rsidRDefault="003E5D5E">
      <w:pPr>
        <w:rPr>
          <w:ins w:id="2810" w:author="Geethanjali A" w:date="2021-05-03T23:20:00Z"/>
        </w:rPr>
        <w:pPrChange w:id="2811" w:author="Geethanjali A" w:date="2021-05-03T01:58:00Z">
          <w:pPr>
            <w:pStyle w:val="Heading1"/>
            <w:keepNext/>
            <w:keepLines/>
            <w:widowControl w:val="0"/>
            <w:numPr>
              <w:numId w:val="4"/>
            </w:numPr>
            <w:ind w:left="1296" w:hanging="1296"/>
            <w:jc w:val="both"/>
          </w:pPr>
        </w:pPrChange>
      </w:pPr>
    </w:p>
    <w:p w14:paraId="5562859A" w14:textId="77777777" w:rsidR="008467A0" w:rsidRPr="00605118" w:rsidRDefault="008467A0">
      <w:pPr>
        <w:rPr>
          <w:ins w:id="2812" w:author="Geethanjali A" w:date="2021-05-03T01:58:00Z"/>
          <w:rPrChange w:id="2813" w:author="Geethanjali A" w:date="2021-05-03T01:58:00Z">
            <w:rPr>
              <w:ins w:id="2814" w:author="Geethanjali A" w:date="2021-05-03T01:58:00Z"/>
            </w:rPr>
          </w:rPrChange>
        </w:rPr>
        <w:pPrChange w:id="2815" w:author="Geethanjali A" w:date="2021-05-03T01:58:00Z">
          <w:pPr>
            <w:pStyle w:val="Heading1"/>
            <w:keepNext/>
            <w:keepLines/>
            <w:widowControl w:val="0"/>
            <w:numPr>
              <w:numId w:val="4"/>
            </w:numPr>
            <w:ind w:left="1296" w:hanging="1296"/>
            <w:jc w:val="both"/>
          </w:pPr>
        </w:pPrChange>
      </w:pPr>
    </w:p>
    <w:p w14:paraId="3FAC448E" w14:textId="77777777" w:rsidR="00906BE9" w:rsidRDefault="00697CC9">
      <w:pPr>
        <w:pStyle w:val="Heading1"/>
        <w:keepNext/>
        <w:keepLines/>
        <w:widowControl w:val="0"/>
        <w:numPr>
          <w:ilvl w:val="0"/>
          <w:numId w:val="4"/>
        </w:numPr>
        <w:ind w:left="1296" w:hanging="1296"/>
        <w:jc w:val="both"/>
      </w:pPr>
      <w:bookmarkStart w:id="2816" w:name="_Toc70976790"/>
      <w:r>
        <w:t>Requirements</w:t>
      </w:r>
      <w:bookmarkEnd w:id="2816"/>
    </w:p>
    <w:p w14:paraId="4ECECCBC" w14:textId="77777777" w:rsidR="00311DD9" w:rsidRDefault="00311DD9" w:rsidP="00311DD9">
      <w:pPr>
        <w:pStyle w:val="Heading2"/>
        <w:numPr>
          <w:ilvl w:val="1"/>
          <w:numId w:val="10"/>
        </w:numPr>
        <w:rPr>
          <w:ins w:id="2817" w:author="Geethanjali A" w:date="2021-05-07T17:18:00Z"/>
          <w:sz w:val="20"/>
          <w:szCs w:val="20"/>
        </w:rPr>
      </w:pPr>
      <w:bookmarkStart w:id="2818" w:name="_Toc70976791"/>
      <w:ins w:id="2819" w:author="Geethanjali A" w:date="2021-05-07T17:18:00Z">
        <w:r>
          <w:rPr>
            <w:sz w:val="20"/>
            <w:szCs w:val="20"/>
          </w:rPr>
          <w:t>Radiated Emission in ALSE</w:t>
        </w:r>
      </w:ins>
    </w:p>
    <w:p w14:paraId="6E911745" w14:textId="77777777" w:rsidR="00311DD9" w:rsidRPr="002751CF" w:rsidRDefault="00311DD9" w:rsidP="00311DD9">
      <w:pPr>
        <w:rPr>
          <w:ins w:id="2820" w:author="Geethanjali A" w:date="2021-05-07T17:18:00Z"/>
          <w:highlight w:val="yellow"/>
        </w:rPr>
      </w:pPr>
      <w:ins w:id="2821" w:author="Geethanjali A" w:date="2021-05-07T17:18:00Z">
        <w:r w:rsidRPr="002751CF">
          <w:rPr>
            <w:highlight w:val="yellow"/>
          </w:rPr>
          <w:t>Test Specification reference: CISPR-25 Section 6.5</w:t>
        </w:r>
      </w:ins>
    </w:p>
    <w:p w14:paraId="4F369D23" w14:textId="77777777" w:rsidR="00311DD9" w:rsidRPr="002751CF" w:rsidRDefault="00311DD9" w:rsidP="00311DD9">
      <w:pPr>
        <w:rPr>
          <w:ins w:id="2822" w:author="Geethanjali A" w:date="2021-05-07T17:18:00Z"/>
          <w:highlight w:val="yellow"/>
        </w:rPr>
      </w:pPr>
      <w:ins w:id="2823" w:author="Geethanjali A" w:date="2021-05-07T17:18:00Z">
        <w:r w:rsidRPr="002751CF">
          <w:rPr>
            <w:highlight w:val="yellow"/>
          </w:rPr>
          <w:t xml:space="preserve">Additional coverage: </w:t>
        </w:r>
      </w:ins>
    </w:p>
    <w:p w14:paraId="7D373748" w14:textId="77777777" w:rsidR="00311DD9" w:rsidRPr="002751CF" w:rsidRDefault="00311DD9" w:rsidP="00311DD9">
      <w:pPr>
        <w:numPr>
          <w:ilvl w:val="3"/>
          <w:numId w:val="11"/>
        </w:numPr>
        <w:spacing w:after="0"/>
        <w:ind w:left="360"/>
        <w:rPr>
          <w:ins w:id="2824" w:author="Geethanjali A" w:date="2021-05-07T17:18:00Z"/>
          <w:color w:val="000000"/>
          <w:highlight w:val="yellow"/>
        </w:rPr>
      </w:pPr>
      <w:ins w:id="2825" w:author="Geethanjali A" w:date="2021-05-07T17:18:00Z">
        <w:r w:rsidRPr="002751CF">
          <w:rPr>
            <w:color w:val="000000"/>
            <w:highlight w:val="yellow"/>
          </w:rPr>
          <w:t>Coverage up to 6GHz for DSRC operating range.</w:t>
        </w:r>
      </w:ins>
    </w:p>
    <w:p w14:paraId="4A50B0C1" w14:textId="77777777" w:rsidR="00311DD9" w:rsidRPr="002751CF" w:rsidRDefault="00311DD9" w:rsidP="00311DD9">
      <w:pPr>
        <w:numPr>
          <w:ilvl w:val="3"/>
          <w:numId w:val="11"/>
        </w:numPr>
        <w:ind w:left="360"/>
        <w:rPr>
          <w:ins w:id="2826" w:author="Geethanjali A" w:date="2021-05-07T17:18:00Z"/>
          <w:color w:val="000000"/>
          <w:highlight w:val="yellow"/>
        </w:rPr>
      </w:pPr>
      <w:ins w:id="2827" w:author="Geethanjali A" w:date="2021-05-07T17:18:00Z">
        <w:r w:rsidRPr="002751CF">
          <w:rPr>
            <w:color w:val="000000"/>
            <w:highlight w:val="yellow"/>
          </w:rPr>
          <w:t>Include coverage for GNSS Band for GPS L1 &amp; L2, GLONASS G1 &amp; G2, Galileo E1 &amp; E6</w:t>
        </w:r>
      </w:ins>
    </w:p>
    <w:p w14:paraId="1499AFA9" w14:textId="77777777" w:rsidR="00311DD9" w:rsidRPr="002751CF" w:rsidRDefault="00311DD9" w:rsidP="00311DD9">
      <w:pPr>
        <w:rPr>
          <w:ins w:id="2828" w:author="Geethanjali A" w:date="2021-05-07T17:18:00Z"/>
          <w:highlight w:val="yellow"/>
        </w:rPr>
      </w:pPr>
      <w:ins w:id="2829" w:author="Geethanjali A" w:date="2021-05-07T17:18:00Z">
        <w:r w:rsidRPr="002751CF">
          <w:rPr>
            <w:noProof/>
            <w:highlight w:val="yellow"/>
          </w:rPr>
          <w:drawing>
            <wp:inline distT="0" distB="0" distL="0" distR="0" wp14:anchorId="11650A84" wp14:editId="6C513148">
              <wp:extent cx="4524375" cy="2324100"/>
              <wp:effectExtent l="0" t="0" r="9525" b="0"/>
              <wp:docPr id="13" name="Picture 1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24375" cy="2324100"/>
                      </a:xfrm>
                      <a:prstGeom prst="rect">
                        <a:avLst/>
                      </a:prstGeom>
                      <a:noFill/>
                      <a:ln>
                        <a:noFill/>
                      </a:ln>
                    </pic:spPr>
                  </pic:pic>
                </a:graphicData>
              </a:graphic>
            </wp:inline>
          </w:drawing>
        </w:r>
      </w:ins>
    </w:p>
    <w:p w14:paraId="66F4AE2C" w14:textId="77777777" w:rsidR="00311DD9" w:rsidRPr="002751CF" w:rsidRDefault="00311DD9" w:rsidP="00311DD9">
      <w:pPr>
        <w:rPr>
          <w:ins w:id="2830" w:author="Geethanjali A" w:date="2021-05-07T17:18:00Z"/>
          <w:highlight w:val="yellow"/>
        </w:rPr>
      </w:pPr>
    </w:p>
    <w:p w14:paraId="53CACEA3" w14:textId="77777777" w:rsidR="00311DD9" w:rsidRDefault="00311DD9" w:rsidP="00311DD9">
      <w:pPr>
        <w:rPr>
          <w:ins w:id="2831" w:author="Geethanjali A" w:date="2021-05-07T17:18:00Z"/>
        </w:rPr>
      </w:pPr>
      <w:ins w:id="2832" w:author="Geethanjali A" w:date="2021-05-07T17:18:00Z">
        <w:r w:rsidRPr="002751CF">
          <w:rPr>
            <w:highlight w:val="yellow"/>
          </w:rPr>
          <w:t>Acceptance Criteria: DUT shall meet CISPR 25 Section 6.5 table 7 Class 4 as a minimum.</w:t>
        </w:r>
      </w:ins>
    </w:p>
    <w:p w14:paraId="26661856" w14:textId="77777777" w:rsidR="00311DD9" w:rsidRDefault="00311DD9" w:rsidP="00311DD9">
      <w:pPr>
        <w:rPr>
          <w:ins w:id="2833" w:author="Geethanjali A" w:date="2021-05-07T17:18:00Z"/>
        </w:rPr>
      </w:pPr>
      <w:commentRangeStart w:id="2834"/>
      <w:ins w:id="2835" w:author="Geethanjali A" w:date="2021-05-07T17:18:00Z">
        <w:r w:rsidRPr="008F675C">
          <w:rPr>
            <w:highlight w:val="yellow"/>
          </w:rPr>
          <w:t xml:space="preserve">This will differ from the ECU to ECU. Hence system level operation, the supplier should get these </w:t>
        </w:r>
        <w:proofErr w:type="gramStart"/>
        <w:r w:rsidRPr="008F675C">
          <w:rPr>
            <w:highlight w:val="yellow"/>
          </w:rPr>
          <w:t>details  reviewed</w:t>
        </w:r>
        <w:proofErr w:type="gramEnd"/>
        <w:r w:rsidRPr="008F675C">
          <w:rPr>
            <w:highlight w:val="yellow"/>
          </w:rPr>
          <w:t xml:space="preserve"> and get the </w:t>
        </w:r>
        <w:r>
          <w:rPr>
            <w:highlight w:val="yellow"/>
          </w:rPr>
          <w:t>written approval for the same</w:t>
        </w:r>
        <w:commentRangeEnd w:id="2834"/>
        <w:r>
          <w:rPr>
            <w:rStyle w:val="CommentReference"/>
          </w:rPr>
          <w:commentReference w:id="2834"/>
        </w:r>
      </w:ins>
    </w:p>
    <w:p w14:paraId="35C05BE8" w14:textId="77777777" w:rsidR="00311DD9" w:rsidRDefault="00311DD9" w:rsidP="00311DD9">
      <w:pPr>
        <w:rPr>
          <w:ins w:id="2836" w:author="Geethanjali A" w:date="2021-05-07T17:18:00Z"/>
          <w:b/>
          <w:bCs/>
        </w:rPr>
      </w:pPr>
      <w:ins w:id="2837" w:author="Geethanjali A" w:date="2021-05-07T17:18:00Z">
        <w:r>
          <w:rPr>
            <w:b/>
            <w:bCs/>
          </w:rPr>
          <w:t>14.1.1 1</w:t>
        </w:r>
        <w:r w:rsidRPr="00B84222">
          <w:rPr>
            <w:b/>
            <w:bCs/>
          </w:rPr>
          <w:t>Purpose</w:t>
        </w:r>
        <w:r>
          <w:rPr>
            <w:b/>
            <w:bCs/>
          </w:rPr>
          <w:t>:</w:t>
        </w:r>
      </w:ins>
    </w:p>
    <w:p w14:paraId="2F92A3C1" w14:textId="77777777" w:rsidR="00311DD9" w:rsidRDefault="00311DD9" w:rsidP="00311DD9">
      <w:pPr>
        <w:rPr>
          <w:ins w:id="2838" w:author="Geethanjali A" w:date="2021-05-07T17:18:00Z"/>
        </w:rPr>
      </w:pPr>
      <w:ins w:id="2839" w:author="Geethanjali A" w:date="2021-05-07T17:18:00Z">
        <w:r>
          <w:t>Purpose of this test to know the effect of electromagnetic radiation that is generated from various ECUs and other subsystem of the vehicle, which can interfere with the external radio signal, broadband signals, and other GPS signal from satellite also it can interfere with receiving signals in the vehicle.</w:t>
        </w:r>
      </w:ins>
    </w:p>
    <w:p w14:paraId="27A1001A" w14:textId="77777777" w:rsidR="00311DD9" w:rsidRDefault="00311DD9" w:rsidP="00311DD9">
      <w:pPr>
        <w:rPr>
          <w:ins w:id="2840" w:author="Geethanjali A" w:date="2021-05-07T17:18:00Z"/>
        </w:rPr>
      </w:pPr>
      <w:ins w:id="2841" w:author="Geethanjali A" w:date="2021-05-07T17:18:00Z">
        <w:r>
          <w:t>Measurements of radiated field strength shall be made in an ALSE, this test will measure the radiation from the wire harness of the DUT.</w:t>
        </w:r>
      </w:ins>
    </w:p>
    <w:p w14:paraId="668DA8E1" w14:textId="77777777" w:rsidR="00311DD9" w:rsidRDefault="00311DD9" w:rsidP="00311DD9">
      <w:pPr>
        <w:rPr>
          <w:ins w:id="2842" w:author="Geethanjali A" w:date="2021-05-07T17:18:00Z"/>
          <w:b/>
          <w:bCs/>
        </w:rPr>
      </w:pPr>
    </w:p>
    <w:p w14:paraId="6394ABDC" w14:textId="77777777" w:rsidR="00311DD9" w:rsidRDefault="00311DD9" w:rsidP="00311DD9">
      <w:pPr>
        <w:rPr>
          <w:ins w:id="2843" w:author="Geethanjali A" w:date="2021-05-07T17:18:00Z"/>
          <w:b/>
          <w:bCs/>
        </w:rPr>
      </w:pPr>
      <w:ins w:id="2844" w:author="Geethanjali A" w:date="2021-05-07T17:18:00Z">
        <w:r>
          <w:rPr>
            <w:b/>
            <w:bCs/>
          </w:rPr>
          <w:t xml:space="preserve">14.1.2 </w:t>
        </w:r>
        <w:r w:rsidRPr="00530A5F">
          <w:rPr>
            <w:b/>
            <w:bCs/>
          </w:rPr>
          <w:t>References Documents</w:t>
        </w:r>
        <w:r>
          <w:rPr>
            <w:b/>
            <w:bCs/>
          </w:rPr>
          <w:t>:</w:t>
        </w:r>
      </w:ins>
    </w:p>
    <w:p w14:paraId="5991F4E1" w14:textId="77777777" w:rsidR="00311DD9" w:rsidRDefault="00311DD9" w:rsidP="00311DD9">
      <w:pPr>
        <w:rPr>
          <w:ins w:id="2845" w:author="Geethanjali A" w:date="2021-05-07T17:18:00Z"/>
        </w:rPr>
      </w:pPr>
      <w:commentRangeStart w:id="2846"/>
      <w:ins w:id="2847" w:author="Geethanjali A" w:date="2021-05-07T17:18:00Z">
        <w:r>
          <w:t>CISPR25</w:t>
        </w:r>
        <w:commentRangeEnd w:id="2846"/>
        <w:r>
          <w:rPr>
            <w:rStyle w:val="CommentReference"/>
          </w:rPr>
          <w:commentReference w:id="2846"/>
        </w:r>
        <w:r>
          <w:t>: 2008, section 6.5</w:t>
        </w:r>
      </w:ins>
    </w:p>
    <w:p w14:paraId="4F6C5366" w14:textId="77777777" w:rsidR="00311DD9" w:rsidRPr="00564382" w:rsidRDefault="00311DD9" w:rsidP="00311DD9">
      <w:pPr>
        <w:rPr>
          <w:ins w:id="2848" w:author="Geethanjali A" w:date="2021-05-07T17:18:00Z"/>
          <w:bCs/>
        </w:rPr>
      </w:pPr>
      <w:ins w:id="2849" w:author="Geethanjali A" w:date="2021-05-07T17:18:00Z">
        <w:r>
          <w:rPr>
            <w:b/>
            <w:bCs/>
          </w:rPr>
          <w:br/>
          <w:t>14.1.3 Test Set up:</w:t>
        </w:r>
        <w:r>
          <w:rPr>
            <w:b/>
            <w:bCs/>
          </w:rPr>
          <w:br/>
        </w:r>
        <w:r>
          <w:rPr>
            <w:b/>
            <w:bCs/>
          </w:rPr>
          <w:br/>
        </w:r>
        <w:commentRangeStart w:id="2850"/>
        <w:r w:rsidRPr="00564382">
          <w:rPr>
            <w:bCs/>
            <w:highlight w:val="yellow"/>
          </w:rPr>
          <w:t>The test setup</w:t>
        </w:r>
        <w:r>
          <w:rPr>
            <w:bCs/>
            <w:highlight w:val="yellow"/>
          </w:rPr>
          <w:t xml:space="preserve"> and details </w:t>
        </w:r>
        <w:r w:rsidRPr="00564382">
          <w:rPr>
            <w:bCs/>
            <w:highlight w:val="yellow"/>
          </w:rPr>
          <w:t xml:space="preserve">should comply </w:t>
        </w:r>
        <w:r>
          <w:rPr>
            <w:bCs/>
            <w:highlight w:val="yellow"/>
          </w:rPr>
          <w:t xml:space="preserve">with </w:t>
        </w:r>
        <w:r w:rsidRPr="00564382">
          <w:rPr>
            <w:bCs/>
            <w:highlight w:val="yellow"/>
          </w:rPr>
          <w:t xml:space="preserve">the requirements of the </w:t>
        </w:r>
        <w:proofErr w:type="spellStart"/>
        <w:r w:rsidRPr="00564382">
          <w:rPr>
            <w:bCs/>
            <w:highlight w:val="yellow"/>
          </w:rPr>
          <w:t>Cispr</w:t>
        </w:r>
        <w:proofErr w:type="spellEnd"/>
        <w:r w:rsidRPr="00564382">
          <w:rPr>
            <w:bCs/>
            <w:highlight w:val="yellow"/>
          </w:rPr>
          <w:t xml:space="preserve"> 25 standard.</w:t>
        </w:r>
        <w:commentRangeEnd w:id="2850"/>
        <w:r>
          <w:rPr>
            <w:rStyle w:val="CommentReference"/>
          </w:rPr>
          <w:commentReference w:id="2850"/>
        </w:r>
      </w:ins>
    </w:p>
    <w:p w14:paraId="09C84CF8" w14:textId="77777777" w:rsidR="00311DD9" w:rsidRPr="00F417B9" w:rsidRDefault="00311DD9" w:rsidP="00311DD9">
      <w:pPr>
        <w:pStyle w:val="ListParagraph"/>
        <w:numPr>
          <w:ilvl w:val="0"/>
          <w:numId w:val="14"/>
        </w:numPr>
        <w:rPr>
          <w:ins w:id="2851" w:author="Geethanjali A" w:date="2021-05-07T17:18:00Z"/>
          <w:b/>
          <w:bCs/>
        </w:rPr>
      </w:pPr>
      <w:commentRangeStart w:id="2852"/>
      <w:ins w:id="2853" w:author="Geethanjali A" w:date="2021-05-07T17:18:00Z">
        <w:r w:rsidRPr="00F417B9">
          <w:rPr>
            <w:b/>
            <w:bCs/>
          </w:rPr>
          <w:t>Test Frequency:</w:t>
        </w:r>
      </w:ins>
    </w:p>
    <w:p w14:paraId="643D828F" w14:textId="77777777" w:rsidR="00311DD9" w:rsidRDefault="00311DD9" w:rsidP="00311DD9">
      <w:pPr>
        <w:rPr>
          <w:ins w:id="2854" w:author="Geethanjali A" w:date="2021-05-07T17:18:00Z"/>
        </w:rPr>
      </w:pPr>
      <w:ins w:id="2855" w:author="Geethanjali A" w:date="2021-05-07T17:18:00Z">
        <w:r w:rsidRPr="00530A5F">
          <w:t>Test frequenc</w:t>
        </w:r>
        <w:r>
          <w:t xml:space="preserve">y </w:t>
        </w:r>
        <w:r w:rsidRPr="00530A5F">
          <w:t>range from 0.15MHz to 2500MHz.</w:t>
        </w:r>
        <w:commentRangeEnd w:id="2852"/>
        <w:r>
          <w:rPr>
            <w:rStyle w:val="CommentReference"/>
          </w:rPr>
          <w:commentReference w:id="2852"/>
        </w:r>
        <w:r>
          <w:br/>
        </w:r>
      </w:ins>
    </w:p>
    <w:p w14:paraId="26C69832" w14:textId="77777777" w:rsidR="00311DD9" w:rsidRDefault="00311DD9" w:rsidP="00311DD9">
      <w:pPr>
        <w:pStyle w:val="ListParagraph"/>
        <w:numPr>
          <w:ilvl w:val="0"/>
          <w:numId w:val="14"/>
        </w:numPr>
        <w:rPr>
          <w:ins w:id="2856" w:author="Geethanjali A" w:date="2021-05-07T17:18:00Z"/>
        </w:rPr>
      </w:pPr>
      <w:ins w:id="2857" w:author="Geethanjali A" w:date="2021-05-07T17:18:00Z">
        <w:r w:rsidRPr="00F417B9">
          <w:rPr>
            <w:b/>
            <w:bCs/>
          </w:rPr>
          <w:t>Antenna systems:</w:t>
        </w:r>
        <w:r>
          <w:t xml:space="preserve"> Measurements shall be made using linearly polarized electric field antennas that have a nominal 50 Ω output impedance.</w:t>
        </w:r>
      </w:ins>
    </w:p>
    <w:p w14:paraId="2BC96D63" w14:textId="77777777" w:rsidR="00311DD9" w:rsidRDefault="00311DD9" w:rsidP="00311DD9">
      <w:pPr>
        <w:pStyle w:val="ListParagraph"/>
        <w:rPr>
          <w:ins w:id="2858" w:author="Geethanjali A" w:date="2021-05-07T17:18:00Z"/>
        </w:rPr>
      </w:pPr>
    </w:p>
    <w:p w14:paraId="697643C8" w14:textId="77777777" w:rsidR="00311DD9" w:rsidRDefault="00311DD9" w:rsidP="00311DD9">
      <w:pPr>
        <w:pStyle w:val="ListParagraph"/>
        <w:numPr>
          <w:ilvl w:val="0"/>
          <w:numId w:val="14"/>
        </w:numPr>
        <w:rPr>
          <w:ins w:id="2859" w:author="Geethanjali A" w:date="2021-05-07T17:18:00Z"/>
        </w:rPr>
      </w:pPr>
      <w:ins w:id="2860" w:author="Geethanjali A" w:date="2021-05-07T17:18:00Z">
        <w:r w:rsidRPr="00F417B9">
          <w:rPr>
            <w:b/>
            <w:bCs/>
          </w:rPr>
          <w:t xml:space="preserve">Location of the EUT: </w:t>
        </w:r>
        <w:r>
          <w:t>The EUT shall be placed on a non-conductive, low relative permittivity material (</w:t>
        </w:r>
        <w:proofErr w:type="spellStart"/>
        <w:r>
          <w:t>εr</w:t>
        </w:r>
        <w:proofErr w:type="spellEnd"/>
        <w:r>
          <w:t xml:space="preserve"> ≤ 1,4), at (50 ± 5) mm above the ground plane.</w:t>
        </w:r>
      </w:ins>
    </w:p>
    <w:p w14:paraId="7913412B" w14:textId="77777777" w:rsidR="00311DD9" w:rsidRDefault="00311DD9" w:rsidP="00311DD9">
      <w:pPr>
        <w:pStyle w:val="ListParagraph"/>
        <w:rPr>
          <w:ins w:id="2861" w:author="Geethanjali A" w:date="2021-05-07T17:18:00Z"/>
        </w:rPr>
      </w:pPr>
    </w:p>
    <w:p w14:paraId="72B815F0" w14:textId="77777777" w:rsidR="00311DD9" w:rsidRDefault="00311DD9" w:rsidP="00311DD9">
      <w:pPr>
        <w:pStyle w:val="ListParagraph"/>
        <w:numPr>
          <w:ilvl w:val="0"/>
          <w:numId w:val="14"/>
        </w:numPr>
        <w:rPr>
          <w:ins w:id="2862" w:author="Geethanjali A" w:date="2021-05-07T17:18:00Z"/>
        </w:rPr>
      </w:pPr>
      <w:ins w:id="2863" w:author="Geethanjali A" w:date="2021-05-07T17:18:00Z">
        <w:r w:rsidRPr="00361449">
          <w:rPr>
            <w:b/>
            <w:bCs/>
          </w:rPr>
          <w:t>Test harness and location:</w:t>
        </w:r>
        <w:r w:rsidRPr="00361449">
          <w:rPr>
            <w:b/>
            <w:bCs/>
          </w:rPr>
          <w:br/>
        </w:r>
        <w:r>
          <w:t xml:space="preserve">The total length of the test harness between the EUT and the load simulator shall not exceed 2000 mm, test harness shall be located parallel to the edge of the ground plane facing the antenna at (100 ± 10) mm from the edge. </w:t>
        </w:r>
        <w:r>
          <w:br/>
          <w:t>Location of the EUT and load simulator requires that the harness bend angle shall be 90 degrees.</w:t>
        </w:r>
      </w:ins>
    </w:p>
    <w:p w14:paraId="1B2E9A31" w14:textId="77777777" w:rsidR="00311DD9" w:rsidRDefault="00311DD9" w:rsidP="00311DD9">
      <w:pPr>
        <w:rPr>
          <w:ins w:id="2864" w:author="Geethanjali A" w:date="2021-05-07T17:18:00Z"/>
        </w:rPr>
      </w:pPr>
      <w:ins w:id="2865" w:author="Geethanjali A" w:date="2021-05-07T17:18:00Z">
        <w:r>
          <w:t xml:space="preserve">                       </w:t>
        </w:r>
        <w:r w:rsidRPr="00103B72">
          <w:rPr>
            <w:noProof/>
          </w:rPr>
          <w:drawing>
            <wp:inline distT="0" distB="0" distL="0" distR="0" wp14:anchorId="01DC945E" wp14:editId="06347B58">
              <wp:extent cx="4113407" cy="1762125"/>
              <wp:effectExtent l="0" t="0" r="1905" b="0"/>
              <wp:docPr id="14" name="Picture 1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12"/>
                      <a:stretch>
                        <a:fillRect/>
                      </a:stretch>
                    </pic:blipFill>
                    <pic:spPr>
                      <a:xfrm>
                        <a:off x="0" y="0"/>
                        <a:ext cx="4139466" cy="1773288"/>
                      </a:xfrm>
                      <a:prstGeom prst="rect">
                        <a:avLst/>
                      </a:prstGeom>
                    </pic:spPr>
                  </pic:pic>
                </a:graphicData>
              </a:graphic>
            </wp:inline>
          </w:drawing>
        </w:r>
      </w:ins>
    </w:p>
    <w:p w14:paraId="65DE02F8" w14:textId="77777777" w:rsidR="00311DD9" w:rsidRDefault="00311DD9" w:rsidP="00311DD9">
      <w:pPr>
        <w:pStyle w:val="ListParagraph"/>
        <w:numPr>
          <w:ilvl w:val="0"/>
          <w:numId w:val="15"/>
        </w:numPr>
        <w:rPr>
          <w:ins w:id="2866" w:author="Geethanjali A" w:date="2021-05-07T17:18:00Z"/>
        </w:rPr>
      </w:pPr>
      <w:ins w:id="2867" w:author="Geethanjali A" w:date="2021-05-07T17:18:00Z">
        <w:r w:rsidRPr="00361449">
          <w:rPr>
            <w:b/>
            <w:bCs/>
          </w:rPr>
          <w:t xml:space="preserve">Location of the load simulator: </w:t>
        </w:r>
        <w:r w:rsidRPr="00361449">
          <w:rPr>
            <w:b/>
            <w:bCs/>
          </w:rPr>
          <w:br/>
        </w:r>
        <w:r>
          <w:t>The load simulator shall be placed directly on the ground plane. If the load simulator has a metallic case, this case shall be bonded to the ground plane.</w:t>
        </w:r>
      </w:ins>
    </w:p>
    <w:p w14:paraId="1124D4A4" w14:textId="77777777" w:rsidR="00311DD9" w:rsidRDefault="00311DD9" w:rsidP="00311DD9">
      <w:pPr>
        <w:pStyle w:val="ListParagraph"/>
        <w:rPr>
          <w:ins w:id="2868" w:author="Geethanjali A" w:date="2021-05-07T17:18:00Z"/>
          <w:b/>
          <w:bCs/>
        </w:rPr>
      </w:pPr>
    </w:p>
    <w:p w14:paraId="4CFE444F" w14:textId="77777777" w:rsidR="00311DD9" w:rsidRDefault="00311DD9" w:rsidP="00311DD9">
      <w:pPr>
        <w:pStyle w:val="ListParagraph"/>
        <w:numPr>
          <w:ilvl w:val="0"/>
          <w:numId w:val="15"/>
        </w:numPr>
        <w:rPr>
          <w:ins w:id="2869" w:author="Geethanjali A" w:date="2021-05-07T17:18:00Z"/>
        </w:rPr>
      </w:pPr>
      <w:ins w:id="2870" w:author="Geethanjali A" w:date="2021-05-07T17:18:00Z">
        <w:r w:rsidRPr="00361449">
          <w:rPr>
            <w:b/>
            <w:bCs/>
          </w:rPr>
          <w:t xml:space="preserve">Location of the measuring antenna: </w:t>
        </w:r>
        <w:r w:rsidRPr="00361449">
          <w:rPr>
            <w:b/>
            <w:bCs/>
          </w:rPr>
          <w:br/>
        </w:r>
        <w:r>
          <w:t xml:space="preserve">The phase center of the measuring antenna shall be (100 ± 10) mm above the ground plane for the biconical, log-periodic and horn antennas. </w:t>
        </w:r>
        <w:r>
          <w:br/>
          <w:t>The height of the counterpoise of the rod antenna shall be (+10 / –20) mm relative to the ground plane and shall be bonded to the ground plane.</w:t>
        </w:r>
      </w:ins>
    </w:p>
    <w:p w14:paraId="518F7565" w14:textId="77777777" w:rsidR="00311DD9" w:rsidRDefault="00311DD9" w:rsidP="00311DD9">
      <w:pPr>
        <w:pStyle w:val="ListParagraph"/>
        <w:numPr>
          <w:ilvl w:val="0"/>
          <w:numId w:val="13"/>
        </w:numPr>
        <w:rPr>
          <w:ins w:id="2871" w:author="Geethanjali A" w:date="2021-05-07T17:18:00Z"/>
        </w:rPr>
      </w:pPr>
      <w:ins w:id="2872" w:author="Geethanjali A" w:date="2021-05-07T17:18:00Z">
        <w:r>
          <w:t>The vertical monopole element for rod antennas,</w:t>
        </w:r>
      </w:ins>
    </w:p>
    <w:p w14:paraId="079796B6" w14:textId="77777777" w:rsidR="00311DD9" w:rsidRDefault="00311DD9" w:rsidP="00311DD9">
      <w:pPr>
        <w:pStyle w:val="ListParagraph"/>
        <w:numPr>
          <w:ilvl w:val="0"/>
          <w:numId w:val="13"/>
        </w:numPr>
        <w:rPr>
          <w:ins w:id="2873" w:author="Geethanjali A" w:date="2021-05-07T17:18:00Z"/>
        </w:rPr>
      </w:pPr>
      <w:ins w:id="2874" w:author="Geethanjali A" w:date="2021-05-07T17:18:00Z">
        <w:r>
          <w:t>The phase center (mid-point) for biconical antennas,</w:t>
        </w:r>
      </w:ins>
    </w:p>
    <w:p w14:paraId="5D7D70A0" w14:textId="77777777" w:rsidR="00311DD9" w:rsidRDefault="00311DD9" w:rsidP="00311DD9">
      <w:pPr>
        <w:pStyle w:val="ListParagraph"/>
        <w:numPr>
          <w:ilvl w:val="0"/>
          <w:numId w:val="13"/>
        </w:numPr>
        <w:rPr>
          <w:ins w:id="2875" w:author="Geethanjali A" w:date="2021-05-07T17:18:00Z"/>
        </w:rPr>
      </w:pPr>
      <w:ins w:id="2876" w:author="Geethanjali A" w:date="2021-05-07T17:18:00Z">
        <w:r>
          <w:t xml:space="preserve">The tip for antennas with log-periodic elements (including </w:t>
        </w:r>
        <w:r w:rsidRPr="004C238E">
          <w:t>Biconical</w:t>
        </w:r>
        <w:r w:rsidRPr="00190239">
          <w:rPr>
            <w:b/>
            <w:bCs/>
          </w:rPr>
          <w:t xml:space="preserve"> </w:t>
        </w:r>
        <w:r>
          <w:t>antennas),</w:t>
        </w:r>
      </w:ins>
    </w:p>
    <w:p w14:paraId="30567FEB" w14:textId="77777777" w:rsidR="00311DD9" w:rsidRDefault="00311DD9" w:rsidP="00311DD9">
      <w:pPr>
        <w:pStyle w:val="ListParagraph"/>
        <w:numPr>
          <w:ilvl w:val="0"/>
          <w:numId w:val="13"/>
        </w:numPr>
        <w:rPr>
          <w:ins w:id="2877" w:author="Geethanjali A" w:date="2021-05-07T17:18:00Z"/>
        </w:rPr>
      </w:pPr>
      <w:ins w:id="2878" w:author="Geethanjali A" w:date="2021-05-07T17:18:00Z">
        <w:r>
          <w:t>The front aperture for horn antennas. Each antenna (excluding the rod antenna) shall be calibrated for this reference point for a 1000 mm measuring distance.</w:t>
        </w:r>
      </w:ins>
    </w:p>
    <w:p w14:paraId="01763364" w14:textId="77777777" w:rsidR="00311DD9" w:rsidRDefault="00311DD9" w:rsidP="00311DD9">
      <w:pPr>
        <w:rPr>
          <w:ins w:id="2879" w:author="Geethanjali A" w:date="2021-05-07T17:18:00Z"/>
          <w:b/>
          <w:bCs/>
        </w:rPr>
      </w:pPr>
    </w:p>
    <w:p w14:paraId="2E9E2EB7" w14:textId="77777777" w:rsidR="00311DD9" w:rsidRPr="00564382" w:rsidRDefault="00311DD9" w:rsidP="00311DD9">
      <w:pPr>
        <w:rPr>
          <w:ins w:id="2880" w:author="Geethanjali A" w:date="2021-05-07T17:18:00Z"/>
          <w:bCs/>
        </w:rPr>
      </w:pPr>
      <w:ins w:id="2881" w:author="Geethanjali A" w:date="2021-05-07T17:18:00Z">
        <w:r>
          <w:rPr>
            <w:b/>
            <w:bCs/>
          </w:rPr>
          <w:lastRenderedPageBreak/>
          <w:t xml:space="preserve">14.1.4 </w:t>
        </w:r>
        <w:r w:rsidRPr="00E267A1">
          <w:rPr>
            <w:b/>
            <w:bCs/>
          </w:rPr>
          <w:t>Test procedure:</w:t>
        </w:r>
        <w:r>
          <w:rPr>
            <w:b/>
            <w:bCs/>
          </w:rPr>
          <w:br/>
        </w:r>
        <w:commentRangeStart w:id="2882"/>
        <w:r w:rsidRPr="00564382">
          <w:rPr>
            <w:bCs/>
            <w:highlight w:val="yellow"/>
          </w:rPr>
          <w:t>T</w:t>
        </w:r>
        <w:r>
          <w:rPr>
            <w:bCs/>
            <w:highlight w:val="yellow"/>
          </w:rPr>
          <w:t xml:space="preserve">he test procedure and details </w:t>
        </w:r>
        <w:r w:rsidRPr="00564382">
          <w:rPr>
            <w:bCs/>
            <w:highlight w:val="yellow"/>
          </w:rPr>
          <w:t xml:space="preserve">should comply the requirements of the </w:t>
        </w:r>
        <w:proofErr w:type="spellStart"/>
        <w:r w:rsidRPr="00564382">
          <w:rPr>
            <w:bCs/>
            <w:highlight w:val="yellow"/>
          </w:rPr>
          <w:t>Cispr</w:t>
        </w:r>
        <w:proofErr w:type="spellEnd"/>
        <w:r w:rsidRPr="00564382">
          <w:rPr>
            <w:bCs/>
            <w:highlight w:val="yellow"/>
          </w:rPr>
          <w:t xml:space="preserve"> 25 standard.</w:t>
        </w:r>
        <w:commentRangeEnd w:id="2882"/>
        <w:r>
          <w:rPr>
            <w:rStyle w:val="CommentReference"/>
          </w:rPr>
          <w:commentReference w:id="2882"/>
        </w:r>
      </w:ins>
    </w:p>
    <w:p w14:paraId="0572DC7B" w14:textId="77777777" w:rsidR="00311DD9" w:rsidRDefault="00311DD9" w:rsidP="00311DD9">
      <w:pPr>
        <w:rPr>
          <w:ins w:id="2883" w:author="Geethanjali A" w:date="2021-05-07T17:18:00Z"/>
          <w:b/>
          <w:bCs/>
        </w:rPr>
      </w:pPr>
    </w:p>
    <w:p w14:paraId="228109EE" w14:textId="77777777" w:rsidR="00311DD9" w:rsidRPr="00190239" w:rsidRDefault="00311DD9" w:rsidP="00311DD9">
      <w:pPr>
        <w:pStyle w:val="ListParagraph"/>
        <w:numPr>
          <w:ilvl w:val="0"/>
          <w:numId w:val="12"/>
        </w:numPr>
        <w:tabs>
          <w:tab w:val="left" w:pos="3540"/>
        </w:tabs>
        <w:rPr>
          <w:ins w:id="2884" w:author="Geethanjali A" w:date="2021-05-07T17:18:00Z"/>
          <w:b/>
          <w:bCs/>
        </w:rPr>
      </w:pPr>
      <w:ins w:id="2885" w:author="Geethanjali A" w:date="2021-05-07T17:18:00Z">
        <w:r>
          <w:t xml:space="preserve">From 150 kHz to 30 MHz measurements shall be performed in vertical polarization only. </w:t>
        </w:r>
        <w:r>
          <w:br/>
          <w:t>From 30 MHz to 2 500 MHz measurements shall be performed in vertical and horizontal polarizations.</w:t>
        </w:r>
        <w:r>
          <w:br/>
        </w:r>
        <w:r>
          <w:br/>
        </w:r>
        <w:commentRangeStart w:id="2886"/>
        <w:r w:rsidRPr="00F417B9">
          <w:rPr>
            <w:highlight w:val="yellow"/>
          </w:rPr>
          <w:t>Please</w:t>
        </w:r>
        <w:commentRangeEnd w:id="2886"/>
        <w:r>
          <w:rPr>
            <w:rStyle w:val="CommentReference"/>
          </w:rPr>
          <w:commentReference w:id="2886"/>
        </w:r>
        <w:r w:rsidRPr="00F417B9">
          <w:rPr>
            <w:highlight w:val="yellow"/>
          </w:rPr>
          <w:t xml:space="preserve"> refer the below test procedure, test setup images to be fol</w:t>
        </w:r>
        <w:r>
          <w:rPr>
            <w:highlight w:val="yellow"/>
          </w:rPr>
          <w:t>lowed according to the standard, for the below tests;</w:t>
        </w:r>
        <w:r>
          <w:br/>
          <w:t>1. Rod antenna</w:t>
        </w:r>
        <w:r>
          <w:br/>
          <w:t>2. Biconical antenna</w:t>
        </w:r>
        <w:r>
          <w:br/>
          <w:t>3</w:t>
        </w:r>
        <w:r w:rsidRPr="00F417B9">
          <w:t xml:space="preserve">. </w:t>
        </w:r>
        <w:r w:rsidRPr="00F417B9">
          <w:rPr>
            <w:bCs/>
          </w:rPr>
          <w:t xml:space="preserve">Log-periodic Antenna </w:t>
        </w:r>
        <w:r w:rsidRPr="00F417B9">
          <w:rPr>
            <w:bCs/>
          </w:rPr>
          <w:br/>
          <w:t>4. Horn antenna</w:t>
        </w:r>
      </w:ins>
    </w:p>
    <w:p w14:paraId="4B66A3DF" w14:textId="77777777" w:rsidR="00311DD9" w:rsidRDefault="00311DD9" w:rsidP="00311DD9">
      <w:pPr>
        <w:rPr>
          <w:ins w:id="2887" w:author="Geethanjali A" w:date="2021-05-07T17:18:00Z"/>
        </w:rPr>
      </w:pPr>
    </w:p>
    <w:p w14:paraId="3BA9913E" w14:textId="77777777" w:rsidR="00311DD9" w:rsidRPr="00361449" w:rsidRDefault="00311DD9" w:rsidP="00311DD9">
      <w:pPr>
        <w:rPr>
          <w:ins w:id="2888" w:author="Geethanjali A" w:date="2021-05-07T17:18:00Z"/>
          <w:b/>
          <w:bCs/>
        </w:rPr>
      </w:pPr>
      <w:ins w:id="2889" w:author="Geethanjali A" w:date="2021-05-07T17:18:00Z">
        <w:r w:rsidRPr="00361449">
          <w:rPr>
            <w:b/>
            <w:bCs/>
          </w:rPr>
          <w:t>14.1.5 Emission Test Process:</w:t>
        </w:r>
      </w:ins>
    </w:p>
    <w:p w14:paraId="7335D6FB" w14:textId="77777777" w:rsidR="00311DD9" w:rsidRDefault="00311DD9" w:rsidP="00311DD9">
      <w:pPr>
        <w:rPr>
          <w:ins w:id="2890" w:author="Geethanjali A" w:date="2021-05-07T17:18:00Z"/>
          <w:b/>
          <w:bCs/>
        </w:rPr>
      </w:pPr>
      <w:commentRangeStart w:id="2891"/>
      <w:ins w:id="2892" w:author="Geethanjali A" w:date="2021-05-07T17:18:00Z">
        <w:r w:rsidRPr="00361449">
          <w:rPr>
            <w:bCs/>
            <w:highlight w:val="yellow"/>
          </w:rPr>
          <w:t>Refer the below table for the emission test process</w:t>
        </w:r>
        <w:commentRangeEnd w:id="2891"/>
        <w:r w:rsidRPr="00361449">
          <w:rPr>
            <w:rStyle w:val="CommentReference"/>
            <w:highlight w:val="yellow"/>
          </w:rPr>
          <w:commentReference w:id="2891"/>
        </w:r>
        <w:r>
          <w:rPr>
            <w:b/>
            <w:bCs/>
          </w:rPr>
          <w:br/>
        </w:r>
      </w:ins>
    </w:p>
    <w:p w14:paraId="738544C1" w14:textId="77777777" w:rsidR="00311DD9" w:rsidRDefault="00311DD9" w:rsidP="00311DD9">
      <w:pPr>
        <w:rPr>
          <w:ins w:id="2893" w:author="Geethanjali A" w:date="2021-05-07T17:18:00Z"/>
        </w:rPr>
      </w:pPr>
      <w:ins w:id="2894" w:author="Geethanjali A" w:date="2021-05-07T17:18:00Z">
        <w:r w:rsidRPr="00190239">
          <w:rPr>
            <w:noProof/>
          </w:rPr>
          <w:drawing>
            <wp:inline distT="0" distB="0" distL="0" distR="0" wp14:anchorId="266CA45B" wp14:editId="30EA092C">
              <wp:extent cx="5731510" cy="42195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219575"/>
                      </a:xfrm>
                      <a:prstGeom prst="rect">
                        <a:avLst/>
                      </a:prstGeom>
                    </pic:spPr>
                  </pic:pic>
                </a:graphicData>
              </a:graphic>
            </wp:inline>
          </w:drawing>
        </w:r>
      </w:ins>
    </w:p>
    <w:p w14:paraId="5AAB9DC4" w14:textId="77777777" w:rsidR="00311DD9" w:rsidRDefault="00311DD9" w:rsidP="00311DD9">
      <w:pPr>
        <w:rPr>
          <w:ins w:id="2895" w:author="Geethanjali A" w:date="2021-05-07T17:18:00Z"/>
        </w:rPr>
      </w:pPr>
    </w:p>
    <w:p w14:paraId="04D05993" w14:textId="77777777" w:rsidR="00311DD9" w:rsidRDefault="00311DD9" w:rsidP="00311DD9">
      <w:pPr>
        <w:pStyle w:val="ListParagraph"/>
        <w:numPr>
          <w:ilvl w:val="0"/>
          <w:numId w:val="12"/>
        </w:numPr>
        <w:rPr>
          <w:ins w:id="2896" w:author="Geethanjali A" w:date="2021-05-07T17:18:00Z"/>
          <w:b/>
          <w:bCs/>
        </w:rPr>
      </w:pPr>
      <w:ins w:id="2897" w:author="Geethanjali A" w:date="2021-05-07T17:18:00Z">
        <w:r w:rsidRPr="00190239">
          <w:rPr>
            <w:b/>
            <w:bCs/>
          </w:rPr>
          <w:t>Rod Antenna Setup</w:t>
        </w:r>
      </w:ins>
    </w:p>
    <w:p w14:paraId="4809090F" w14:textId="77777777" w:rsidR="00311DD9" w:rsidRPr="00190239" w:rsidRDefault="00311DD9" w:rsidP="00311DD9">
      <w:pPr>
        <w:ind w:left="360"/>
        <w:rPr>
          <w:ins w:id="2898" w:author="Geethanjali A" w:date="2021-05-07T17:18:00Z"/>
          <w:b/>
          <w:bCs/>
        </w:rPr>
      </w:pPr>
    </w:p>
    <w:p w14:paraId="1DAD682E" w14:textId="77777777" w:rsidR="00311DD9" w:rsidRDefault="00311DD9" w:rsidP="00311DD9">
      <w:pPr>
        <w:pStyle w:val="ListParagraph"/>
        <w:rPr>
          <w:ins w:id="2899" w:author="Geethanjali A" w:date="2021-05-07T17:18:00Z"/>
          <w:b/>
          <w:bCs/>
        </w:rPr>
      </w:pPr>
    </w:p>
    <w:p w14:paraId="20827D7C" w14:textId="77777777" w:rsidR="00311DD9" w:rsidRPr="00190239" w:rsidRDefault="00311DD9" w:rsidP="00311DD9">
      <w:pPr>
        <w:pStyle w:val="ListParagraph"/>
        <w:rPr>
          <w:ins w:id="2900" w:author="Geethanjali A" w:date="2021-05-07T17:18:00Z"/>
          <w:b/>
          <w:bCs/>
        </w:rPr>
      </w:pPr>
    </w:p>
    <w:p w14:paraId="4914D08B" w14:textId="77777777" w:rsidR="00311DD9" w:rsidRDefault="00311DD9" w:rsidP="00311DD9">
      <w:pPr>
        <w:rPr>
          <w:ins w:id="2901" w:author="Geethanjali A" w:date="2021-05-07T17:18:00Z"/>
          <w:b/>
          <w:bCs/>
        </w:rPr>
      </w:pPr>
      <w:ins w:id="2902" w:author="Geethanjali A" w:date="2021-05-07T17:18:00Z">
        <w:r w:rsidRPr="00E267A1">
          <w:rPr>
            <w:b/>
            <w:bCs/>
            <w:noProof/>
          </w:rPr>
          <w:drawing>
            <wp:inline distT="0" distB="0" distL="0" distR="0" wp14:anchorId="1D6EAA93" wp14:editId="39929378">
              <wp:extent cx="5731510" cy="4543425"/>
              <wp:effectExtent l="0" t="0" r="2540" b="9525"/>
              <wp:docPr id="3" name="Picture 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engineering drawing&#10;&#10;Description automatically generated"/>
                      <pic:cNvPicPr/>
                    </pic:nvPicPr>
                    <pic:blipFill>
                      <a:blip r:embed="rId14"/>
                      <a:stretch>
                        <a:fillRect/>
                      </a:stretch>
                    </pic:blipFill>
                    <pic:spPr>
                      <a:xfrm>
                        <a:off x="0" y="0"/>
                        <a:ext cx="5731510" cy="4543425"/>
                      </a:xfrm>
                      <a:prstGeom prst="rect">
                        <a:avLst/>
                      </a:prstGeom>
                    </pic:spPr>
                  </pic:pic>
                </a:graphicData>
              </a:graphic>
            </wp:inline>
          </w:drawing>
        </w:r>
      </w:ins>
    </w:p>
    <w:p w14:paraId="3E913DD0" w14:textId="77777777" w:rsidR="00311DD9" w:rsidRDefault="00311DD9" w:rsidP="00311DD9">
      <w:pPr>
        <w:rPr>
          <w:ins w:id="2903" w:author="Geethanjali A" w:date="2021-05-07T17:18:00Z"/>
          <w:b/>
          <w:bCs/>
        </w:rPr>
      </w:pPr>
      <w:ins w:id="2904" w:author="Geethanjali A" w:date="2021-05-07T17:18:00Z">
        <w:r w:rsidRPr="00434C74">
          <w:rPr>
            <w:b/>
            <w:bCs/>
            <w:noProof/>
          </w:rPr>
          <w:drawing>
            <wp:inline distT="0" distB="0" distL="0" distR="0" wp14:anchorId="47303E6B" wp14:editId="20D76C89">
              <wp:extent cx="5731510" cy="18859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885950"/>
                      </a:xfrm>
                      <a:prstGeom prst="rect">
                        <a:avLst/>
                      </a:prstGeom>
                    </pic:spPr>
                  </pic:pic>
                </a:graphicData>
              </a:graphic>
            </wp:inline>
          </w:drawing>
        </w:r>
      </w:ins>
    </w:p>
    <w:p w14:paraId="64FD1BD1" w14:textId="77777777" w:rsidR="00311DD9" w:rsidRDefault="00311DD9" w:rsidP="00311DD9">
      <w:pPr>
        <w:rPr>
          <w:ins w:id="2905" w:author="Geethanjali A" w:date="2021-05-07T17:18:00Z"/>
          <w:b/>
          <w:bCs/>
        </w:rPr>
      </w:pPr>
    </w:p>
    <w:p w14:paraId="5D211729" w14:textId="77777777" w:rsidR="00311DD9" w:rsidRDefault="00311DD9" w:rsidP="00311DD9">
      <w:pPr>
        <w:rPr>
          <w:ins w:id="2906" w:author="Geethanjali A" w:date="2021-05-07T17:18:00Z"/>
          <w:b/>
          <w:bCs/>
        </w:rPr>
      </w:pPr>
    </w:p>
    <w:p w14:paraId="598271DC" w14:textId="77777777" w:rsidR="00311DD9" w:rsidRDefault="00311DD9" w:rsidP="00311DD9">
      <w:pPr>
        <w:rPr>
          <w:ins w:id="2907" w:author="Geethanjali A" w:date="2021-05-07T17:18:00Z"/>
          <w:b/>
          <w:bCs/>
        </w:rPr>
      </w:pPr>
    </w:p>
    <w:p w14:paraId="7C56E953" w14:textId="77777777" w:rsidR="00311DD9" w:rsidRDefault="00311DD9" w:rsidP="00311DD9">
      <w:pPr>
        <w:rPr>
          <w:ins w:id="2908" w:author="Geethanjali A" w:date="2021-05-07T17:18:00Z"/>
          <w:b/>
          <w:bCs/>
        </w:rPr>
      </w:pPr>
    </w:p>
    <w:p w14:paraId="2D41FE47" w14:textId="77777777" w:rsidR="00311DD9" w:rsidRDefault="00311DD9" w:rsidP="00311DD9">
      <w:pPr>
        <w:rPr>
          <w:ins w:id="2909" w:author="Geethanjali A" w:date="2021-05-07T17:18:00Z"/>
          <w:b/>
          <w:bCs/>
        </w:rPr>
      </w:pPr>
    </w:p>
    <w:p w14:paraId="57C4BDA3" w14:textId="77777777" w:rsidR="00311DD9" w:rsidRDefault="00311DD9" w:rsidP="00311DD9">
      <w:pPr>
        <w:rPr>
          <w:ins w:id="2910" w:author="Geethanjali A" w:date="2021-05-07T17:18:00Z"/>
          <w:b/>
          <w:bCs/>
        </w:rPr>
      </w:pPr>
    </w:p>
    <w:p w14:paraId="31ABF9DF" w14:textId="77777777" w:rsidR="00311DD9" w:rsidRDefault="00311DD9" w:rsidP="00311DD9">
      <w:pPr>
        <w:rPr>
          <w:ins w:id="2911" w:author="Geethanjali A" w:date="2021-05-07T17:18:00Z"/>
          <w:b/>
          <w:bCs/>
        </w:rPr>
      </w:pPr>
    </w:p>
    <w:p w14:paraId="2D9DA9D1" w14:textId="77777777" w:rsidR="00311DD9" w:rsidRPr="00190239" w:rsidRDefault="00311DD9" w:rsidP="00311DD9">
      <w:pPr>
        <w:pStyle w:val="ListParagraph"/>
        <w:numPr>
          <w:ilvl w:val="0"/>
          <w:numId w:val="12"/>
        </w:numPr>
        <w:rPr>
          <w:ins w:id="2912" w:author="Geethanjali A" w:date="2021-05-07T17:18:00Z"/>
          <w:b/>
          <w:bCs/>
        </w:rPr>
      </w:pPr>
      <w:ins w:id="2913" w:author="Geethanjali A" w:date="2021-05-07T17:18:00Z">
        <w:r w:rsidRPr="00190239">
          <w:rPr>
            <w:b/>
            <w:bCs/>
          </w:rPr>
          <w:t>Biconical Antenna Setup</w:t>
        </w:r>
      </w:ins>
    </w:p>
    <w:p w14:paraId="14888D8C" w14:textId="77777777" w:rsidR="00311DD9" w:rsidRDefault="00311DD9" w:rsidP="00311DD9">
      <w:pPr>
        <w:pStyle w:val="ListParagraph"/>
        <w:rPr>
          <w:ins w:id="2914" w:author="Geethanjali A" w:date="2021-05-07T17:18:00Z"/>
          <w:b/>
          <w:bCs/>
        </w:rPr>
      </w:pPr>
    </w:p>
    <w:p w14:paraId="55AAE66F" w14:textId="77777777" w:rsidR="00311DD9" w:rsidRDefault="00311DD9" w:rsidP="00311DD9">
      <w:pPr>
        <w:pStyle w:val="ListParagraph"/>
        <w:rPr>
          <w:ins w:id="2915" w:author="Geethanjali A" w:date="2021-05-07T17:18:00Z"/>
          <w:b/>
          <w:bCs/>
        </w:rPr>
      </w:pPr>
    </w:p>
    <w:p w14:paraId="18572178" w14:textId="77777777" w:rsidR="00311DD9" w:rsidRPr="00190239" w:rsidRDefault="00311DD9" w:rsidP="00311DD9">
      <w:pPr>
        <w:pStyle w:val="ListParagraph"/>
        <w:rPr>
          <w:ins w:id="2916" w:author="Geethanjali A" w:date="2021-05-07T17:18:00Z"/>
          <w:b/>
          <w:bCs/>
        </w:rPr>
      </w:pPr>
    </w:p>
    <w:p w14:paraId="61ABB6B5" w14:textId="77777777" w:rsidR="00311DD9" w:rsidRDefault="00311DD9" w:rsidP="00311DD9">
      <w:pPr>
        <w:rPr>
          <w:ins w:id="2917" w:author="Geethanjali A" w:date="2021-05-07T17:18:00Z"/>
          <w:b/>
          <w:bCs/>
        </w:rPr>
      </w:pPr>
      <w:ins w:id="2918" w:author="Geethanjali A" w:date="2021-05-07T17:18:00Z">
        <w:r w:rsidRPr="00434C74">
          <w:rPr>
            <w:b/>
            <w:bCs/>
            <w:noProof/>
          </w:rPr>
          <w:drawing>
            <wp:inline distT="0" distB="0" distL="0" distR="0" wp14:anchorId="036B7933" wp14:editId="4D153A32">
              <wp:extent cx="5731510" cy="476186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761865"/>
                      </a:xfrm>
                      <a:prstGeom prst="rect">
                        <a:avLst/>
                      </a:prstGeom>
                    </pic:spPr>
                  </pic:pic>
                </a:graphicData>
              </a:graphic>
            </wp:inline>
          </w:drawing>
        </w:r>
      </w:ins>
    </w:p>
    <w:p w14:paraId="138D2DDA" w14:textId="77777777" w:rsidR="00311DD9" w:rsidRDefault="00311DD9" w:rsidP="00311DD9">
      <w:pPr>
        <w:rPr>
          <w:ins w:id="2919" w:author="Geethanjali A" w:date="2021-05-07T17:18:00Z"/>
          <w:b/>
          <w:bCs/>
        </w:rPr>
      </w:pPr>
      <w:ins w:id="2920" w:author="Geethanjali A" w:date="2021-05-07T17:18:00Z">
        <w:r w:rsidRPr="00434C74">
          <w:rPr>
            <w:b/>
            <w:bCs/>
            <w:noProof/>
          </w:rPr>
          <w:drawing>
            <wp:inline distT="0" distB="0" distL="0" distR="0" wp14:anchorId="4266717F" wp14:editId="6F1CED1A">
              <wp:extent cx="5731510" cy="173228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732280"/>
                      </a:xfrm>
                      <a:prstGeom prst="rect">
                        <a:avLst/>
                      </a:prstGeom>
                    </pic:spPr>
                  </pic:pic>
                </a:graphicData>
              </a:graphic>
            </wp:inline>
          </w:drawing>
        </w:r>
      </w:ins>
    </w:p>
    <w:p w14:paraId="2A24AD7C" w14:textId="77777777" w:rsidR="00311DD9" w:rsidRPr="00190239" w:rsidRDefault="00311DD9" w:rsidP="00311DD9">
      <w:pPr>
        <w:rPr>
          <w:ins w:id="2921" w:author="Geethanjali A" w:date="2021-05-07T17:18:00Z"/>
        </w:rPr>
      </w:pPr>
    </w:p>
    <w:p w14:paraId="5C2024BE" w14:textId="77777777" w:rsidR="00311DD9" w:rsidRPr="00190239" w:rsidRDefault="00311DD9" w:rsidP="00311DD9">
      <w:pPr>
        <w:rPr>
          <w:ins w:id="2922" w:author="Geethanjali A" w:date="2021-05-07T17:18:00Z"/>
        </w:rPr>
      </w:pPr>
    </w:p>
    <w:p w14:paraId="582E7DCA" w14:textId="77777777" w:rsidR="00311DD9" w:rsidRPr="00190239" w:rsidRDefault="00311DD9" w:rsidP="00311DD9">
      <w:pPr>
        <w:rPr>
          <w:ins w:id="2923" w:author="Geethanjali A" w:date="2021-05-07T17:18:00Z"/>
        </w:rPr>
      </w:pPr>
    </w:p>
    <w:p w14:paraId="0A9C9663" w14:textId="77777777" w:rsidR="00311DD9" w:rsidRPr="00190239" w:rsidRDefault="00311DD9" w:rsidP="00311DD9">
      <w:pPr>
        <w:rPr>
          <w:ins w:id="2924" w:author="Geethanjali A" w:date="2021-05-07T17:18:00Z"/>
        </w:rPr>
      </w:pPr>
    </w:p>
    <w:p w14:paraId="34420BF0" w14:textId="77777777" w:rsidR="00311DD9" w:rsidRPr="00190239" w:rsidRDefault="00311DD9" w:rsidP="00311DD9">
      <w:pPr>
        <w:rPr>
          <w:ins w:id="2925" w:author="Geethanjali A" w:date="2021-05-07T17:18:00Z"/>
        </w:rPr>
      </w:pPr>
    </w:p>
    <w:p w14:paraId="64D0C3F6" w14:textId="77777777" w:rsidR="00311DD9" w:rsidRDefault="00311DD9" w:rsidP="00311DD9">
      <w:pPr>
        <w:rPr>
          <w:ins w:id="2926" w:author="Geethanjali A" w:date="2021-05-07T17:18:00Z"/>
          <w:b/>
          <w:bCs/>
        </w:rPr>
      </w:pPr>
    </w:p>
    <w:p w14:paraId="37FAA309" w14:textId="77777777" w:rsidR="00311DD9" w:rsidRDefault="00311DD9" w:rsidP="00311DD9">
      <w:pPr>
        <w:tabs>
          <w:tab w:val="left" w:pos="3540"/>
        </w:tabs>
        <w:rPr>
          <w:ins w:id="2927" w:author="Geethanjali A" w:date="2021-05-07T17:18:00Z"/>
        </w:rPr>
      </w:pPr>
      <w:ins w:id="2928" w:author="Geethanjali A" w:date="2021-05-07T17:18:00Z">
        <w:r>
          <w:tab/>
        </w:r>
      </w:ins>
    </w:p>
    <w:p w14:paraId="254D74FA" w14:textId="77777777" w:rsidR="00311DD9" w:rsidRPr="00190239" w:rsidRDefault="00311DD9" w:rsidP="00311DD9">
      <w:pPr>
        <w:pStyle w:val="ListParagraph"/>
        <w:numPr>
          <w:ilvl w:val="0"/>
          <w:numId w:val="12"/>
        </w:numPr>
        <w:tabs>
          <w:tab w:val="left" w:pos="3540"/>
        </w:tabs>
        <w:rPr>
          <w:ins w:id="2929" w:author="Geethanjali A" w:date="2021-05-07T17:18:00Z"/>
          <w:b/>
          <w:bCs/>
        </w:rPr>
      </w:pPr>
      <w:ins w:id="2930" w:author="Geethanjali A" w:date="2021-05-07T17:18:00Z">
        <w:r w:rsidRPr="00190239">
          <w:rPr>
            <w:b/>
            <w:bCs/>
          </w:rPr>
          <w:t>Log-periodic Antenna Setup</w:t>
        </w:r>
      </w:ins>
    </w:p>
    <w:p w14:paraId="278D5318" w14:textId="77777777" w:rsidR="00311DD9" w:rsidRDefault="00311DD9" w:rsidP="00311DD9">
      <w:pPr>
        <w:tabs>
          <w:tab w:val="left" w:pos="3540"/>
        </w:tabs>
        <w:rPr>
          <w:ins w:id="2931" w:author="Geethanjali A" w:date="2021-05-07T17:18:00Z"/>
          <w:b/>
          <w:bCs/>
        </w:rPr>
      </w:pPr>
    </w:p>
    <w:p w14:paraId="73B98300" w14:textId="77777777" w:rsidR="00311DD9" w:rsidRPr="00190239" w:rsidRDefault="00311DD9" w:rsidP="00311DD9">
      <w:pPr>
        <w:tabs>
          <w:tab w:val="left" w:pos="3540"/>
        </w:tabs>
        <w:rPr>
          <w:ins w:id="2932" w:author="Geethanjali A" w:date="2021-05-07T17:18:00Z"/>
          <w:b/>
          <w:bCs/>
        </w:rPr>
      </w:pPr>
    </w:p>
    <w:p w14:paraId="2EE39B8D" w14:textId="77777777" w:rsidR="00311DD9" w:rsidRDefault="00311DD9" w:rsidP="00311DD9">
      <w:pPr>
        <w:rPr>
          <w:ins w:id="2933" w:author="Geethanjali A" w:date="2021-05-07T17:18:00Z"/>
          <w:b/>
          <w:bCs/>
        </w:rPr>
      </w:pPr>
      <w:ins w:id="2934" w:author="Geethanjali A" w:date="2021-05-07T17:18:00Z">
        <w:r w:rsidRPr="00434C74">
          <w:rPr>
            <w:b/>
            <w:bCs/>
            <w:noProof/>
          </w:rPr>
          <w:drawing>
            <wp:inline distT="0" distB="0" distL="0" distR="0" wp14:anchorId="43C0E1BA" wp14:editId="59A069F8">
              <wp:extent cx="5731510" cy="466471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664710"/>
                      </a:xfrm>
                      <a:prstGeom prst="rect">
                        <a:avLst/>
                      </a:prstGeom>
                    </pic:spPr>
                  </pic:pic>
                </a:graphicData>
              </a:graphic>
            </wp:inline>
          </w:drawing>
        </w:r>
      </w:ins>
    </w:p>
    <w:p w14:paraId="6CD33022" w14:textId="77777777" w:rsidR="00311DD9" w:rsidRDefault="00311DD9" w:rsidP="00311DD9">
      <w:pPr>
        <w:rPr>
          <w:ins w:id="2935" w:author="Geethanjali A" w:date="2021-05-07T17:18:00Z"/>
          <w:b/>
          <w:bCs/>
        </w:rPr>
      </w:pPr>
      <w:ins w:id="2936" w:author="Geethanjali A" w:date="2021-05-07T17:18:00Z">
        <w:r w:rsidRPr="00434C74">
          <w:rPr>
            <w:b/>
            <w:bCs/>
            <w:noProof/>
          </w:rPr>
          <w:lastRenderedPageBreak/>
          <w:drawing>
            <wp:inline distT="0" distB="0" distL="0" distR="0" wp14:anchorId="7A0E4148" wp14:editId="0FEB6078">
              <wp:extent cx="5731510" cy="159766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597660"/>
                      </a:xfrm>
                      <a:prstGeom prst="rect">
                        <a:avLst/>
                      </a:prstGeom>
                    </pic:spPr>
                  </pic:pic>
                </a:graphicData>
              </a:graphic>
            </wp:inline>
          </w:drawing>
        </w:r>
      </w:ins>
    </w:p>
    <w:p w14:paraId="7CEA863A" w14:textId="77777777" w:rsidR="00311DD9" w:rsidRPr="00190239" w:rsidRDefault="00311DD9" w:rsidP="00311DD9">
      <w:pPr>
        <w:rPr>
          <w:ins w:id="2937" w:author="Geethanjali A" w:date="2021-05-07T17:18:00Z"/>
        </w:rPr>
      </w:pPr>
    </w:p>
    <w:p w14:paraId="4C2C6544" w14:textId="77777777" w:rsidR="00311DD9" w:rsidRPr="00190239" w:rsidRDefault="00311DD9" w:rsidP="00311DD9">
      <w:pPr>
        <w:rPr>
          <w:ins w:id="2938" w:author="Geethanjali A" w:date="2021-05-07T17:18:00Z"/>
        </w:rPr>
      </w:pPr>
    </w:p>
    <w:p w14:paraId="5E35C7D4" w14:textId="77777777" w:rsidR="00311DD9" w:rsidRDefault="00311DD9" w:rsidP="00311DD9">
      <w:pPr>
        <w:rPr>
          <w:ins w:id="2939" w:author="Geethanjali A" w:date="2021-05-07T17:18:00Z"/>
          <w:b/>
          <w:bCs/>
        </w:rPr>
      </w:pPr>
    </w:p>
    <w:p w14:paraId="503FFFF5" w14:textId="77777777" w:rsidR="00311DD9" w:rsidRDefault="00311DD9" w:rsidP="00311DD9">
      <w:pPr>
        <w:tabs>
          <w:tab w:val="left" w:pos="1485"/>
        </w:tabs>
        <w:rPr>
          <w:ins w:id="2940" w:author="Geethanjali A" w:date="2021-05-07T17:18:00Z"/>
        </w:rPr>
      </w:pPr>
      <w:ins w:id="2941" w:author="Geethanjali A" w:date="2021-05-07T17:18:00Z">
        <w:r>
          <w:tab/>
        </w:r>
      </w:ins>
    </w:p>
    <w:p w14:paraId="424B4214" w14:textId="77777777" w:rsidR="00311DD9" w:rsidRDefault="00311DD9" w:rsidP="00311DD9">
      <w:pPr>
        <w:tabs>
          <w:tab w:val="left" w:pos="1485"/>
        </w:tabs>
        <w:rPr>
          <w:ins w:id="2942" w:author="Geethanjali A" w:date="2021-05-07T17:18:00Z"/>
        </w:rPr>
      </w:pPr>
    </w:p>
    <w:p w14:paraId="5C32DE91" w14:textId="77777777" w:rsidR="00311DD9" w:rsidRDefault="00311DD9" w:rsidP="00311DD9">
      <w:pPr>
        <w:tabs>
          <w:tab w:val="left" w:pos="1485"/>
        </w:tabs>
        <w:rPr>
          <w:ins w:id="2943" w:author="Geethanjali A" w:date="2021-05-07T17:18:00Z"/>
        </w:rPr>
      </w:pPr>
    </w:p>
    <w:p w14:paraId="269150B2" w14:textId="77777777" w:rsidR="00311DD9" w:rsidRDefault="00311DD9" w:rsidP="00311DD9">
      <w:pPr>
        <w:tabs>
          <w:tab w:val="left" w:pos="1485"/>
        </w:tabs>
        <w:rPr>
          <w:ins w:id="2944" w:author="Geethanjali A" w:date="2021-05-07T17:18:00Z"/>
        </w:rPr>
      </w:pPr>
    </w:p>
    <w:p w14:paraId="2FD18559" w14:textId="77777777" w:rsidR="00311DD9" w:rsidRPr="00190239" w:rsidRDefault="00311DD9" w:rsidP="00311DD9">
      <w:pPr>
        <w:pStyle w:val="ListParagraph"/>
        <w:numPr>
          <w:ilvl w:val="0"/>
          <w:numId w:val="12"/>
        </w:numPr>
        <w:tabs>
          <w:tab w:val="left" w:pos="1485"/>
        </w:tabs>
        <w:rPr>
          <w:ins w:id="2945" w:author="Geethanjali A" w:date="2021-05-07T17:18:00Z"/>
          <w:b/>
          <w:bCs/>
        </w:rPr>
      </w:pPr>
      <w:ins w:id="2946" w:author="Geethanjali A" w:date="2021-05-07T17:18:00Z">
        <w:r w:rsidRPr="00190239">
          <w:rPr>
            <w:b/>
            <w:bCs/>
          </w:rPr>
          <w:t>Horn Antenna Setup</w:t>
        </w:r>
      </w:ins>
    </w:p>
    <w:p w14:paraId="13F56227" w14:textId="77777777" w:rsidR="00311DD9" w:rsidRDefault="00311DD9" w:rsidP="00311DD9">
      <w:pPr>
        <w:pStyle w:val="ListParagraph"/>
        <w:tabs>
          <w:tab w:val="left" w:pos="1485"/>
        </w:tabs>
        <w:rPr>
          <w:ins w:id="2947" w:author="Geethanjali A" w:date="2021-05-07T17:18:00Z"/>
          <w:b/>
          <w:bCs/>
        </w:rPr>
      </w:pPr>
    </w:p>
    <w:p w14:paraId="47C33C32" w14:textId="77777777" w:rsidR="00311DD9" w:rsidRDefault="00311DD9" w:rsidP="00311DD9">
      <w:pPr>
        <w:pStyle w:val="ListParagraph"/>
        <w:tabs>
          <w:tab w:val="left" w:pos="1485"/>
        </w:tabs>
        <w:rPr>
          <w:ins w:id="2948" w:author="Geethanjali A" w:date="2021-05-07T17:18:00Z"/>
          <w:b/>
          <w:bCs/>
        </w:rPr>
      </w:pPr>
    </w:p>
    <w:p w14:paraId="27E935B0" w14:textId="77777777" w:rsidR="00311DD9" w:rsidRPr="00190239" w:rsidRDefault="00311DD9" w:rsidP="00311DD9">
      <w:pPr>
        <w:pStyle w:val="ListParagraph"/>
        <w:tabs>
          <w:tab w:val="left" w:pos="1485"/>
        </w:tabs>
        <w:rPr>
          <w:ins w:id="2949" w:author="Geethanjali A" w:date="2021-05-07T17:18:00Z"/>
          <w:b/>
          <w:bCs/>
        </w:rPr>
      </w:pPr>
    </w:p>
    <w:p w14:paraId="38BD6D84" w14:textId="77777777" w:rsidR="00311DD9" w:rsidRDefault="00311DD9" w:rsidP="00311DD9">
      <w:pPr>
        <w:rPr>
          <w:ins w:id="2950" w:author="Geethanjali A" w:date="2021-05-07T17:18:00Z"/>
          <w:b/>
          <w:bCs/>
        </w:rPr>
      </w:pPr>
      <w:ins w:id="2951" w:author="Geethanjali A" w:date="2021-05-07T17:18:00Z">
        <w:r w:rsidRPr="00434C74">
          <w:rPr>
            <w:b/>
            <w:bCs/>
            <w:noProof/>
          </w:rPr>
          <w:lastRenderedPageBreak/>
          <w:drawing>
            <wp:inline distT="0" distB="0" distL="0" distR="0" wp14:anchorId="53E09211" wp14:editId="69507209">
              <wp:extent cx="5731510" cy="457390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573905"/>
                      </a:xfrm>
                      <a:prstGeom prst="rect">
                        <a:avLst/>
                      </a:prstGeom>
                    </pic:spPr>
                  </pic:pic>
                </a:graphicData>
              </a:graphic>
            </wp:inline>
          </w:drawing>
        </w:r>
      </w:ins>
    </w:p>
    <w:p w14:paraId="561F2CDB" w14:textId="77777777" w:rsidR="00311DD9" w:rsidRDefault="00311DD9" w:rsidP="00311DD9">
      <w:pPr>
        <w:rPr>
          <w:ins w:id="2952" w:author="Geethanjali A" w:date="2021-05-07T17:18:00Z"/>
          <w:b/>
          <w:bCs/>
        </w:rPr>
      </w:pPr>
      <w:ins w:id="2953" w:author="Geethanjali A" w:date="2021-05-07T17:18:00Z">
        <w:r w:rsidRPr="00434C74">
          <w:rPr>
            <w:b/>
            <w:bCs/>
            <w:noProof/>
          </w:rPr>
          <w:drawing>
            <wp:inline distT="0" distB="0" distL="0" distR="0" wp14:anchorId="4E33B7A2" wp14:editId="31189F10">
              <wp:extent cx="5731510" cy="16427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642745"/>
                      </a:xfrm>
                      <a:prstGeom prst="rect">
                        <a:avLst/>
                      </a:prstGeom>
                    </pic:spPr>
                  </pic:pic>
                </a:graphicData>
              </a:graphic>
            </wp:inline>
          </w:drawing>
        </w:r>
      </w:ins>
    </w:p>
    <w:p w14:paraId="0508A77A" w14:textId="77777777" w:rsidR="00311DD9" w:rsidRDefault="00311DD9" w:rsidP="00311DD9">
      <w:pPr>
        <w:rPr>
          <w:ins w:id="2954" w:author="Geethanjali A" w:date="2021-05-07T17:18:00Z"/>
          <w:b/>
          <w:bCs/>
        </w:rPr>
      </w:pPr>
    </w:p>
    <w:p w14:paraId="380DA599" w14:textId="77777777" w:rsidR="00311DD9" w:rsidRDefault="00311DD9" w:rsidP="00311DD9">
      <w:pPr>
        <w:rPr>
          <w:ins w:id="2955" w:author="Geethanjali A" w:date="2021-05-07T17:18:00Z"/>
          <w:b/>
          <w:bCs/>
        </w:rPr>
      </w:pPr>
    </w:p>
    <w:p w14:paraId="7E96B3D9" w14:textId="77777777" w:rsidR="00311DD9" w:rsidRDefault="00311DD9" w:rsidP="00311DD9">
      <w:pPr>
        <w:rPr>
          <w:ins w:id="2956" w:author="Geethanjali A" w:date="2021-05-07T17:18:00Z"/>
          <w:b/>
          <w:bCs/>
        </w:rPr>
      </w:pPr>
    </w:p>
    <w:p w14:paraId="767E80CB" w14:textId="77777777" w:rsidR="00311DD9" w:rsidRDefault="00311DD9" w:rsidP="00311DD9">
      <w:pPr>
        <w:rPr>
          <w:ins w:id="2957" w:author="Geethanjali A" w:date="2021-05-07T17:18:00Z"/>
          <w:b/>
          <w:bCs/>
        </w:rPr>
      </w:pPr>
    </w:p>
    <w:p w14:paraId="6E1FDA6A" w14:textId="77777777" w:rsidR="00311DD9" w:rsidRDefault="00311DD9" w:rsidP="00311DD9">
      <w:pPr>
        <w:rPr>
          <w:ins w:id="2958" w:author="Geethanjali A" w:date="2021-05-07T17:18:00Z"/>
          <w:b/>
          <w:bCs/>
        </w:rPr>
      </w:pPr>
    </w:p>
    <w:p w14:paraId="570AF949" w14:textId="77777777" w:rsidR="00311DD9" w:rsidRDefault="00311DD9" w:rsidP="00311DD9">
      <w:pPr>
        <w:rPr>
          <w:ins w:id="2959" w:author="Geethanjali A" w:date="2021-05-07T17:18:00Z"/>
          <w:b/>
          <w:bCs/>
        </w:rPr>
      </w:pPr>
    </w:p>
    <w:p w14:paraId="5B0A4B32" w14:textId="77777777" w:rsidR="00311DD9" w:rsidRDefault="00311DD9" w:rsidP="00311DD9">
      <w:pPr>
        <w:rPr>
          <w:ins w:id="2960" w:author="Geethanjali A" w:date="2021-05-07T17:18:00Z"/>
          <w:b/>
          <w:bCs/>
        </w:rPr>
      </w:pPr>
    </w:p>
    <w:p w14:paraId="34F3A9A9" w14:textId="77777777" w:rsidR="00311DD9" w:rsidRDefault="00311DD9" w:rsidP="00311DD9">
      <w:pPr>
        <w:rPr>
          <w:ins w:id="2961" w:author="Geethanjali A" w:date="2021-05-07T17:18:00Z"/>
          <w:b/>
          <w:bCs/>
        </w:rPr>
      </w:pPr>
    </w:p>
    <w:p w14:paraId="02C092D6" w14:textId="77777777" w:rsidR="00311DD9" w:rsidRDefault="00311DD9" w:rsidP="00311DD9">
      <w:pPr>
        <w:rPr>
          <w:ins w:id="2962" w:author="Geethanjali A" w:date="2021-05-07T17:18:00Z"/>
          <w:b/>
          <w:bCs/>
        </w:rPr>
      </w:pPr>
    </w:p>
    <w:p w14:paraId="30CDD86F" w14:textId="77777777" w:rsidR="00311DD9" w:rsidRDefault="00311DD9" w:rsidP="00311DD9">
      <w:pPr>
        <w:rPr>
          <w:ins w:id="2963" w:author="Geethanjali A" w:date="2021-05-07T17:18:00Z"/>
          <w:b/>
          <w:bCs/>
        </w:rPr>
      </w:pPr>
    </w:p>
    <w:p w14:paraId="63F4F91C" w14:textId="77777777" w:rsidR="00311DD9" w:rsidRDefault="00311DD9" w:rsidP="00311DD9">
      <w:pPr>
        <w:rPr>
          <w:ins w:id="2964" w:author="Geethanjali A" w:date="2021-05-07T17:18:00Z"/>
          <w:b/>
          <w:bCs/>
        </w:rPr>
      </w:pPr>
    </w:p>
    <w:p w14:paraId="48058F66" w14:textId="77777777" w:rsidR="00311DD9" w:rsidRDefault="00311DD9" w:rsidP="00311DD9">
      <w:pPr>
        <w:rPr>
          <w:ins w:id="2965" w:author="Geethanjali A" w:date="2021-05-07T17:18:00Z"/>
          <w:b/>
          <w:bCs/>
        </w:rPr>
      </w:pPr>
      <w:ins w:id="2966" w:author="Geethanjali A" w:date="2021-05-07T17:18:00Z">
        <w:r w:rsidRPr="00361449">
          <w:rPr>
            <w:b/>
            <w:bCs/>
          </w:rPr>
          <w:t>14.1.6 Radiation</w:t>
        </w:r>
        <w:r>
          <w:rPr>
            <w:b/>
            <w:bCs/>
          </w:rPr>
          <w:t xml:space="preserve"> Emission Limits:</w:t>
        </w:r>
        <w:r>
          <w:rPr>
            <w:b/>
            <w:bCs/>
          </w:rPr>
          <w:br/>
        </w:r>
        <w:r>
          <w:rPr>
            <w:b/>
            <w:bCs/>
          </w:rPr>
          <w:br/>
        </w:r>
        <w:commentRangeStart w:id="2967"/>
        <w:r w:rsidRPr="00361449">
          <w:rPr>
            <w:b/>
            <w:bCs/>
            <w:highlight w:val="yellow"/>
          </w:rPr>
          <w:t>The</w:t>
        </w:r>
        <w:commentRangeEnd w:id="2967"/>
        <w:r>
          <w:rPr>
            <w:rStyle w:val="CommentReference"/>
          </w:rPr>
          <w:commentReference w:id="2967"/>
        </w:r>
        <w:r w:rsidRPr="00361449">
          <w:rPr>
            <w:b/>
            <w:bCs/>
            <w:highlight w:val="yellow"/>
          </w:rPr>
          <w:t xml:space="preserve"> test limits for the Radiated emission must be as per standard cispr25.</w:t>
        </w:r>
        <w:r w:rsidRPr="00361449">
          <w:rPr>
            <w:b/>
            <w:bCs/>
            <w:highlight w:val="yellow"/>
          </w:rPr>
          <w:br/>
          <w:t>Refer the below details for the same</w:t>
        </w:r>
      </w:ins>
    </w:p>
    <w:p w14:paraId="185B08EF" w14:textId="77777777" w:rsidR="00311DD9" w:rsidRPr="00E267A1" w:rsidRDefault="00311DD9" w:rsidP="00311DD9">
      <w:pPr>
        <w:rPr>
          <w:ins w:id="2968" w:author="Geethanjali A" w:date="2021-05-07T17:18:00Z"/>
          <w:b/>
          <w:bCs/>
        </w:rPr>
      </w:pPr>
      <w:ins w:id="2969" w:author="Geethanjali A" w:date="2021-05-07T17:18:00Z">
        <w:r w:rsidRPr="00190239">
          <w:rPr>
            <w:b/>
            <w:bCs/>
            <w:noProof/>
          </w:rPr>
          <w:drawing>
            <wp:inline distT="0" distB="0" distL="0" distR="0" wp14:anchorId="189B0128" wp14:editId="0D8814EE">
              <wp:extent cx="5731510" cy="52431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243195"/>
                      </a:xfrm>
                      <a:prstGeom prst="rect">
                        <a:avLst/>
                      </a:prstGeom>
                    </pic:spPr>
                  </pic:pic>
                </a:graphicData>
              </a:graphic>
            </wp:inline>
          </w:drawing>
        </w:r>
      </w:ins>
    </w:p>
    <w:p w14:paraId="77727A3C" w14:textId="77777777" w:rsidR="00906BE9" w:rsidDel="00311DD9" w:rsidRDefault="00697CC9">
      <w:pPr>
        <w:pStyle w:val="Heading2"/>
        <w:numPr>
          <w:ilvl w:val="1"/>
          <w:numId w:val="4"/>
        </w:numPr>
        <w:rPr>
          <w:del w:id="2970" w:author="Geethanjali A" w:date="2021-05-07T17:18:00Z"/>
          <w:sz w:val="20"/>
          <w:szCs w:val="20"/>
        </w:rPr>
      </w:pPr>
      <w:del w:id="2971" w:author="Geethanjali A" w:date="2021-05-07T17:18:00Z">
        <w:r w:rsidDel="00311DD9">
          <w:rPr>
            <w:sz w:val="20"/>
            <w:szCs w:val="20"/>
          </w:rPr>
          <w:delText>Radiated Emission in ALSE</w:delText>
        </w:r>
        <w:bookmarkEnd w:id="2818"/>
      </w:del>
    </w:p>
    <w:p w14:paraId="7DC83F96" w14:textId="77777777" w:rsidR="00906BE9" w:rsidDel="00311DD9" w:rsidRDefault="00697CC9">
      <w:pPr>
        <w:rPr>
          <w:del w:id="2972" w:author="Geethanjali A" w:date="2021-05-07T17:18:00Z"/>
        </w:rPr>
      </w:pPr>
      <w:del w:id="2973" w:author="Geethanjali A" w:date="2021-05-07T17:18:00Z">
        <w:r w:rsidDel="00311DD9">
          <w:delText>Test Specification reference: CISPR-25 Section 6.5</w:delText>
        </w:r>
      </w:del>
    </w:p>
    <w:p w14:paraId="063C5E00" w14:textId="77777777" w:rsidR="00906BE9" w:rsidDel="00311DD9" w:rsidRDefault="00697CC9">
      <w:pPr>
        <w:rPr>
          <w:del w:id="2974" w:author="Geethanjali A" w:date="2021-05-07T17:18:00Z"/>
        </w:rPr>
      </w:pPr>
      <w:del w:id="2975" w:author="Geethanjali A" w:date="2021-05-07T17:18:00Z">
        <w:r w:rsidDel="00311DD9">
          <w:delText xml:space="preserve">Additional coverage: </w:delText>
        </w:r>
      </w:del>
    </w:p>
    <w:p w14:paraId="54EEC6E4" w14:textId="77777777" w:rsidR="00906BE9" w:rsidDel="00311DD9" w:rsidRDefault="00697CC9">
      <w:pPr>
        <w:numPr>
          <w:ilvl w:val="3"/>
          <w:numId w:val="2"/>
        </w:numPr>
        <w:pBdr>
          <w:top w:val="nil"/>
          <w:left w:val="nil"/>
          <w:bottom w:val="nil"/>
          <w:right w:val="nil"/>
          <w:between w:val="nil"/>
        </w:pBdr>
        <w:spacing w:after="0"/>
        <w:ind w:left="360"/>
        <w:rPr>
          <w:del w:id="2976" w:author="Geethanjali A" w:date="2021-05-07T17:18:00Z"/>
          <w:color w:val="000000"/>
        </w:rPr>
      </w:pPr>
      <w:del w:id="2977" w:author="Geethanjali A" w:date="2021-05-07T17:18:00Z">
        <w:r w:rsidDel="00311DD9">
          <w:rPr>
            <w:color w:val="000000"/>
          </w:rPr>
          <w:delText>Coverage up to 6GHz for DSRC operating range.</w:delText>
        </w:r>
      </w:del>
    </w:p>
    <w:p w14:paraId="67510F10" w14:textId="77777777" w:rsidR="00906BE9" w:rsidDel="00311DD9" w:rsidRDefault="00697CC9">
      <w:pPr>
        <w:numPr>
          <w:ilvl w:val="3"/>
          <w:numId w:val="2"/>
        </w:numPr>
        <w:pBdr>
          <w:top w:val="nil"/>
          <w:left w:val="nil"/>
          <w:bottom w:val="nil"/>
          <w:right w:val="nil"/>
          <w:between w:val="nil"/>
        </w:pBdr>
        <w:ind w:left="360"/>
        <w:rPr>
          <w:del w:id="2978" w:author="Geethanjali A" w:date="2021-05-07T17:18:00Z"/>
          <w:color w:val="000000"/>
        </w:rPr>
      </w:pPr>
      <w:del w:id="2979" w:author="Geethanjali A" w:date="2021-05-07T17:18:00Z">
        <w:r w:rsidDel="00311DD9">
          <w:rPr>
            <w:color w:val="000000"/>
          </w:rPr>
          <w:delText>Include coverage for GNSS Band for GPS L1 &amp; L2, GLONASS G1 &amp; G2, Galileo E1 &amp; E6</w:delText>
        </w:r>
      </w:del>
    </w:p>
    <w:p w14:paraId="2BBBCAC8" w14:textId="77777777" w:rsidR="00906BE9" w:rsidDel="00311DD9" w:rsidRDefault="00697CC9">
      <w:pPr>
        <w:rPr>
          <w:del w:id="2980" w:author="Geethanjali A" w:date="2021-05-07T17:18:00Z"/>
        </w:rPr>
      </w:pPr>
      <w:del w:id="2981" w:author="Geethanjali A" w:date="2021-05-07T17:18:00Z">
        <w:r w:rsidDel="00311DD9">
          <w:rPr>
            <w:noProof/>
          </w:rPr>
          <w:drawing>
            <wp:inline distT="0" distB="0" distL="0" distR="0" wp14:anchorId="2AB3CD70" wp14:editId="4EDD0DBE">
              <wp:extent cx="4524030" cy="2322464"/>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4524030" cy="2322464"/>
                      </a:xfrm>
                      <a:prstGeom prst="rect">
                        <a:avLst/>
                      </a:prstGeom>
                      <a:ln/>
                    </pic:spPr>
                  </pic:pic>
                </a:graphicData>
              </a:graphic>
            </wp:inline>
          </w:drawing>
        </w:r>
      </w:del>
    </w:p>
    <w:p w14:paraId="5E5F18B2" w14:textId="77777777" w:rsidR="00906BE9" w:rsidDel="00311DD9" w:rsidRDefault="00906BE9">
      <w:pPr>
        <w:rPr>
          <w:del w:id="2982" w:author="Geethanjali A" w:date="2021-05-07T17:18:00Z"/>
        </w:rPr>
      </w:pPr>
    </w:p>
    <w:p w14:paraId="01434DCB" w14:textId="77777777" w:rsidR="00906BE9" w:rsidDel="00311DD9" w:rsidRDefault="00697CC9">
      <w:pPr>
        <w:rPr>
          <w:del w:id="2983" w:author="Geethanjali A" w:date="2021-05-07T17:18:00Z"/>
        </w:rPr>
      </w:pPr>
      <w:del w:id="2984" w:author="Geethanjali A" w:date="2021-05-07T17:18:00Z">
        <w:r w:rsidDel="00311DD9">
          <w:delText>Acceptance Criteria: DUT shall meet CISPR 25 Section 6.5 table 7 Class 4 as a minimum.</w:delText>
        </w:r>
      </w:del>
    </w:p>
    <w:p w14:paraId="0E0C1228" w14:textId="77777777" w:rsidR="00906BE9" w:rsidRDefault="00906BE9"/>
    <w:p w14:paraId="00213EDC" w14:textId="77777777" w:rsidR="00906BE9" w:rsidRDefault="00697CC9">
      <w:pPr>
        <w:pStyle w:val="Heading2"/>
        <w:numPr>
          <w:ilvl w:val="1"/>
          <w:numId w:val="4"/>
        </w:numPr>
        <w:rPr>
          <w:sz w:val="20"/>
          <w:szCs w:val="20"/>
        </w:rPr>
      </w:pPr>
      <w:bookmarkStart w:id="2985" w:name="_Toc70976792"/>
      <w:r>
        <w:t>Conducted Emissions - Voltage on Power leads</w:t>
      </w:r>
      <w:bookmarkEnd w:id="2985"/>
    </w:p>
    <w:p w14:paraId="167530FD" w14:textId="77777777" w:rsidR="00906BE9" w:rsidDel="00566B65" w:rsidRDefault="00697CC9">
      <w:pPr>
        <w:rPr>
          <w:del w:id="2986" w:author="Pragada Venkata Apparao Santhosh" w:date="2021-05-11T14:23:00Z"/>
        </w:rPr>
      </w:pPr>
      <w:bookmarkStart w:id="2987" w:name="_GoBack"/>
      <w:bookmarkEnd w:id="2987"/>
      <w:del w:id="2988" w:author="Pragada Venkata Apparao Santhosh" w:date="2021-05-11T14:23:00Z">
        <w:r w:rsidDel="00566B65">
          <w:delText>Test Specification reference: CISPR-25 Section 6.3</w:delText>
        </w:r>
      </w:del>
    </w:p>
    <w:p w14:paraId="28E51871" w14:textId="57017CFE" w:rsidR="00906BE9" w:rsidRDefault="00697CC9">
      <w:pPr>
        <w:rPr>
          <w:ins w:id="2989" w:author="Pragada Venkata Apparao Santhosh" w:date="2021-05-11T14:22:00Z"/>
        </w:rPr>
      </w:pPr>
      <w:del w:id="2990" w:author="Pragada Venkata Apparao Santhosh" w:date="2021-05-11T14:23:00Z">
        <w:r w:rsidDel="00566B65">
          <w:delText>Acceptance Criteria: DUT shall meet CISPR 25 Section 6.3 table 5 Class 4 as a minimum.</w:delText>
        </w:r>
      </w:del>
    </w:p>
    <w:p w14:paraId="145CDA8E" w14:textId="77777777" w:rsidR="00566B65" w:rsidRDefault="00566B65" w:rsidP="00566B65">
      <w:pPr>
        <w:rPr>
          <w:ins w:id="2991" w:author="Pragada Venkata Apparao Santhosh" w:date="2021-05-11T14:23:00Z"/>
        </w:rPr>
      </w:pPr>
      <w:ins w:id="2992" w:author="Pragada Venkata Apparao Santhosh" w:date="2021-05-11T14:23:00Z">
        <w:r>
          <w:t>Test Specification reference: CISPR-25 Section 6.3</w:t>
        </w:r>
      </w:ins>
    </w:p>
    <w:p w14:paraId="49392B0A" w14:textId="77777777" w:rsidR="00566B65" w:rsidRDefault="00566B65" w:rsidP="00566B65">
      <w:pPr>
        <w:rPr>
          <w:ins w:id="2993" w:author="Pragada Venkata Apparao Santhosh" w:date="2021-05-11T14:23:00Z"/>
        </w:rPr>
      </w:pPr>
      <w:ins w:id="2994" w:author="Pragada Venkata Apparao Santhosh" w:date="2021-05-11T14:23:00Z">
        <w:r>
          <w:t>Acceptance Criteria: DUT shall meet CISPR 25 Section 6.3 table 5 Class 4 as a minimum.</w:t>
        </w:r>
      </w:ins>
    </w:p>
    <w:p w14:paraId="3134F3FA" w14:textId="77777777" w:rsidR="00566B65" w:rsidRDefault="00566B65" w:rsidP="00566B65">
      <w:pPr>
        <w:rPr>
          <w:ins w:id="2995" w:author="Pragada Venkata Apparao Santhosh" w:date="2021-05-11T14:23:00Z"/>
          <w:b/>
        </w:rPr>
      </w:pPr>
      <w:ins w:id="2996" w:author="Pragada Venkata Apparao Santhosh" w:date="2021-05-11T14:23:00Z">
        <w:r w:rsidRPr="00CD2AE7">
          <w:rPr>
            <w:b/>
          </w:rPr>
          <w:lastRenderedPageBreak/>
          <w:t>Purpose:</w:t>
        </w:r>
      </w:ins>
    </w:p>
    <w:p w14:paraId="57809363" w14:textId="77777777" w:rsidR="00566B65" w:rsidRDefault="00566B65" w:rsidP="00566B65">
      <w:pPr>
        <w:rPr>
          <w:ins w:id="2997" w:author="Pragada Venkata Apparao Santhosh" w:date="2021-05-11T14:23:00Z"/>
        </w:rPr>
      </w:pPr>
      <w:ins w:id="2998" w:author="Pragada Venkata Apparao Santhosh" w:date="2021-05-11T14:23:00Z">
        <w:r>
          <w:t xml:space="preserve">- To test the effects of electromagnetic fields generated from electrical/electronic components and sub-systems     applied to vehicles on the receiver installed in vehicles or peripheral components and external environment (surrounding facilities and vehicles) </w:t>
        </w:r>
      </w:ins>
    </w:p>
    <w:p w14:paraId="7AA3276F" w14:textId="77777777" w:rsidR="00566B65" w:rsidRDefault="00566B65" w:rsidP="00566B65">
      <w:pPr>
        <w:rPr>
          <w:ins w:id="2999" w:author="Pragada Venkata Apparao Santhosh" w:date="2021-05-11T14:23:00Z"/>
        </w:rPr>
      </w:pPr>
      <w:ins w:id="3000" w:author="Pragada Venkata Apparao Santhosh" w:date="2021-05-11T14:23:00Z">
        <w:r>
          <w:t>- Conducted Emission Voltage Method is a test measuring the conducted noise radiated from the power and ground line of the electrical/electronic components and systems at the monitoring port of artificial network. (AN)</w:t>
        </w:r>
      </w:ins>
    </w:p>
    <w:p w14:paraId="602CD1CC" w14:textId="77777777" w:rsidR="00566B65" w:rsidRDefault="00566B65" w:rsidP="00566B65">
      <w:pPr>
        <w:rPr>
          <w:ins w:id="3001" w:author="Pragada Venkata Apparao Santhosh" w:date="2021-05-11T14:23:00Z"/>
        </w:rPr>
      </w:pPr>
      <w:ins w:id="3002" w:author="Pragada Venkata Apparao Santhosh" w:date="2021-05-11T14:23:00Z">
        <w:r>
          <w:t>- This test can be applied to verify the characteristics of noise radiated from only a power line and a return line (a ground line).</w:t>
        </w:r>
      </w:ins>
    </w:p>
    <w:p w14:paraId="32795E58" w14:textId="77777777" w:rsidR="00566B65" w:rsidRDefault="00566B65" w:rsidP="00566B65">
      <w:pPr>
        <w:rPr>
          <w:ins w:id="3003" w:author="Pragada Venkata Apparao Santhosh" w:date="2021-05-11T14:23:00Z"/>
          <w:b/>
        </w:rPr>
      </w:pPr>
    </w:p>
    <w:p w14:paraId="75252AA3" w14:textId="77777777" w:rsidR="00566B65" w:rsidRDefault="00566B65" w:rsidP="00566B65">
      <w:pPr>
        <w:rPr>
          <w:ins w:id="3004" w:author="Pragada Venkata Apparao Santhosh" w:date="2021-05-11T14:23:00Z"/>
          <w:b/>
        </w:rPr>
      </w:pPr>
      <w:ins w:id="3005" w:author="Pragada Venkata Apparao Santhosh" w:date="2021-05-11T14:23:00Z">
        <w:r>
          <w:rPr>
            <w:b/>
          </w:rPr>
          <w:t>Reference Document:</w:t>
        </w:r>
      </w:ins>
    </w:p>
    <w:p w14:paraId="2DE192CC" w14:textId="77777777" w:rsidR="00566B65" w:rsidRDefault="00566B65" w:rsidP="00566B65">
      <w:pPr>
        <w:rPr>
          <w:ins w:id="3006" w:author="Pragada Venkata Apparao Santhosh" w:date="2021-05-11T14:23:00Z"/>
          <w:b/>
        </w:rPr>
      </w:pPr>
      <w:ins w:id="3007" w:author="Pragada Venkata Apparao Santhosh" w:date="2021-05-11T14:23:00Z">
        <w:r>
          <w:t>: CISPR-25 Section 6.2</w:t>
        </w:r>
      </w:ins>
    </w:p>
    <w:p w14:paraId="41C95F05" w14:textId="77777777" w:rsidR="00566B65" w:rsidRPr="00DA4795" w:rsidRDefault="00566B65" w:rsidP="00566B65">
      <w:pPr>
        <w:autoSpaceDE w:val="0"/>
        <w:autoSpaceDN w:val="0"/>
        <w:adjustRightInd w:val="0"/>
        <w:spacing w:after="0"/>
        <w:rPr>
          <w:ins w:id="3008" w:author="Pragada Venkata Apparao Santhosh" w:date="2021-05-11T14:23:00Z"/>
          <w:rFonts w:eastAsiaTheme="minorHAnsi"/>
          <w:b/>
          <w:bCs/>
        </w:rPr>
      </w:pPr>
      <w:ins w:id="3009" w:author="Pragada Venkata Apparao Santhosh" w:date="2021-05-11T14:23:00Z">
        <w:r w:rsidRPr="00DA4795">
          <w:rPr>
            <w:rFonts w:eastAsiaTheme="minorHAnsi"/>
            <w:b/>
            <w:bCs/>
          </w:rPr>
          <w:t>Ground plane arrangement</w:t>
        </w:r>
      </w:ins>
    </w:p>
    <w:p w14:paraId="654F2485" w14:textId="77777777" w:rsidR="00566B65" w:rsidRPr="00DA4795" w:rsidRDefault="00566B65" w:rsidP="00566B65">
      <w:pPr>
        <w:autoSpaceDE w:val="0"/>
        <w:autoSpaceDN w:val="0"/>
        <w:adjustRightInd w:val="0"/>
        <w:spacing w:after="0"/>
        <w:rPr>
          <w:ins w:id="3010" w:author="Pragada Venkata Apparao Santhosh" w:date="2021-05-11T14:23:00Z"/>
          <w:rFonts w:eastAsiaTheme="minorHAnsi"/>
          <w:b/>
          <w:bCs/>
        </w:rPr>
      </w:pPr>
    </w:p>
    <w:p w14:paraId="2838FD20" w14:textId="77777777" w:rsidR="00566B65" w:rsidRPr="00DA4795" w:rsidRDefault="00566B65" w:rsidP="00566B65">
      <w:pPr>
        <w:autoSpaceDE w:val="0"/>
        <w:autoSpaceDN w:val="0"/>
        <w:adjustRightInd w:val="0"/>
        <w:spacing w:after="0"/>
        <w:rPr>
          <w:ins w:id="3011" w:author="Pragada Venkata Apparao Santhosh" w:date="2021-05-11T14:23:00Z"/>
          <w:rFonts w:eastAsiaTheme="minorHAnsi"/>
          <w:b/>
          <w:bCs/>
        </w:rPr>
      </w:pPr>
      <w:ins w:id="3012" w:author="Pragada Venkata Apparao Santhosh" w:date="2021-05-11T14:23:00Z">
        <w:r w:rsidRPr="00DA4795">
          <w:rPr>
            <w:rFonts w:eastAsiaTheme="minorHAnsi"/>
            <w:b/>
            <w:bCs/>
          </w:rPr>
          <w:t>Test set-up</w:t>
        </w:r>
      </w:ins>
    </w:p>
    <w:p w14:paraId="2D53834D" w14:textId="77777777" w:rsidR="00566B65" w:rsidRPr="00DA4795" w:rsidRDefault="00566B65" w:rsidP="00566B65">
      <w:pPr>
        <w:autoSpaceDE w:val="0"/>
        <w:autoSpaceDN w:val="0"/>
        <w:adjustRightInd w:val="0"/>
        <w:spacing w:after="0"/>
        <w:rPr>
          <w:ins w:id="3013" w:author="Pragada Venkata Apparao Santhosh" w:date="2021-05-11T14:23:00Z"/>
          <w:rFonts w:eastAsiaTheme="minorHAnsi"/>
          <w:b/>
          <w:bCs/>
        </w:rPr>
      </w:pPr>
    </w:p>
    <w:p w14:paraId="77E0F02B" w14:textId="77777777" w:rsidR="00566B65" w:rsidRPr="00DA4795" w:rsidRDefault="00566B65" w:rsidP="00566B65">
      <w:pPr>
        <w:pStyle w:val="ListParagraph"/>
        <w:numPr>
          <w:ilvl w:val="0"/>
          <w:numId w:val="36"/>
        </w:numPr>
        <w:autoSpaceDE w:val="0"/>
        <w:autoSpaceDN w:val="0"/>
        <w:adjustRightInd w:val="0"/>
        <w:spacing w:after="0"/>
        <w:rPr>
          <w:ins w:id="3014" w:author="Pragada Venkata Apparao Santhosh" w:date="2021-05-11T14:23:00Z"/>
          <w:rFonts w:eastAsiaTheme="minorHAnsi"/>
          <w:b/>
          <w:bCs/>
        </w:rPr>
      </w:pPr>
      <w:ins w:id="3015" w:author="Pragada Venkata Apparao Santhosh" w:date="2021-05-11T14:23:00Z">
        <w:r w:rsidRPr="00DA4795">
          <w:rPr>
            <w:rFonts w:eastAsiaTheme="minorHAnsi"/>
            <w:b/>
            <w:bCs/>
          </w:rPr>
          <w:t>Location of the EUT</w:t>
        </w:r>
      </w:ins>
    </w:p>
    <w:p w14:paraId="0B6AA19A" w14:textId="77777777" w:rsidR="00566B65" w:rsidRPr="00DA4795" w:rsidRDefault="00566B65" w:rsidP="00566B65">
      <w:pPr>
        <w:autoSpaceDE w:val="0"/>
        <w:autoSpaceDN w:val="0"/>
        <w:adjustRightInd w:val="0"/>
        <w:spacing w:after="0"/>
        <w:rPr>
          <w:ins w:id="3016" w:author="Pragada Venkata Apparao Santhosh" w:date="2021-05-11T14:23:00Z"/>
          <w:rFonts w:eastAsiaTheme="minorHAnsi"/>
          <w:b/>
          <w:bCs/>
        </w:rPr>
      </w:pPr>
    </w:p>
    <w:p w14:paraId="14C64DB7" w14:textId="77777777" w:rsidR="00566B65" w:rsidRPr="00DA4795" w:rsidRDefault="00566B65" w:rsidP="00566B65">
      <w:pPr>
        <w:autoSpaceDE w:val="0"/>
        <w:autoSpaceDN w:val="0"/>
        <w:adjustRightInd w:val="0"/>
        <w:spacing w:after="0"/>
        <w:ind w:firstLine="720"/>
        <w:rPr>
          <w:ins w:id="3017" w:author="Pragada Venkata Apparao Santhosh" w:date="2021-05-11T14:23:00Z"/>
          <w:rFonts w:eastAsiaTheme="minorHAnsi"/>
        </w:rPr>
      </w:pPr>
      <w:ins w:id="3018" w:author="Pragada Venkata Apparao Santhosh" w:date="2021-05-11T14:23:00Z">
        <w:r w:rsidRPr="00DA4795">
          <w:rPr>
            <w:rFonts w:eastAsiaTheme="minorHAnsi"/>
          </w:rPr>
          <w:t>The EUT shall be placed on a non-conductive, low relative permittivity material (</w:t>
        </w:r>
        <w:proofErr w:type="spellStart"/>
        <w:r w:rsidRPr="00DA4795">
          <w:rPr>
            <w:rFonts w:eastAsiaTheme="minorHAnsi"/>
          </w:rPr>
          <w:t>εr</w:t>
        </w:r>
        <w:proofErr w:type="spellEnd"/>
        <w:r w:rsidRPr="00DA4795">
          <w:rPr>
            <w:rFonts w:eastAsiaTheme="minorHAnsi"/>
          </w:rPr>
          <w:t xml:space="preserve"> ≤ 1,4), at</w:t>
        </w:r>
      </w:ins>
    </w:p>
    <w:p w14:paraId="16A024DF" w14:textId="77777777" w:rsidR="00566B65" w:rsidRPr="00DA4795" w:rsidRDefault="00566B65" w:rsidP="00566B65">
      <w:pPr>
        <w:ind w:left="720"/>
        <w:rPr>
          <w:ins w:id="3019" w:author="Pragada Venkata Apparao Santhosh" w:date="2021-05-11T14:23:00Z"/>
          <w:b/>
        </w:rPr>
      </w:pPr>
      <w:ins w:id="3020" w:author="Pragada Venkata Apparao Santhosh" w:date="2021-05-11T14:23:00Z">
        <w:r w:rsidRPr="00DA4795">
          <w:rPr>
            <w:rFonts w:eastAsiaTheme="minorHAnsi"/>
          </w:rPr>
          <w:t xml:space="preserve">(50 </w:t>
        </w:r>
        <w:r>
          <w:rPr>
            <w:rFonts w:eastAsiaTheme="minorHAnsi"/>
          </w:rPr>
          <w:t>±</w:t>
        </w:r>
        <w:r w:rsidRPr="00DA4795">
          <w:rPr>
            <w:rFonts w:eastAsiaTheme="minorHAnsi"/>
          </w:rPr>
          <w:t>5) mm above the ground plane.</w:t>
        </w:r>
      </w:ins>
    </w:p>
    <w:p w14:paraId="18B34C1E" w14:textId="77777777" w:rsidR="00566B65" w:rsidRPr="00DA4795" w:rsidRDefault="00566B65" w:rsidP="00566B65">
      <w:pPr>
        <w:autoSpaceDE w:val="0"/>
        <w:autoSpaceDN w:val="0"/>
        <w:adjustRightInd w:val="0"/>
        <w:spacing w:after="0"/>
        <w:ind w:firstLine="720"/>
        <w:rPr>
          <w:ins w:id="3021" w:author="Pragada Venkata Apparao Santhosh" w:date="2021-05-11T14:23:00Z"/>
          <w:rFonts w:eastAsiaTheme="minorHAnsi"/>
        </w:rPr>
      </w:pPr>
      <w:ins w:id="3022" w:author="Pragada Venkata Apparao Santhosh" w:date="2021-05-11T14:23:00Z">
        <w:r w:rsidRPr="00DA4795">
          <w:rPr>
            <w:rFonts w:eastAsiaTheme="minorHAnsi"/>
          </w:rPr>
          <w:t>The case of the EUT shall not be grounded to the ground plane unless it is intended to</w:t>
        </w:r>
      </w:ins>
    </w:p>
    <w:p w14:paraId="317BCADB" w14:textId="77777777" w:rsidR="00566B65" w:rsidRDefault="00566B65" w:rsidP="00566B65">
      <w:pPr>
        <w:autoSpaceDE w:val="0"/>
        <w:autoSpaceDN w:val="0"/>
        <w:adjustRightInd w:val="0"/>
        <w:spacing w:after="0"/>
        <w:ind w:firstLine="720"/>
        <w:rPr>
          <w:ins w:id="3023" w:author="Pragada Venkata Apparao Santhosh" w:date="2021-05-11T14:23:00Z"/>
          <w:rFonts w:eastAsiaTheme="minorHAnsi"/>
        </w:rPr>
      </w:pPr>
      <w:ins w:id="3024" w:author="Pragada Venkata Apparao Santhosh" w:date="2021-05-11T14:23:00Z">
        <w:r w:rsidRPr="00DA4795">
          <w:rPr>
            <w:rFonts w:eastAsiaTheme="minorHAnsi"/>
          </w:rPr>
          <w:t>simulate the actual vehicle configuration.</w:t>
        </w:r>
      </w:ins>
    </w:p>
    <w:p w14:paraId="7521F09F" w14:textId="77777777" w:rsidR="00566B65" w:rsidRPr="00DA4795" w:rsidRDefault="00566B65" w:rsidP="00566B65">
      <w:pPr>
        <w:autoSpaceDE w:val="0"/>
        <w:autoSpaceDN w:val="0"/>
        <w:adjustRightInd w:val="0"/>
        <w:spacing w:after="0"/>
        <w:ind w:firstLine="720"/>
        <w:rPr>
          <w:ins w:id="3025" w:author="Pragada Venkata Apparao Santhosh" w:date="2021-05-11T14:23:00Z"/>
          <w:rFonts w:eastAsiaTheme="minorHAnsi"/>
        </w:rPr>
      </w:pPr>
    </w:p>
    <w:p w14:paraId="32190564" w14:textId="77777777" w:rsidR="00566B65" w:rsidRPr="00DA4795" w:rsidRDefault="00566B65" w:rsidP="00566B65">
      <w:pPr>
        <w:autoSpaceDE w:val="0"/>
        <w:autoSpaceDN w:val="0"/>
        <w:adjustRightInd w:val="0"/>
        <w:spacing w:after="0"/>
        <w:ind w:firstLine="720"/>
        <w:rPr>
          <w:ins w:id="3026" w:author="Pragada Venkata Apparao Santhosh" w:date="2021-05-11T14:23:00Z"/>
          <w:rFonts w:eastAsiaTheme="minorHAnsi"/>
        </w:rPr>
      </w:pPr>
      <w:ins w:id="3027" w:author="Pragada Venkata Apparao Santhosh" w:date="2021-05-11T14:23:00Z">
        <w:r w:rsidRPr="00DA4795">
          <w:rPr>
            <w:rFonts w:eastAsiaTheme="minorHAnsi"/>
          </w:rPr>
          <w:t>All sides of the EUT shall be at least 100 mm from the edge of the ground plane. In the case</w:t>
        </w:r>
      </w:ins>
    </w:p>
    <w:p w14:paraId="04F08A19" w14:textId="77777777" w:rsidR="00566B65" w:rsidRPr="00DA4795" w:rsidRDefault="00566B65" w:rsidP="00566B65">
      <w:pPr>
        <w:autoSpaceDE w:val="0"/>
        <w:autoSpaceDN w:val="0"/>
        <w:adjustRightInd w:val="0"/>
        <w:spacing w:after="0"/>
        <w:ind w:firstLine="720"/>
        <w:rPr>
          <w:ins w:id="3028" w:author="Pragada Venkata Apparao Santhosh" w:date="2021-05-11T14:23:00Z"/>
          <w:rFonts w:eastAsiaTheme="minorHAnsi"/>
        </w:rPr>
      </w:pPr>
      <w:ins w:id="3029" w:author="Pragada Venkata Apparao Santhosh" w:date="2021-05-11T14:23:00Z">
        <w:r w:rsidRPr="00DA4795">
          <w:rPr>
            <w:rFonts w:eastAsiaTheme="minorHAnsi"/>
          </w:rPr>
          <w:t>of a grounded EUT, the ground connection point shall also have a minimum distance of</w:t>
        </w:r>
      </w:ins>
    </w:p>
    <w:p w14:paraId="1AEEA079" w14:textId="77777777" w:rsidR="00566B65" w:rsidRDefault="00566B65" w:rsidP="00566B65">
      <w:pPr>
        <w:autoSpaceDE w:val="0"/>
        <w:autoSpaceDN w:val="0"/>
        <w:adjustRightInd w:val="0"/>
        <w:spacing w:after="0"/>
        <w:ind w:firstLine="720"/>
        <w:rPr>
          <w:ins w:id="3030" w:author="Pragada Venkata Apparao Santhosh" w:date="2021-05-11T14:23:00Z"/>
          <w:rFonts w:eastAsiaTheme="minorHAnsi"/>
        </w:rPr>
      </w:pPr>
      <w:ins w:id="3031" w:author="Pragada Venkata Apparao Santhosh" w:date="2021-05-11T14:23:00Z">
        <w:r w:rsidRPr="00DA4795">
          <w:rPr>
            <w:rFonts w:eastAsiaTheme="minorHAnsi"/>
          </w:rPr>
          <w:t>100 mm from the edge of the ground plane.</w:t>
        </w:r>
      </w:ins>
    </w:p>
    <w:p w14:paraId="4F8F0F0F" w14:textId="77777777" w:rsidR="00566B65" w:rsidRPr="00DA4795" w:rsidRDefault="00566B65" w:rsidP="00566B65">
      <w:pPr>
        <w:autoSpaceDE w:val="0"/>
        <w:autoSpaceDN w:val="0"/>
        <w:adjustRightInd w:val="0"/>
        <w:spacing w:after="0"/>
        <w:ind w:firstLine="720"/>
        <w:rPr>
          <w:ins w:id="3032" w:author="Pragada Venkata Apparao Santhosh" w:date="2021-05-11T14:23:00Z"/>
          <w:rFonts w:eastAsiaTheme="minorHAnsi"/>
        </w:rPr>
      </w:pPr>
    </w:p>
    <w:p w14:paraId="3E4188C4" w14:textId="77777777" w:rsidR="00566B65" w:rsidRDefault="00566B65" w:rsidP="00566B65">
      <w:pPr>
        <w:pStyle w:val="ListParagraph"/>
        <w:numPr>
          <w:ilvl w:val="0"/>
          <w:numId w:val="36"/>
        </w:numPr>
        <w:autoSpaceDE w:val="0"/>
        <w:autoSpaceDN w:val="0"/>
        <w:adjustRightInd w:val="0"/>
        <w:spacing w:after="0"/>
        <w:rPr>
          <w:ins w:id="3033" w:author="Pragada Venkata Apparao Santhosh" w:date="2021-05-11T14:23:00Z"/>
          <w:rFonts w:eastAsiaTheme="minorHAnsi"/>
          <w:b/>
          <w:bCs/>
        </w:rPr>
      </w:pPr>
      <w:ins w:id="3034" w:author="Pragada Venkata Apparao Santhosh" w:date="2021-05-11T14:23:00Z">
        <w:r w:rsidRPr="00DA4795">
          <w:rPr>
            <w:rFonts w:eastAsiaTheme="minorHAnsi"/>
            <w:b/>
            <w:bCs/>
          </w:rPr>
          <w:t>Location of the test harness</w:t>
        </w:r>
      </w:ins>
    </w:p>
    <w:p w14:paraId="7328AAA1" w14:textId="77777777" w:rsidR="00566B65" w:rsidRPr="00DA4795" w:rsidRDefault="00566B65" w:rsidP="00566B65">
      <w:pPr>
        <w:pStyle w:val="ListParagraph"/>
        <w:autoSpaceDE w:val="0"/>
        <w:autoSpaceDN w:val="0"/>
        <w:adjustRightInd w:val="0"/>
        <w:spacing w:after="0"/>
        <w:rPr>
          <w:ins w:id="3035" w:author="Pragada Venkata Apparao Santhosh" w:date="2021-05-11T14:23:00Z"/>
          <w:rFonts w:eastAsiaTheme="minorHAnsi"/>
          <w:b/>
          <w:bCs/>
        </w:rPr>
      </w:pPr>
    </w:p>
    <w:p w14:paraId="7A26E41C" w14:textId="77777777" w:rsidR="00566B65" w:rsidRPr="00DA4795" w:rsidRDefault="00566B65" w:rsidP="00566B65">
      <w:pPr>
        <w:autoSpaceDE w:val="0"/>
        <w:autoSpaceDN w:val="0"/>
        <w:adjustRightInd w:val="0"/>
        <w:spacing w:after="0"/>
        <w:ind w:firstLine="720"/>
        <w:rPr>
          <w:ins w:id="3036" w:author="Pragada Venkata Apparao Santhosh" w:date="2021-05-11T14:23:00Z"/>
          <w:rFonts w:eastAsiaTheme="minorHAnsi"/>
        </w:rPr>
      </w:pPr>
      <w:ins w:id="3037" w:author="Pragada Venkata Apparao Santhosh" w:date="2021-05-11T14:23:00Z">
        <w:r w:rsidRPr="00DA4795">
          <w:rPr>
            <w:rFonts w:eastAsiaTheme="minorHAnsi"/>
          </w:rPr>
          <w:t>The power supply line(s) between the connector of the AN(s) and the connector(s) of the EUT</w:t>
        </w:r>
      </w:ins>
    </w:p>
    <w:p w14:paraId="410A0FAA" w14:textId="77777777" w:rsidR="00566B65" w:rsidRDefault="00566B65" w:rsidP="00566B65">
      <w:pPr>
        <w:autoSpaceDE w:val="0"/>
        <w:autoSpaceDN w:val="0"/>
        <w:adjustRightInd w:val="0"/>
        <w:spacing w:after="0"/>
        <w:ind w:left="720"/>
        <w:rPr>
          <w:ins w:id="3038" w:author="Pragada Venkata Apparao Santhosh" w:date="2021-05-11T14:23:00Z"/>
          <w:rFonts w:eastAsiaTheme="minorHAnsi"/>
        </w:rPr>
      </w:pPr>
      <w:ins w:id="3039" w:author="Pragada Venkata Apparao Santhosh" w:date="2021-05-11T14:23:00Z">
        <w:r w:rsidRPr="00DA4795">
          <w:rPr>
            <w:rFonts w:eastAsiaTheme="minorHAnsi"/>
          </w:rPr>
          <w:t>(</w:t>
        </w:r>
        <w:proofErr w:type="spellStart"/>
        <w:r w:rsidRPr="00DA4795">
          <w:rPr>
            <w:rFonts w:eastAsiaTheme="minorHAnsi"/>
            <w:i/>
            <w:iCs/>
          </w:rPr>
          <w:t>l</w:t>
        </w:r>
        <w:r w:rsidRPr="00DA4795">
          <w:rPr>
            <w:rFonts w:eastAsiaTheme="minorHAnsi"/>
          </w:rPr>
          <w:t>p</w:t>
        </w:r>
        <w:proofErr w:type="spellEnd"/>
        <w:r w:rsidRPr="00DA4795">
          <w:rPr>
            <w:rFonts w:eastAsiaTheme="minorHAnsi"/>
          </w:rPr>
          <w:t xml:space="preserve">) shall have a standard length of </w:t>
        </w:r>
        <w:proofErr w:type="gramStart"/>
        <w:r w:rsidRPr="00DA4795">
          <w:rPr>
            <w:rFonts w:eastAsiaTheme="minorHAnsi"/>
          </w:rPr>
          <w:t>( 200</w:t>
        </w:r>
        <w:proofErr w:type="gramEnd"/>
        <w:r w:rsidRPr="00DA4795">
          <w:rPr>
            <w:rFonts w:eastAsiaTheme="minorHAnsi"/>
          </w:rPr>
          <w:t xml:space="preserve"> </w:t>
        </w:r>
        <w:r>
          <w:rPr>
            <w:rFonts w:eastAsiaTheme="minorHAnsi"/>
          </w:rPr>
          <w:t>+</w:t>
        </w:r>
        <w:r w:rsidRPr="00DA4795">
          <w:rPr>
            <w:rFonts w:eastAsiaTheme="minorHAnsi"/>
          </w:rPr>
          <w:t xml:space="preserve">200 0  </w:t>
        </w:r>
        <w:r>
          <w:rPr>
            <w:rFonts w:eastAsiaTheme="minorHAnsi"/>
          </w:rPr>
          <w:t>)</w:t>
        </w:r>
        <w:r w:rsidRPr="00DA4795">
          <w:rPr>
            <w:rFonts w:eastAsiaTheme="minorHAnsi"/>
          </w:rPr>
          <w:t>mm.</w:t>
        </w:r>
      </w:ins>
    </w:p>
    <w:p w14:paraId="3A07D296" w14:textId="77777777" w:rsidR="00566B65" w:rsidRPr="00DA4795" w:rsidRDefault="00566B65" w:rsidP="00566B65">
      <w:pPr>
        <w:autoSpaceDE w:val="0"/>
        <w:autoSpaceDN w:val="0"/>
        <w:adjustRightInd w:val="0"/>
        <w:spacing w:after="0"/>
        <w:ind w:left="720"/>
        <w:rPr>
          <w:ins w:id="3040" w:author="Pragada Venkata Apparao Santhosh" w:date="2021-05-11T14:23:00Z"/>
          <w:rFonts w:eastAsiaTheme="minorHAnsi"/>
        </w:rPr>
      </w:pPr>
    </w:p>
    <w:p w14:paraId="5926988F" w14:textId="77777777" w:rsidR="00566B65" w:rsidRPr="00DA4795" w:rsidRDefault="00566B65" w:rsidP="00566B65">
      <w:pPr>
        <w:autoSpaceDE w:val="0"/>
        <w:autoSpaceDN w:val="0"/>
        <w:adjustRightInd w:val="0"/>
        <w:spacing w:after="0"/>
        <w:ind w:firstLine="720"/>
        <w:rPr>
          <w:ins w:id="3041" w:author="Pragada Venkata Apparao Santhosh" w:date="2021-05-11T14:23:00Z"/>
          <w:rFonts w:eastAsiaTheme="minorHAnsi"/>
        </w:rPr>
      </w:pPr>
      <w:ins w:id="3042" w:author="Pragada Venkata Apparao Santhosh" w:date="2021-05-11T14:23:00Z">
        <w:r w:rsidRPr="00DA4795">
          <w:rPr>
            <w:rFonts w:eastAsiaTheme="minorHAnsi"/>
          </w:rPr>
          <w:t>The harness shall be placed in a straight line on a non-conductive, low relative permittivity</w:t>
        </w:r>
      </w:ins>
    </w:p>
    <w:p w14:paraId="38B79E82" w14:textId="77777777" w:rsidR="00566B65" w:rsidRDefault="00566B65" w:rsidP="00566B65">
      <w:pPr>
        <w:autoSpaceDE w:val="0"/>
        <w:autoSpaceDN w:val="0"/>
        <w:adjustRightInd w:val="0"/>
        <w:spacing w:after="0"/>
        <w:ind w:firstLine="720"/>
        <w:rPr>
          <w:ins w:id="3043" w:author="Pragada Venkata Apparao Santhosh" w:date="2021-05-11T14:23:00Z"/>
          <w:rFonts w:eastAsiaTheme="minorHAnsi"/>
        </w:rPr>
      </w:pPr>
      <w:ins w:id="3044" w:author="Pragada Venkata Apparao Santhosh" w:date="2021-05-11T14:23:00Z">
        <w:r w:rsidRPr="00DA4795">
          <w:rPr>
            <w:rFonts w:eastAsiaTheme="minorHAnsi"/>
          </w:rPr>
          <w:t>material (</w:t>
        </w:r>
        <w:proofErr w:type="spellStart"/>
        <w:r w:rsidRPr="00DA4795">
          <w:rPr>
            <w:rFonts w:eastAsiaTheme="minorHAnsi"/>
          </w:rPr>
          <w:t>εr</w:t>
        </w:r>
        <w:proofErr w:type="spellEnd"/>
        <w:r w:rsidRPr="00DA4795">
          <w:rPr>
            <w:rFonts w:eastAsiaTheme="minorHAnsi"/>
          </w:rPr>
          <w:t xml:space="preserve"> ≤ 1,4), at (50 </w:t>
        </w:r>
        <w:r>
          <w:rPr>
            <w:rFonts w:eastAsiaTheme="minorHAnsi"/>
          </w:rPr>
          <w:t>±</w:t>
        </w:r>
        <w:r w:rsidRPr="00DA4795">
          <w:rPr>
            <w:rFonts w:eastAsiaTheme="minorHAnsi"/>
          </w:rPr>
          <w:t xml:space="preserve"> 5) mm above the ground plane.</w:t>
        </w:r>
      </w:ins>
    </w:p>
    <w:p w14:paraId="7748C507" w14:textId="77777777" w:rsidR="00566B65" w:rsidRPr="00DA4795" w:rsidRDefault="00566B65" w:rsidP="00566B65">
      <w:pPr>
        <w:autoSpaceDE w:val="0"/>
        <w:autoSpaceDN w:val="0"/>
        <w:adjustRightInd w:val="0"/>
        <w:spacing w:after="0"/>
        <w:ind w:firstLine="720"/>
        <w:rPr>
          <w:ins w:id="3045" w:author="Pragada Venkata Apparao Santhosh" w:date="2021-05-11T14:23:00Z"/>
          <w:rFonts w:eastAsiaTheme="minorHAnsi"/>
        </w:rPr>
      </w:pPr>
    </w:p>
    <w:p w14:paraId="3DBB9BA6" w14:textId="77777777" w:rsidR="00566B65" w:rsidRPr="00DA4795" w:rsidRDefault="00566B65" w:rsidP="00566B65">
      <w:pPr>
        <w:autoSpaceDE w:val="0"/>
        <w:autoSpaceDN w:val="0"/>
        <w:adjustRightInd w:val="0"/>
        <w:spacing w:after="0"/>
        <w:ind w:firstLine="720"/>
        <w:rPr>
          <w:ins w:id="3046" w:author="Pragada Venkata Apparao Santhosh" w:date="2021-05-11T14:23:00Z"/>
          <w:rFonts w:eastAsiaTheme="minorHAnsi"/>
        </w:rPr>
      </w:pPr>
      <w:ins w:id="3047" w:author="Pragada Venkata Apparao Santhosh" w:date="2021-05-11T14:23:00Z">
        <w:r w:rsidRPr="00DA4795">
          <w:rPr>
            <w:rFonts w:eastAsiaTheme="minorHAnsi"/>
          </w:rPr>
          <w:t xml:space="preserve">If, for </w:t>
        </w:r>
        <w:proofErr w:type="gramStart"/>
        <w:r w:rsidRPr="00DA4795">
          <w:rPr>
            <w:rFonts w:eastAsiaTheme="minorHAnsi"/>
          </w:rPr>
          <w:t>particular EUTs</w:t>
        </w:r>
        <w:proofErr w:type="gramEnd"/>
        <w:r w:rsidRPr="00DA4795">
          <w:rPr>
            <w:rFonts w:eastAsiaTheme="minorHAnsi"/>
          </w:rPr>
          <w:t xml:space="preserve"> (multi-connectors, special connectors, etc.), this standard length for the</w:t>
        </w:r>
      </w:ins>
    </w:p>
    <w:p w14:paraId="614EFDC1" w14:textId="77777777" w:rsidR="00566B65" w:rsidRPr="00DA4795" w:rsidRDefault="00566B65" w:rsidP="00566B65">
      <w:pPr>
        <w:autoSpaceDE w:val="0"/>
        <w:autoSpaceDN w:val="0"/>
        <w:adjustRightInd w:val="0"/>
        <w:spacing w:after="0"/>
        <w:ind w:firstLine="720"/>
        <w:rPr>
          <w:ins w:id="3048" w:author="Pragada Venkata Apparao Santhosh" w:date="2021-05-11T14:23:00Z"/>
          <w:rFonts w:eastAsiaTheme="minorHAnsi"/>
        </w:rPr>
      </w:pPr>
      <w:ins w:id="3049" w:author="Pragada Venkata Apparao Santhosh" w:date="2021-05-11T14:23:00Z">
        <w:r w:rsidRPr="00DA4795">
          <w:rPr>
            <w:rFonts w:eastAsiaTheme="minorHAnsi"/>
          </w:rPr>
          <w:t>power supply line(s) cannot be met, the minimum necessary length to be used shall be</w:t>
        </w:r>
      </w:ins>
    </w:p>
    <w:p w14:paraId="2E69B5C6" w14:textId="77777777" w:rsidR="00566B65" w:rsidRPr="00DA4795" w:rsidRDefault="00566B65" w:rsidP="00566B65">
      <w:pPr>
        <w:autoSpaceDE w:val="0"/>
        <w:autoSpaceDN w:val="0"/>
        <w:adjustRightInd w:val="0"/>
        <w:spacing w:after="0"/>
        <w:ind w:firstLine="720"/>
        <w:rPr>
          <w:ins w:id="3050" w:author="Pragada Venkata Apparao Santhosh" w:date="2021-05-11T14:23:00Z"/>
          <w:rFonts w:eastAsiaTheme="minorHAnsi"/>
        </w:rPr>
      </w:pPr>
      <w:ins w:id="3051" w:author="Pragada Venkata Apparao Santhosh" w:date="2021-05-11T14:23:00Z">
        <w:r w:rsidRPr="00DA4795">
          <w:rPr>
            <w:rFonts w:eastAsiaTheme="minorHAnsi"/>
          </w:rPr>
          <w:t xml:space="preserve">defined in the test plan. This minimum length shall satisfy the requirement of </w:t>
        </w:r>
        <w:r w:rsidRPr="00DA4795">
          <w:rPr>
            <w:rFonts w:eastAsiaTheme="minorHAnsi"/>
            <w:i/>
            <w:iCs/>
          </w:rPr>
          <w:t>f</w:t>
        </w:r>
        <w:r w:rsidRPr="00DA4795">
          <w:rPr>
            <w:rFonts w:eastAsiaTheme="minorHAnsi"/>
          </w:rPr>
          <w:t>c ≥ 108 MHz, or</w:t>
        </w:r>
      </w:ins>
    </w:p>
    <w:p w14:paraId="286F2C8C" w14:textId="77777777" w:rsidR="00566B65" w:rsidRDefault="00566B65" w:rsidP="00566B65">
      <w:pPr>
        <w:autoSpaceDE w:val="0"/>
        <w:autoSpaceDN w:val="0"/>
        <w:adjustRightInd w:val="0"/>
        <w:spacing w:after="0"/>
        <w:ind w:firstLine="720"/>
        <w:rPr>
          <w:ins w:id="3052" w:author="Pragada Venkata Apparao Santhosh" w:date="2021-05-11T14:23:00Z"/>
          <w:rFonts w:eastAsiaTheme="minorHAnsi"/>
        </w:rPr>
      </w:pPr>
      <w:ins w:id="3053" w:author="Pragada Venkata Apparao Santhosh" w:date="2021-05-11T14:23:00Z">
        <w:r w:rsidRPr="00DA4795">
          <w:rPr>
            <w:rFonts w:eastAsiaTheme="minorHAnsi"/>
          </w:rPr>
          <w:t xml:space="preserve">the measurements shall be limited to </w:t>
        </w:r>
        <w:r w:rsidRPr="00DA4795">
          <w:rPr>
            <w:rFonts w:eastAsiaTheme="minorHAnsi"/>
            <w:i/>
            <w:iCs/>
          </w:rPr>
          <w:t>f</w:t>
        </w:r>
        <w:r w:rsidRPr="00DA4795">
          <w:rPr>
            <w:rFonts w:eastAsiaTheme="minorHAnsi"/>
          </w:rPr>
          <w:t>c.</w:t>
        </w:r>
      </w:ins>
    </w:p>
    <w:p w14:paraId="4C0CB280" w14:textId="77777777" w:rsidR="00566B65" w:rsidRPr="00DA4795" w:rsidRDefault="00566B65" w:rsidP="00566B65">
      <w:pPr>
        <w:autoSpaceDE w:val="0"/>
        <w:autoSpaceDN w:val="0"/>
        <w:adjustRightInd w:val="0"/>
        <w:spacing w:after="0"/>
        <w:ind w:firstLine="720"/>
        <w:rPr>
          <w:ins w:id="3054" w:author="Pragada Venkata Apparao Santhosh" w:date="2021-05-11T14:23:00Z"/>
          <w:rFonts w:eastAsiaTheme="minorHAnsi"/>
        </w:rPr>
      </w:pPr>
    </w:p>
    <w:p w14:paraId="1E28C8D2" w14:textId="77777777" w:rsidR="00566B65" w:rsidRDefault="00566B65" w:rsidP="00566B65">
      <w:pPr>
        <w:autoSpaceDE w:val="0"/>
        <w:autoSpaceDN w:val="0"/>
        <w:adjustRightInd w:val="0"/>
        <w:spacing w:after="0"/>
        <w:ind w:firstLine="720"/>
        <w:rPr>
          <w:ins w:id="3055" w:author="Pragada Venkata Apparao Santhosh" w:date="2021-05-11T14:23:00Z"/>
          <w:rFonts w:eastAsiaTheme="minorHAnsi"/>
        </w:rPr>
      </w:pPr>
      <w:ins w:id="3056" w:author="Pragada Venkata Apparao Santhosh" w:date="2021-05-11T14:23:00Z">
        <w:r w:rsidRPr="00DA4795">
          <w:rPr>
            <w:rFonts w:eastAsiaTheme="minorHAnsi"/>
          </w:rPr>
          <w:t xml:space="preserve">The following equation defines </w:t>
        </w:r>
        <w:proofErr w:type="gramStart"/>
        <w:r w:rsidRPr="00DA4795">
          <w:rPr>
            <w:rFonts w:eastAsiaTheme="minorHAnsi"/>
            <w:i/>
            <w:iCs/>
          </w:rPr>
          <w:t>f</w:t>
        </w:r>
        <w:r w:rsidRPr="00DA4795">
          <w:rPr>
            <w:rFonts w:eastAsiaTheme="minorHAnsi"/>
          </w:rPr>
          <w:t>c :</w:t>
        </w:r>
        <w:proofErr w:type="gramEnd"/>
      </w:ins>
    </w:p>
    <w:p w14:paraId="1DACDE7B" w14:textId="77777777" w:rsidR="00566B65" w:rsidRPr="00DA4795" w:rsidRDefault="00566B65" w:rsidP="00566B65">
      <w:pPr>
        <w:autoSpaceDE w:val="0"/>
        <w:autoSpaceDN w:val="0"/>
        <w:adjustRightInd w:val="0"/>
        <w:spacing w:after="0"/>
        <w:ind w:firstLine="720"/>
        <w:rPr>
          <w:ins w:id="3057" w:author="Pragada Venkata Apparao Santhosh" w:date="2021-05-11T14:23:00Z"/>
          <w:rFonts w:eastAsiaTheme="minorHAnsi"/>
        </w:rPr>
      </w:pPr>
    </w:p>
    <w:p w14:paraId="0BDFE563" w14:textId="77777777" w:rsidR="00566B65" w:rsidRDefault="00566B65" w:rsidP="00566B65">
      <w:pPr>
        <w:autoSpaceDE w:val="0"/>
        <w:autoSpaceDN w:val="0"/>
        <w:adjustRightInd w:val="0"/>
        <w:spacing w:after="0"/>
        <w:ind w:left="1440" w:firstLine="720"/>
        <w:rPr>
          <w:ins w:id="3058" w:author="Pragada Venkata Apparao Santhosh" w:date="2021-05-11T14:23:00Z"/>
          <w:rFonts w:eastAsiaTheme="minorHAnsi"/>
        </w:rPr>
      </w:pPr>
      <w:ins w:id="3059" w:author="Pragada Venkata Apparao Santhosh" w:date="2021-05-11T14:23:00Z">
        <w:r w:rsidRPr="00DA4795">
          <w:rPr>
            <w:rFonts w:eastAsiaTheme="minorHAnsi"/>
            <w:i/>
            <w:iCs/>
          </w:rPr>
          <w:t>f</w:t>
        </w:r>
        <w:r w:rsidRPr="00DA4795">
          <w:rPr>
            <w:rFonts w:eastAsiaTheme="minorHAnsi"/>
          </w:rPr>
          <w:t xml:space="preserve">c ≈ 30 / </w:t>
        </w:r>
        <w:proofErr w:type="spellStart"/>
        <w:r w:rsidRPr="00DA4795">
          <w:rPr>
            <w:rFonts w:eastAsiaTheme="minorHAnsi"/>
            <w:i/>
            <w:iCs/>
          </w:rPr>
          <w:t>l</w:t>
        </w:r>
        <w:r w:rsidRPr="00DA4795">
          <w:rPr>
            <w:rFonts w:eastAsiaTheme="minorHAnsi"/>
          </w:rPr>
          <w:t>P</w:t>
        </w:r>
        <w:proofErr w:type="spellEnd"/>
        <w:r w:rsidRPr="00DA4795">
          <w:rPr>
            <w:rFonts w:eastAsiaTheme="minorHAnsi"/>
          </w:rPr>
          <w:t xml:space="preserve"> (2)</w:t>
        </w:r>
      </w:ins>
    </w:p>
    <w:p w14:paraId="276FAC22" w14:textId="77777777" w:rsidR="00566B65" w:rsidRPr="00DA4795" w:rsidRDefault="00566B65" w:rsidP="00566B65">
      <w:pPr>
        <w:autoSpaceDE w:val="0"/>
        <w:autoSpaceDN w:val="0"/>
        <w:adjustRightInd w:val="0"/>
        <w:spacing w:after="0"/>
        <w:ind w:left="1440" w:firstLine="720"/>
        <w:rPr>
          <w:ins w:id="3060" w:author="Pragada Venkata Apparao Santhosh" w:date="2021-05-11T14:23:00Z"/>
          <w:rFonts w:eastAsiaTheme="minorHAnsi"/>
        </w:rPr>
      </w:pPr>
    </w:p>
    <w:p w14:paraId="022B4B6E" w14:textId="77777777" w:rsidR="00566B65" w:rsidRDefault="00566B65" w:rsidP="00566B65">
      <w:pPr>
        <w:autoSpaceDE w:val="0"/>
        <w:autoSpaceDN w:val="0"/>
        <w:adjustRightInd w:val="0"/>
        <w:spacing w:after="0"/>
        <w:ind w:firstLine="720"/>
        <w:rPr>
          <w:ins w:id="3061" w:author="Pragada Venkata Apparao Santhosh" w:date="2021-05-11T14:23:00Z"/>
          <w:rFonts w:eastAsiaTheme="minorHAnsi"/>
        </w:rPr>
      </w:pPr>
      <w:ins w:id="3062" w:author="Pragada Venkata Apparao Santhosh" w:date="2021-05-11T14:23:00Z">
        <w:r w:rsidRPr="00DA4795">
          <w:rPr>
            <w:rFonts w:eastAsiaTheme="minorHAnsi"/>
          </w:rPr>
          <w:t>where</w:t>
        </w:r>
      </w:ins>
    </w:p>
    <w:p w14:paraId="51F95B7B" w14:textId="77777777" w:rsidR="00566B65" w:rsidRPr="00DA4795" w:rsidRDefault="00566B65" w:rsidP="00566B65">
      <w:pPr>
        <w:autoSpaceDE w:val="0"/>
        <w:autoSpaceDN w:val="0"/>
        <w:adjustRightInd w:val="0"/>
        <w:spacing w:after="0"/>
        <w:ind w:firstLine="720"/>
        <w:rPr>
          <w:ins w:id="3063" w:author="Pragada Venkata Apparao Santhosh" w:date="2021-05-11T14:23:00Z"/>
          <w:rFonts w:eastAsiaTheme="minorHAnsi"/>
        </w:rPr>
      </w:pPr>
    </w:p>
    <w:p w14:paraId="66375114" w14:textId="77777777" w:rsidR="00566B65" w:rsidRPr="00DA4795" w:rsidRDefault="00566B65" w:rsidP="00566B65">
      <w:pPr>
        <w:autoSpaceDE w:val="0"/>
        <w:autoSpaceDN w:val="0"/>
        <w:adjustRightInd w:val="0"/>
        <w:spacing w:after="0"/>
        <w:ind w:firstLine="720"/>
        <w:rPr>
          <w:ins w:id="3064" w:author="Pragada Venkata Apparao Santhosh" w:date="2021-05-11T14:23:00Z"/>
          <w:rFonts w:eastAsiaTheme="minorHAnsi"/>
        </w:rPr>
      </w:pPr>
      <w:ins w:id="3065" w:author="Pragada Venkata Apparao Santhosh" w:date="2021-05-11T14:23:00Z">
        <w:r w:rsidRPr="00DA4795">
          <w:rPr>
            <w:rFonts w:eastAsiaTheme="minorHAnsi"/>
            <w:i/>
            <w:iCs/>
          </w:rPr>
          <w:t>f</w:t>
        </w:r>
        <w:r w:rsidRPr="00DA4795">
          <w:rPr>
            <w:rFonts w:eastAsiaTheme="minorHAnsi"/>
          </w:rPr>
          <w:t>c is the frequency in MHz</w:t>
        </w:r>
      </w:ins>
    </w:p>
    <w:p w14:paraId="732E6379" w14:textId="77777777" w:rsidR="00566B65" w:rsidRDefault="00566B65" w:rsidP="00566B65">
      <w:pPr>
        <w:autoSpaceDE w:val="0"/>
        <w:autoSpaceDN w:val="0"/>
        <w:adjustRightInd w:val="0"/>
        <w:spacing w:after="0"/>
        <w:ind w:firstLine="720"/>
        <w:rPr>
          <w:ins w:id="3066" w:author="Pragada Venkata Apparao Santhosh" w:date="2021-05-11T14:23:00Z"/>
          <w:rFonts w:eastAsiaTheme="minorHAnsi"/>
        </w:rPr>
      </w:pPr>
      <w:proofErr w:type="spellStart"/>
      <w:ins w:id="3067" w:author="Pragada Venkata Apparao Santhosh" w:date="2021-05-11T14:23:00Z">
        <w:r w:rsidRPr="00DA4795">
          <w:rPr>
            <w:rFonts w:eastAsiaTheme="minorHAnsi"/>
            <w:i/>
            <w:iCs/>
          </w:rPr>
          <w:t>l</w:t>
        </w:r>
        <w:r w:rsidRPr="00DA4795">
          <w:rPr>
            <w:rFonts w:eastAsiaTheme="minorHAnsi"/>
          </w:rPr>
          <w:t>p</w:t>
        </w:r>
        <w:proofErr w:type="spellEnd"/>
        <w:r w:rsidRPr="00DA4795">
          <w:rPr>
            <w:rFonts w:eastAsiaTheme="minorHAnsi"/>
          </w:rPr>
          <w:t xml:space="preserve"> is the length in m</w:t>
        </w:r>
      </w:ins>
    </w:p>
    <w:p w14:paraId="55AB18C9" w14:textId="77777777" w:rsidR="00566B65" w:rsidRPr="00DA4795" w:rsidRDefault="00566B65" w:rsidP="00566B65">
      <w:pPr>
        <w:autoSpaceDE w:val="0"/>
        <w:autoSpaceDN w:val="0"/>
        <w:adjustRightInd w:val="0"/>
        <w:spacing w:after="0"/>
        <w:ind w:firstLine="720"/>
        <w:rPr>
          <w:ins w:id="3068" w:author="Pragada Venkata Apparao Santhosh" w:date="2021-05-11T14:23:00Z"/>
          <w:rFonts w:eastAsiaTheme="minorHAnsi"/>
        </w:rPr>
      </w:pPr>
    </w:p>
    <w:p w14:paraId="1FE2AC5D" w14:textId="77777777" w:rsidR="00566B65" w:rsidRDefault="00566B65" w:rsidP="00566B65">
      <w:pPr>
        <w:autoSpaceDE w:val="0"/>
        <w:autoSpaceDN w:val="0"/>
        <w:adjustRightInd w:val="0"/>
        <w:spacing w:after="0"/>
        <w:ind w:firstLine="720"/>
        <w:rPr>
          <w:ins w:id="3069" w:author="Pragada Venkata Apparao Santhosh" w:date="2021-05-11T14:23:00Z"/>
          <w:rFonts w:eastAsiaTheme="minorHAnsi"/>
        </w:rPr>
      </w:pPr>
      <w:ins w:id="3070" w:author="Pragada Venkata Apparao Santhosh" w:date="2021-05-11T14:23:00Z">
        <w:r w:rsidRPr="00DA4795">
          <w:rPr>
            <w:rFonts w:eastAsiaTheme="minorHAnsi"/>
          </w:rPr>
          <w:t xml:space="preserve">(This equation is based on </w:t>
        </w:r>
        <w:proofErr w:type="spellStart"/>
        <w:r w:rsidRPr="00DA4795">
          <w:rPr>
            <w:rFonts w:eastAsiaTheme="minorHAnsi"/>
            <w:i/>
            <w:iCs/>
          </w:rPr>
          <w:t>l</w:t>
        </w:r>
        <w:r w:rsidRPr="00DA4795">
          <w:rPr>
            <w:rFonts w:eastAsiaTheme="minorHAnsi"/>
          </w:rPr>
          <w:t>p</w:t>
        </w:r>
        <w:proofErr w:type="spellEnd"/>
        <w:r w:rsidRPr="00DA4795">
          <w:rPr>
            <w:rFonts w:eastAsiaTheme="minorHAnsi"/>
          </w:rPr>
          <w:t xml:space="preserve"> ≤ </w:t>
        </w:r>
        <w:proofErr w:type="spellStart"/>
        <w:r w:rsidRPr="00DA4795">
          <w:rPr>
            <w:rFonts w:eastAsiaTheme="minorHAnsi"/>
          </w:rPr>
          <w:t>λmin</w:t>
        </w:r>
        <w:proofErr w:type="spellEnd"/>
        <w:r w:rsidRPr="00DA4795">
          <w:rPr>
            <w:rFonts w:eastAsiaTheme="minorHAnsi"/>
          </w:rPr>
          <w:t xml:space="preserve"> / 10).</w:t>
        </w:r>
      </w:ins>
    </w:p>
    <w:p w14:paraId="55FB415A" w14:textId="77777777" w:rsidR="00566B65" w:rsidRPr="00DA4795" w:rsidRDefault="00566B65" w:rsidP="00566B65">
      <w:pPr>
        <w:autoSpaceDE w:val="0"/>
        <w:autoSpaceDN w:val="0"/>
        <w:adjustRightInd w:val="0"/>
        <w:spacing w:after="0"/>
        <w:ind w:firstLine="720"/>
        <w:rPr>
          <w:ins w:id="3071" w:author="Pragada Venkata Apparao Santhosh" w:date="2021-05-11T14:23:00Z"/>
          <w:rFonts w:eastAsiaTheme="minorHAnsi"/>
        </w:rPr>
      </w:pPr>
    </w:p>
    <w:p w14:paraId="2307042C" w14:textId="77777777" w:rsidR="00566B65" w:rsidRPr="00DA4795" w:rsidRDefault="00566B65" w:rsidP="00566B65">
      <w:pPr>
        <w:autoSpaceDE w:val="0"/>
        <w:autoSpaceDN w:val="0"/>
        <w:adjustRightInd w:val="0"/>
        <w:spacing w:after="0"/>
        <w:ind w:firstLine="720"/>
        <w:rPr>
          <w:ins w:id="3072" w:author="Pragada Venkata Apparao Santhosh" w:date="2021-05-11T14:23:00Z"/>
          <w:rFonts w:eastAsiaTheme="minorHAnsi"/>
        </w:rPr>
      </w:pPr>
      <w:ins w:id="3073" w:author="Pragada Venkata Apparao Santhosh" w:date="2021-05-11T14:23:00Z">
        <w:r w:rsidRPr="00DA4795">
          <w:rPr>
            <w:rFonts w:eastAsiaTheme="minorHAnsi"/>
          </w:rPr>
          <w:lastRenderedPageBreak/>
          <w:t>To minimize the coupling between power and input/output leads, the space between those</w:t>
        </w:r>
      </w:ins>
    </w:p>
    <w:p w14:paraId="5F37C3BB" w14:textId="77777777" w:rsidR="00566B65" w:rsidRPr="00DA4795" w:rsidRDefault="00566B65" w:rsidP="00566B65">
      <w:pPr>
        <w:autoSpaceDE w:val="0"/>
        <w:autoSpaceDN w:val="0"/>
        <w:adjustRightInd w:val="0"/>
        <w:spacing w:after="0"/>
        <w:ind w:firstLine="720"/>
        <w:rPr>
          <w:ins w:id="3074" w:author="Pragada Venkata Apparao Santhosh" w:date="2021-05-11T14:23:00Z"/>
          <w:rFonts w:eastAsiaTheme="minorHAnsi"/>
        </w:rPr>
      </w:pPr>
      <w:ins w:id="3075" w:author="Pragada Venkata Apparao Santhosh" w:date="2021-05-11T14:23:00Z">
        <w:r w:rsidRPr="00DA4795">
          <w:rPr>
            <w:rFonts w:eastAsiaTheme="minorHAnsi"/>
          </w:rPr>
          <w:t>lead types shall be maximized (≥ 200 mm from or perpendicular to the power supply lines</w:t>
        </w:r>
      </w:ins>
    </w:p>
    <w:p w14:paraId="795CBC2A" w14:textId="77777777" w:rsidR="00566B65" w:rsidRDefault="00566B65" w:rsidP="00566B65">
      <w:pPr>
        <w:autoSpaceDE w:val="0"/>
        <w:autoSpaceDN w:val="0"/>
        <w:adjustRightInd w:val="0"/>
        <w:spacing w:after="0"/>
        <w:ind w:firstLine="720"/>
        <w:rPr>
          <w:ins w:id="3076" w:author="Pragada Venkata Apparao Santhosh" w:date="2021-05-11T14:23:00Z"/>
          <w:rFonts w:eastAsiaTheme="minorHAnsi"/>
        </w:rPr>
      </w:pPr>
      <w:ins w:id="3077" w:author="Pragada Venkata Apparao Santhosh" w:date="2021-05-11T14:23:00Z">
        <w:r w:rsidRPr="00DA4795">
          <w:rPr>
            <w:rFonts w:eastAsiaTheme="minorHAnsi"/>
          </w:rPr>
          <w:t>connecting the AN(s) and the EUT).</w:t>
        </w:r>
      </w:ins>
    </w:p>
    <w:p w14:paraId="75AB924A" w14:textId="77777777" w:rsidR="00566B65" w:rsidRPr="00DA4795" w:rsidRDefault="00566B65" w:rsidP="00566B65">
      <w:pPr>
        <w:autoSpaceDE w:val="0"/>
        <w:autoSpaceDN w:val="0"/>
        <w:adjustRightInd w:val="0"/>
        <w:spacing w:after="0"/>
        <w:ind w:firstLine="720"/>
        <w:rPr>
          <w:ins w:id="3078" w:author="Pragada Venkata Apparao Santhosh" w:date="2021-05-11T14:23:00Z"/>
          <w:rFonts w:eastAsiaTheme="minorHAnsi"/>
        </w:rPr>
      </w:pPr>
    </w:p>
    <w:p w14:paraId="5218049D" w14:textId="77777777" w:rsidR="00566B65" w:rsidRPr="00DA4795" w:rsidRDefault="00566B65" w:rsidP="00566B65">
      <w:pPr>
        <w:autoSpaceDE w:val="0"/>
        <w:autoSpaceDN w:val="0"/>
        <w:adjustRightInd w:val="0"/>
        <w:spacing w:after="0"/>
        <w:ind w:firstLine="720"/>
        <w:rPr>
          <w:ins w:id="3079" w:author="Pragada Venkata Apparao Santhosh" w:date="2021-05-11T14:23:00Z"/>
          <w:rFonts w:eastAsiaTheme="minorHAnsi"/>
        </w:rPr>
      </w:pPr>
      <w:ins w:id="3080" w:author="Pragada Venkata Apparao Santhosh" w:date="2021-05-11T14:23:00Z">
        <w:r w:rsidRPr="00DA4795">
          <w:rPr>
            <w:rFonts w:eastAsiaTheme="minorHAnsi"/>
          </w:rPr>
          <w:t>The total length of the test harness (excluding power lines) shall not exceed 2 m. The wiring</w:t>
        </w:r>
      </w:ins>
    </w:p>
    <w:p w14:paraId="7E75CBE1" w14:textId="77777777" w:rsidR="00566B65" w:rsidRDefault="00566B65" w:rsidP="00566B65">
      <w:pPr>
        <w:autoSpaceDE w:val="0"/>
        <w:autoSpaceDN w:val="0"/>
        <w:adjustRightInd w:val="0"/>
        <w:spacing w:after="0"/>
        <w:ind w:firstLine="720"/>
        <w:rPr>
          <w:ins w:id="3081" w:author="Pragada Venkata Apparao Santhosh" w:date="2021-05-11T14:23:00Z"/>
          <w:rFonts w:eastAsiaTheme="minorHAnsi"/>
        </w:rPr>
      </w:pPr>
      <w:ins w:id="3082" w:author="Pragada Venkata Apparao Santhosh" w:date="2021-05-11T14:23:00Z">
        <w:r w:rsidRPr="00DA4795">
          <w:rPr>
            <w:rFonts w:eastAsiaTheme="minorHAnsi"/>
          </w:rPr>
          <w:t>type is defined by the actual system application and requirement.</w:t>
        </w:r>
      </w:ins>
    </w:p>
    <w:p w14:paraId="081B7692" w14:textId="77777777" w:rsidR="00566B65" w:rsidRPr="00DA4795" w:rsidRDefault="00566B65" w:rsidP="00566B65">
      <w:pPr>
        <w:autoSpaceDE w:val="0"/>
        <w:autoSpaceDN w:val="0"/>
        <w:adjustRightInd w:val="0"/>
        <w:spacing w:after="0"/>
        <w:ind w:firstLine="720"/>
        <w:rPr>
          <w:ins w:id="3083" w:author="Pragada Venkata Apparao Santhosh" w:date="2021-05-11T14:23:00Z"/>
          <w:rFonts w:eastAsiaTheme="minorHAnsi"/>
        </w:rPr>
      </w:pPr>
    </w:p>
    <w:p w14:paraId="20A06E05" w14:textId="77777777" w:rsidR="00566B65" w:rsidRPr="00DA4795" w:rsidRDefault="00566B65" w:rsidP="00566B65">
      <w:pPr>
        <w:autoSpaceDE w:val="0"/>
        <w:autoSpaceDN w:val="0"/>
        <w:adjustRightInd w:val="0"/>
        <w:spacing w:after="0"/>
        <w:ind w:firstLine="720"/>
        <w:rPr>
          <w:ins w:id="3084" w:author="Pragada Venkata Apparao Santhosh" w:date="2021-05-11T14:23:00Z"/>
          <w:rFonts w:eastAsiaTheme="minorHAnsi"/>
        </w:rPr>
      </w:pPr>
      <w:ins w:id="3085" w:author="Pragada Venkata Apparao Santhosh" w:date="2021-05-11T14:23:00Z">
        <w:r w:rsidRPr="00DA4795">
          <w:rPr>
            <w:rFonts w:eastAsiaTheme="minorHAnsi"/>
          </w:rPr>
          <w:t>All leads and cables shall be located at a minimum distance of 100 mm from the edge of the</w:t>
        </w:r>
      </w:ins>
    </w:p>
    <w:p w14:paraId="45A98B62" w14:textId="77777777" w:rsidR="00566B65" w:rsidRDefault="00566B65" w:rsidP="00566B65">
      <w:pPr>
        <w:ind w:firstLine="720"/>
        <w:rPr>
          <w:ins w:id="3086" w:author="Pragada Venkata Apparao Santhosh" w:date="2021-05-11T14:23:00Z"/>
          <w:rFonts w:eastAsiaTheme="minorHAnsi"/>
        </w:rPr>
      </w:pPr>
      <w:ins w:id="3087" w:author="Pragada Venkata Apparao Santhosh" w:date="2021-05-11T14:23:00Z">
        <w:r w:rsidRPr="00DA4795">
          <w:rPr>
            <w:rFonts w:eastAsiaTheme="minorHAnsi"/>
          </w:rPr>
          <w:t>ground plane.</w:t>
        </w:r>
      </w:ins>
    </w:p>
    <w:p w14:paraId="14551914" w14:textId="77777777" w:rsidR="00566B65" w:rsidRPr="00DA4795" w:rsidRDefault="00566B65" w:rsidP="00566B65">
      <w:pPr>
        <w:ind w:firstLine="720"/>
        <w:rPr>
          <w:ins w:id="3088" w:author="Pragada Venkata Apparao Santhosh" w:date="2021-05-11T14:23:00Z"/>
          <w:rFonts w:eastAsiaTheme="minorHAnsi"/>
        </w:rPr>
      </w:pPr>
    </w:p>
    <w:p w14:paraId="1FAFCC04" w14:textId="77777777" w:rsidR="00566B65" w:rsidRDefault="00566B65" w:rsidP="00566B65">
      <w:pPr>
        <w:pStyle w:val="ListParagraph"/>
        <w:numPr>
          <w:ilvl w:val="0"/>
          <w:numId w:val="36"/>
        </w:numPr>
        <w:autoSpaceDE w:val="0"/>
        <w:autoSpaceDN w:val="0"/>
        <w:adjustRightInd w:val="0"/>
        <w:spacing w:after="0"/>
        <w:rPr>
          <w:ins w:id="3089" w:author="Pragada Venkata Apparao Santhosh" w:date="2021-05-11T14:23:00Z"/>
          <w:rFonts w:eastAsiaTheme="minorHAnsi"/>
          <w:b/>
          <w:bCs/>
        </w:rPr>
      </w:pPr>
      <w:ins w:id="3090" w:author="Pragada Venkata Apparao Santhosh" w:date="2021-05-11T14:23:00Z">
        <w:r w:rsidRPr="00F63BDA">
          <w:rPr>
            <w:rFonts w:eastAsiaTheme="minorHAnsi"/>
            <w:b/>
            <w:bCs/>
          </w:rPr>
          <w:t>Location of the load simulator</w:t>
        </w:r>
      </w:ins>
    </w:p>
    <w:p w14:paraId="36326E53" w14:textId="77777777" w:rsidR="00566B65" w:rsidRPr="00F63BDA" w:rsidRDefault="00566B65" w:rsidP="00566B65">
      <w:pPr>
        <w:pStyle w:val="ListParagraph"/>
        <w:autoSpaceDE w:val="0"/>
        <w:autoSpaceDN w:val="0"/>
        <w:adjustRightInd w:val="0"/>
        <w:spacing w:after="0"/>
        <w:rPr>
          <w:ins w:id="3091" w:author="Pragada Venkata Apparao Santhosh" w:date="2021-05-11T14:23:00Z"/>
          <w:rFonts w:eastAsiaTheme="minorHAnsi"/>
          <w:b/>
          <w:bCs/>
        </w:rPr>
      </w:pPr>
    </w:p>
    <w:p w14:paraId="47BF3AD2" w14:textId="77777777" w:rsidR="00566B65" w:rsidRPr="00DA4795" w:rsidRDefault="00566B65" w:rsidP="00566B65">
      <w:pPr>
        <w:autoSpaceDE w:val="0"/>
        <w:autoSpaceDN w:val="0"/>
        <w:adjustRightInd w:val="0"/>
        <w:spacing w:after="0"/>
        <w:ind w:firstLine="720"/>
        <w:rPr>
          <w:ins w:id="3092" w:author="Pragada Venkata Apparao Santhosh" w:date="2021-05-11T14:23:00Z"/>
          <w:rFonts w:eastAsiaTheme="minorHAnsi"/>
        </w:rPr>
      </w:pPr>
      <w:ins w:id="3093" w:author="Pragada Venkata Apparao Santhosh" w:date="2021-05-11T14:23:00Z">
        <w:r w:rsidRPr="00DA4795">
          <w:rPr>
            <w:rFonts w:eastAsiaTheme="minorHAnsi"/>
          </w:rPr>
          <w:t>Preferably, the load simulator shall be placed directly on the ground plane. If the load</w:t>
        </w:r>
      </w:ins>
    </w:p>
    <w:p w14:paraId="0E406DDF" w14:textId="77777777" w:rsidR="00566B65" w:rsidRDefault="00566B65" w:rsidP="00566B65">
      <w:pPr>
        <w:autoSpaceDE w:val="0"/>
        <w:autoSpaceDN w:val="0"/>
        <w:adjustRightInd w:val="0"/>
        <w:spacing w:after="0"/>
        <w:ind w:firstLine="720"/>
        <w:rPr>
          <w:ins w:id="3094" w:author="Pragada Venkata Apparao Santhosh" w:date="2021-05-11T14:23:00Z"/>
          <w:rFonts w:eastAsiaTheme="minorHAnsi"/>
        </w:rPr>
      </w:pPr>
      <w:ins w:id="3095" w:author="Pragada Venkata Apparao Santhosh" w:date="2021-05-11T14:23:00Z">
        <w:r w:rsidRPr="00DA4795">
          <w:rPr>
            <w:rFonts w:eastAsiaTheme="minorHAnsi"/>
          </w:rPr>
          <w:t xml:space="preserve">simulator has a metallic </w:t>
        </w:r>
        <w:proofErr w:type="gramStart"/>
        <w:r w:rsidRPr="00DA4795">
          <w:rPr>
            <w:rFonts w:eastAsiaTheme="minorHAnsi"/>
          </w:rPr>
          <w:t>case,</w:t>
        </w:r>
        <w:proofErr w:type="gramEnd"/>
        <w:r w:rsidRPr="00DA4795">
          <w:rPr>
            <w:rFonts w:eastAsiaTheme="minorHAnsi"/>
          </w:rPr>
          <w:t xml:space="preserve"> this case shall be bonded to the ground plane.</w:t>
        </w:r>
      </w:ins>
    </w:p>
    <w:p w14:paraId="58C3C6D9" w14:textId="77777777" w:rsidR="00566B65" w:rsidRPr="00DA4795" w:rsidRDefault="00566B65" w:rsidP="00566B65">
      <w:pPr>
        <w:autoSpaceDE w:val="0"/>
        <w:autoSpaceDN w:val="0"/>
        <w:adjustRightInd w:val="0"/>
        <w:spacing w:after="0"/>
        <w:ind w:firstLine="720"/>
        <w:rPr>
          <w:ins w:id="3096" w:author="Pragada Venkata Apparao Santhosh" w:date="2021-05-11T14:23:00Z"/>
          <w:rFonts w:eastAsiaTheme="minorHAnsi"/>
        </w:rPr>
      </w:pPr>
    </w:p>
    <w:p w14:paraId="69B04D91" w14:textId="77777777" w:rsidR="00566B65" w:rsidRDefault="00566B65" w:rsidP="00566B65">
      <w:pPr>
        <w:autoSpaceDE w:val="0"/>
        <w:autoSpaceDN w:val="0"/>
        <w:adjustRightInd w:val="0"/>
        <w:spacing w:after="0"/>
        <w:ind w:left="720"/>
        <w:rPr>
          <w:ins w:id="3097" w:author="Pragada Venkata Apparao Santhosh" w:date="2021-05-11T14:23:00Z"/>
          <w:rFonts w:eastAsiaTheme="minorHAnsi"/>
        </w:rPr>
      </w:pPr>
      <w:ins w:id="3098" w:author="Pragada Venkata Apparao Santhosh" w:date="2021-05-11T14:23:00Z">
        <w:r w:rsidRPr="00DA4795">
          <w:rPr>
            <w:rFonts w:eastAsiaTheme="minorHAnsi"/>
          </w:rPr>
          <w:t>NOTE Alternatively, the load simulator may be located adjacent to the ground plane (with the case of the load</w:t>
        </w:r>
        <w:r>
          <w:rPr>
            <w:rFonts w:eastAsiaTheme="minorHAnsi"/>
          </w:rPr>
          <w:t xml:space="preserve"> </w:t>
        </w:r>
        <w:r w:rsidRPr="00DA4795">
          <w:rPr>
            <w:rFonts w:eastAsiaTheme="minorHAnsi"/>
          </w:rPr>
          <w:t>simulator bonded to the ground plane) or outside of the test chamber, provided the test harness from the EUT</w:t>
        </w:r>
        <w:r>
          <w:rPr>
            <w:rFonts w:eastAsiaTheme="minorHAnsi"/>
          </w:rPr>
          <w:t xml:space="preserve"> </w:t>
        </w:r>
        <w:r w:rsidRPr="00DA4795">
          <w:rPr>
            <w:rFonts w:eastAsiaTheme="minorHAnsi"/>
          </w:rPr>
          <w:t xml:space="preserve">passes through an </w:t>
        </w:r>
        <w:r w:rsidRPr="00DA4795">
          <w:rPr>
            <w:rFonts w:eastAsiaTheme="minorHAnsi"/>
            <w:b/>
            <w:bCs/>
          </w:rPr>
          <w:t xml:space="preserve">RF boundary </w:t>
        </w:r>
        <w:r w:rsidRPr="00DA4795">
          <w:rPr>
            <w:rFonts w:eastAsiaTheme="minorHAnsi"/>
          </w:rPr>
          <w:t>bonded to the ground plane.</w:t>
        </w:r>
      </w:ins>
    </w:p>
    <w:p w14:paraId="2B9CB29B" w14:textId="77777777" w:rsidR="00566B65" w:rsidRPr="00DA4795" w:rsidRDefault="00566B65" w:rsidP="00566B65">
      <w:pPr>
        <w:autoSpaceDE w:val="0"/>
        <w:autoSpaceDN w:val="0"/>
        <w:adjustRightInd w:val="0"/>
        <w:spacing w:after="0"/>
        <w:ind w:left="720"/>
        <w:rPr>
          <w:ins w:id="3099" w:author="Pragada Venkata Apparao Santhosh" w:date="2021-05-11T14:23:00Z"/>
          <w:rFonts w:eastAsiaTheme="minorHAnsi"/>
        </w:rPr>
      </w:pPr>
    </w:p>
    <w:p w14:paraId="357CB29C" w14:textId="77777777" w:rsidR="00566B65" w:rsidRPr="00DA4795" w:rsidRDefault="00566B65" w:rsidP="00566B65">
      <w:pPr>
        <w:autoSpaceDE w:val="0"/>
        <w:autoSpaceDN w:val="0"/>
        <w:adjustRightInd w:val="0"/>
        <w:spacing w:after="0"/>
        <w:ind w:firstLine="720"/>
        <w:rPr>
          <w:ins w:id="3100" w:author="Pragada Venkata Apparao Santhosh" w:date="2021-05-11T14:23:00Z"/>
          <w:rFonts w:eastAsiaTheme="minorHAnsi"/>
        </w:rPr>
      </w:pPr>
      <w:ins w:id="3101" w:author="Pragada Venkata Apparao Santhosh" w:date="2021-05-11T14:23:00Z">
        <w:r w:rsidRPr="00DA4795">
          <w:rPr>
            <w:rFonts w:eastAsiaTheme="minorHAnsi"/>
          </w:rPr>
          <w:t xml:space="preserve">When the load simulator is located on the ground plane, the </w:t>
        </w:r>
        <w:proofErr w:type="spellStart"/>
        <w:r w:rsidRPr="00DA4795">
          <w:rPr>
            <w:rFonts w:eastAsiaTheme="minorHAnsi"/>
          </w:rPr>
          <w:t>d.c.</w:t>
        </w:r>
        <w:proofErr w:type="spellEnd"/>
        <w:r w:rsidRPr="00DA4795">
          <w:rPr>
            <w:rFonts w:eastAsiaTheme="minorHAnsi"/>
          </w:rPr>
          <w:t xml:space="preserve"> power supply lines of the</w:t>
        </w:r>
      </w:ins>
    </w:p>
    <w:p w14:paraId="0BDCDD65" w14:textId="77777777" w:rsidR="00566B65" w:rsidRDefault="00566B65" w:rsidP="00566B65">
      <w:pPr>
        <w:ind w:firstLine="720"/>
        <w:rPr>
          <w:ins w:id="3102" w:author="Pragada Venkata Apparao Santhosh" w:date="2021-05-11T14:23:00Z"/>
          <w:rFonts w:eastAsiaTheme="minorHAnsi"/>
        </w:rPr>
      </w:pPr>
      <w:ins w:id="3103" w:author="Pragada Venkata Apparao Santhosh" w:date="2021-05-11T14:23:00Z">
        <w:r w:rsidRPr="00DA4795">
          <w:rPr>
            <w:rFonts w:eastAsiaTheme="minorHAnsi"/>
          </w:rPr>
          <w:t>load simulator shall be connected directly to the power supply and not through the AN(s).</w:t>
        </w:r>
      </w:ins>
    </w:p>
    <w:p w14:paraId="3326338C" w14:textId="77777777" w:rsidR="00566B65" w:rsidRPr="00DA4795" w:rsidRDefault="00566B65" w:rsidP="00566B65">
      <w:pPr>
        <w:ind w:firstLine="720"/>
        <w:rPr>
          <w:ins w:id="3104" w:author="Pragada Venkata Apparao Santhosh" w:date="2021-05-11T14:23:00Z"/>
          <w:rFonts w:eastAsiaTheme="minorHAnsi"/>
        </w:rPr>
      </w:pPr>
    </w:p>
    <w:p w14:paraId="5B94631D" w14:textId="77777777" w:rsidR="00566B65" w:rsidRDefault="00566B65" w:rsidP="00566B65">
      <w:pPr>
        <w:autoSpaceDE w:val="0"/>
        <w:autoSpaceDN w:val="0"/>
        <w:adjustRightInd w:val="0"/>
        <w:spacing w:after="0"/>
        <w:rPr>
          <w:ins w:id="3105" w:author="Pragada Venkata Apparao Santhosh" w:date="2021-05-11T14:23:00Z"/>
          <w:rFonts w:eastAsiaTheme="minorHAnsi"/>
          <w:b/>
          <w:bCs/>
        </w:rPr>
      </w:pPr>
      <w:ins w:id="3106" w:author="Pragada Venkata Apparao Santhosh" w:date="2021-05-11T14:23:00Z">
        <w:r w:rsidRPr="00DA4795">
          <w:rPr>
            <w:rFonts w:eastAsiaTheme="minorHAnsi"/>
            <w:b/>
            <w:bCs/>
          </w:rPr>
          <w:t>Test procedure</w:t>
        </w:r>
      </w:ins>
    </w:p>
    <w:p w14:paraId="66AB46E5" w14:textId="77777777" w:rsidR="00566B65" w:rsidRPr="00DA4795" w:rsidRDefault="00566B65" w:rsidP="00566B65">
      <w:pPr>
        <w:autoSpaceDE w:val="0"/>
        <w:autoSpaceDN w:val="0"/>
        <w:adjustRightInd w:val="0"/>
        <w:spacing w:after="0"/>
        <w:rPr>
          <w:ins w:id="3107" w:author="Pragada Venkata Apparao Santhosh" w:date="2021-05-11T14:23:00Z"/>
          <w:rFonts w:eastAsiaTheme="minorHAnsi"/>
          <w:b/>
          <w:bCs/>
        </w:rPr>
      </w:pPr>
    </w:p>
    <w:p w14:paraId="53CBA697" w14:textId="77777777" w:rsidR="00566B65" w:rsidRPr="00DA4795" w:rsidRDefault="00566B65" w:rsidP="00566B65">
      <w:pPr>
        <w:autoSpaceDE w:val="0"/>
        <w:autoSpaceDN w:val="0"/>
        <w:adjustRightInd w:val="0"/>
        <w:spacing w:after="0"/>
        <w:rPr>
          <w:ins w:id="3108" w:author="Pragada Venkata Apparao Santhosh" w:date="2021-05-11T14:23:00Z"/>
          <w:rFonts w:eastAsiaTheme="minorHAnsi"/>
        </w:rPr>
      </w:pPr>
      <w:ins w:id="3109" w:author="Pragada Venkata Apparao Santhosh" w:date="2021-05-11T14:23:00Z">
        <w:r w:rsidRPr="00DA4795">
          <w:rPr>
            <w:rFonts w:eastAsiaTheme="minorHAnsi"/>
          </w:rPr>
          <w:t>The general arrangement of the disturbance source (EUT), connecting harnesses, etc.</w:t>
        </w:r>
      </w:ins>
    </w:p>
    <w:p w14:paraId="46C2E22C" w14:textId="77777777" w:rsidR="00566B65" w:rsidRPr="00DA4795" w:rsidRDefault="00566B65" w:rsidP="00566B65">
      <w:pPr>
        <w:autoSpaceDE w:val="0"/>
        <w:autoSpaceDN w:val="0"/>
        <w:adjustRightInd w:val="0"/>
        <w:spacing w:after="0"/>
        <w:rPr>
          <w:ins w:id="3110" w:author="Pragada Venkata Apparao Santhosh" w:date="2021-05-11T14:23:00Z"/>
          <w:rFonts w:eastAsiaTheme="minorHAnsi"/>
        </w:rPr>
      </w:pPr>
      <w:ins w:id="3111" w:author="Pragada Venkata Apparao Santhosh" w:date="2021-05-11T14:23:00Z">
        <w:r w:rsidRPr="00DA4795">
          <w:rPr>
            <w:rFonts w:eastAsiaTheme="minorHAnsi"/>
          </w:rPr>
          <w:t xml:space="preserve">represents a </w:t>
        </w:r>
        <w:proofErr w:type="spellStart"/>
        <w:r w:rsidRPr="00DA4795">
          <w:rPr>
            <w:rFonts w:eastAsiaTheme="minorHAnsi"/>
          </w:rPr>
          <w:t>standardised</w:t>
        </w:r>
        <w:proofErr w:type="spellEnd"/>
        <w:r w:rsidRPr="00DA4795">
          <w:rPr>
            <w:rFonts w:eastAsiaTheme="minorHAnsi"/>
          </w:rPr>
          <w:t xml:space="preserve"> test condition. Any deviations from the standard test harness</w:t>
        </w:r>
      </w:ins>
    </w:p>
    <w:p w14:paraId="3D6B7A5E" w14:textId="77777777" w:rsidR="00566B65" w:rsidRPr="00DA4795" w:rsidRDefault="00566B65" w:rsidP="00566B65">
      <w:pPr>
        <w:rPr>
          <w:ins w:id="3112" w:author="Pragada Venkata Apparao Santhosh" w:date="2021-05-11T14:23:00Z"/>
          <w:rFonts w:eastAsiaTheme="minorHAnsi"/>
        </w:rPr>
      </w:pPr>
      <w:ins w:id="3113" w:author="Pragada Venkata Apparao Santhosh" w:date="2021-05-11T14:23:00Z">
        <w:r w:rsidRPr="00DA4795">
          <w:rPr>
            <w:rFonts w:eastAsiaTheme="minorHAnsi"/>
          </w:rPr>
          <w:t>length, etc. shall be agreed upon prior to testing and recorded in the test report.</w:t>
        </w:r>
      </w:ins>
    </w:p>
    <w:p w14:paraId="5F422D75" w14:textId="77777777" w:rsidR="00566B65" w:rsidRDefault="00566B65" w:rsidP="00566B65">
      <w:pPr>
        <w:autoSpaceDE w:val="0"/>
        <w:autoSpaceDN w:val="0"/>
        <w:adjustRightInd w:val="0"/>
        <w:spacing w:after="0"/>
        <w:rPr>
          <w:ins w:id="3114" w:author="Pragada Venkata Apparao Santhosh" w:date="2021-05-11T14:23:00Z"/>
          <w:rFonts w:eastAsiaTheme="minorHAnsi"/>
        </w:rPr>
      </w:pPr>
      <w:ins w:id="3115" w:author="Pragada Venkata Apparao Santhosh" w:date="2021-05-11T14:23:00Z">
        <w:r w:rsidRPr="00DA4795">
          <w:rPr>
            <w:rFonts w:eastAsiaTheme="minorHAnsi"/>
          </w:rPr>
          <w:t>The EUT shall be made to operate under typical loading and oth</w:t>
        </w:r>
        <w:r>
          <w:rPr>
            <w:rFonts w:eastAsiaTheme="minorHAnsi"/>
          </w:rPr>
          <w:t xml:space="preserve">er conditions as in the vehicle </w:t>
        </w:r>
        <w:r w:rsidRPr="00DA4795">
          <w:rPr>
            <w:rFonts w:eastAsiaTheme="minorHAnsi"/>
          </w:rPr>
          <w:t>such that the maximum emission state occurs. These operating conditions must be clearly</w:t>
        </w:r>
        <w:r>
          <w:rPr>
            <w:rFonts w:eastAsiaTheme="minorHAnsi"/>
          </w:rPr>
          <w:t xml:space="preserve"> </w:t>
        </w:r>
        <w:r w:rsidRPr="00DA4795">
          <w:rPr>
            <w:rFonts w:eastAsiaTheme="minorHAnsi"/>
          </w:rPr>
          <w:t>defined in the test plan to ensure supplier and customer perform identical tests.</w:t>
        </w:r>
      </w:ins>
    </w:p>
    <w:p w14:paraId="08D6BC05" w14:textId="77777777" w:rsidR="00566B65" w:rsidRPr="00DA4795" w:rsidRDefault="00566B65" w:rsidP="00566B65">
      <w:pPr>
        <w:autoSpaceDE w:val="0"/>
        <w:autoSpaceDN w:val="0"/>
        <w:adjustRightInd w:val="0"/>
        <w:spacing w:after="0"/>
        <w:rPr>
          <w:ins w:id="3116" w:author="Pragada Venkata Apparao Santhosh" w:date="2021-05-11T14:23:00Z"/>
          <w:rFonts w:eastAsiaTheme="minorHAnsi"/>
        </w:rPr>
      </w:pPr>
    </w:p>
    <w:p w14:paraId="30F7CF7A" w14:textId="77777777" w:rsidR="00566B65" w:rsidRPr="00DA4795" w:rsidRDefault="00566B65" w:rsidP="00566B65">
      <w:pPr>
        <w:autoSpaceDE w:val="0"/>
        <w:autoSpaceDN w:val="0"/>
        <w:adjustRightInd w:val="0"/>
        <w:spacing w:after="0"/>
        <w:rPr>
          <w:ins w:id="3117" w:author="Pragada Venkata Apparao Santhosh" w:date="2021-05-11T14:23:00Z"/>
          <w:rFonts w:eastAsiaTheme="minorHAnsi"/>
        </w:rPr>
      </w:pPr>
      <w:ins w:id="3118" w:author="Pragada Venkata Apparao Santhosh" w:date="2021-05-11T14:23:00Z">
        <w:r w:rsidRPr="00DA4795">
          <w:rPr>
            <w:rFonts w:eastAsiaTheme="minorHAnsi"/>
          </w:rPr>
          <w:t>– For EUT remotely grounded (vehicle power return line longer than 200 mm), the voltage</w:t>
        </w:r>
      </w:ins>
    </w:p>
    <w:p w14:paraId="2DDF55FC" w14:textId="77777777" w:rsidR="00566B65" w:rsidRPr="00DA4795" w:rsidRDefault="00566B65" w:rsidP="00566B65">
      <w:pPr>
        <w:autoSpaceDE w:val="0"/>
        <w:autoSpaceDN w:val="0"/>
        <w:adjustRightInd w:val="0"/>
        <w:spacing w:after="0"/>
        <w:rPr>
          <w:ins w:id="3119" w:author="Pragada Venkata Apparao Santhosh" w:date="2021-05-11T14:23:00Z"/>
          <w:rFonts w:eastAsiaTheme="minorHAnsi"/>
        </w:rPr>
      </w:pPr>
      <w:ins w:id="3120" w:author="Pragada Venkata Apparao Santhosh" w:date="2021-05-11T14:23:00Z">
        <w:r>
          <w:rPr>
            <w:rFonts w:eastAsiaTheme="minorHAnsi"/>
          </w:rPr>
          <w:t xml:space="preserve">   </w:t>
        </w:r>
        <w:r w:rsidRPr="00DA4795">
          <w:rPr>
            <w:rFonts w:eastAsiaTheme="minorHAnsi"/>
          </w:rPr>
          <w:t>measurements shall be made on each lead (supply and return) relative to the ground</w:t>
        </w:r>
      </w:ins>
    </w:p>
    <w:p w14:paraId="6BF27624" w14:textId="77777777" w:rsidR="00566B65" w:rsidRDefault="00566B65" w:rsidP="00566B65">
      <w:pPr>
        <w:autoSpaceDE w:val="0"/>
        <w:autoSpaceDN w:val="0"/>
        <w:adjustRightInd w:val="0"/>
        <w:spacing w:after="0"/>
        <w:rPr>
          <w:ins w:id="3121" w:author="Pragada Venkata Apparao Santhosh" w:date="2021-05-11T14:23:00Z"/>
          <w:rFonts w:eastAsiaTheme="minorHAnsi"/>
        </w:rPr>
      </w:pPr>
      <w:ins w:id="3122" w:author="Pragada Venkata Apparao Santhosh" w:date="2021-05-11T14:23:00Z">
        <w:r>
          <w:rPr>
            <w:rFonts w:eastAsiaTheme="minorHAnsi"/>
          </w:rPr>
          <w:t xml:space="preserve">   </w:t>
        </w:r>
        <w:r w:rsidRPr="00DA4795">
          <w:rPr>
            <w:rFonts w:eastAsiaTheme="minorHAnsi"/>
          </w:rPr>
          <w:t>plane.</w:t>
        </w:r>
      </w:ins>
    </w:p>
    <w:p w14:paraId="4FAB3BDD" w14:textId="77777777" w:rsidR="00566B65" w:rsidRPr="00DA4795" w:rsidRDefault="00566B65" w:rsidP="00566B65">
      <w:pPr>
        <w:autoSpaceDE w:val="0"/>
        <w:autoSpaceDN w:val="0"/>
        <w:adjustRightInd w:val="0"/>
        <w:spacing w:after="0"/>
        <w:rPr>
          <w:ins w:id="3123" w:author="Pragada Venkata Apparao Santhosh" w:date="2021-05-11T14:23:00Z"/>
          <w:rFonts w:eastAsiaTheme="minorHAnsi"/>
        </w:rPr>
      </w:pPr>
    </w:p>
    <w:p w14:paraId="77245FA1" w14:textId="77777777" w:rsidR="00566B65" w:rsidRPr="00DA4795" w:rsidRDefault="00566B65" w:rsidP="00566B65">
      <w:pPr>
        <w:autoSpaceDE w:val="0"/>
        <w:autoSpaceDN w:val="0"/>
        <w:adjustRightInd w:val="0"/>
        <w:spacing w:after="0"/>
        <w:rPr>
          <w:ins w:id="3124" w:author="Pragada Venkata Apparao Santhosh" w:date="2021-05-11T14:23:00Z"/>
          <w:rFonts w:eastAsiaTheme="minorHAnsi"/>
        </w:rPr>
      </w:pPr>
      <w:ins w:id="3125" w:author="Pragada Venkata Apparao Santhosh" w:date="2021-05-11T14:23:00Z">
        <w:r w:rsidRPr="00DA4795">
          <w:rPr>
            <w:rFonts w:eastAsiaTheme="minorHAnsi"/>
          </w:rPr>
          <w:t>– For EUT locally grounded (vehicle power return line 200 mm or shorter), voltage measurements</w:t>
        </w:r>
      </w:ins>
    </w:p>
    <w:p w14:paraId="4975953B" w14:textId="77777777" w:rsidR="00566B65" w:rsidRDefault="00566B65" w:rsidP="00566B65">
      <w:pPr>
        <w:autoSpaceDE w:val="0"/>
        <w:autoSpaceDN w:val="0"/>
        <w:adjustRightInd w:val="0"/>
        <w:spacing w:after="0"/>
        <w:rPr>
          <w:ins w:id="3126" w:author="Pragada Venkata Apparao Santhosh" w:date="2021-05-11T14:23:00Z"/>
          <w:rFonts w:eastAsiaTheme="minorHAnsi"/>
        </w:rPr>
      </w:pPr>
      <w:ins w:id="3127" w:author="Pragada Venkata Apparao Santhosh" w:date="2021-05-11T14:23:00Z">
        <w:r>
          <w:rPr>
            <w:rFonts w:eastAsiaTheme="minorHAnsi"/>
          </w:rPr>
          <w:t xml:space="preserve">   </w:t>
        </w:r>
        <w:r w:rsidRPr="00DA4795">
          <w:rPr>
            <w:rFonts w:eastAsiaTheme="minorHAnsi"/>
          </w:rPr>
          <w:t>on power supply leads shall be made relative to the ground plane.</w:t>
        </w:r>
      </w:ins>
    </w:p>
    <w:p w14:paraId="3EEAC815" w14:textId="77777777" w:rsidR="00566B65" w:rsidRPr="00DA4795" w:rsidRDefault="00566B65" w:rsidP="00566B65">
      <w:pPr>
        <w:autoSpaceDE w:val="0"/>
        <w:autoSpaceDN w:val="0"/>
        <w:adjustRightInd w:val="0"/>
        <w:spacing w:after="0"/>
        <w:rPr>
          <w:ins w:id="3128" w:author="Pragada Venkata Apparao Santhosh" w:date="2021-05-11T14:23:00Z"/>
          <w:rFonts w:eastAsiaTheme="minorHAnsi"/>
        </w:rPr>
      </w:pPr>
    </w:p>
    <w:p w14:paraId="500AAAB0" w14:textId="77777777" w:rsidR="00566B65" w:rsidRPr="00DA4795" w:rsidRDefault="00566B65" w:rsidP="00566B65">
      <w:pPr>
        <w:autoSpaceDE w:val="0"/>
        <w:autoSpaceDN w:val="0"/>
        <w:adjustRightInd w:val="0"/>
        <w:spacing w:after="0"/>
        <w:rPr>
          <w:ins w:id="3129" w:author="Pragada Venkata Apparao Santhosh" w:date="2021-05-11T14:23:00Z"/>
          <w:rFonts w:eastAsiaTheme="minorHAnsi"/>
        </w:rPr>
      </w:pPr>
      <w:ins w:id="3130" w:author="Pragada Venkata Apparao Santhosh" w:date="2021-05-11T14:23:00Z">
        <w:r w:rsidRPr="00DA4795">
          <w:rPr>
            <w:rFonts w:eastAsiaTheme="minorHAnsi"/>
          </w:rPr>
          <w:t>– Generators/alternators shall be loaded with a battery and parallel resistor combination,</w:t>
        </w:r>
      </w:ins>
    </w:p>
    <w:p w14:paraId="444312B4" w14:textId="77777777" w:rsidR="00566B65" w:rsidRPr="00DA4795" w:rsidRDefault="00566B65" w:rsidP="00566B65">
      <w:pPr>
        <w:autoSpaceDE w:val="0"/>
        <w:autoSpaceDN w:val="0"/>
        <w:adjustRightInd w:val="0"/>
        <w:spacing w:after="0"/>
        <w:rPr>
          <w:ins w:id="3131" w:author="Pragada Venkata Apparao Santhosh" w:date="2021-05-11T14:23:00Z"/>
          <w:rFonts w:eastAsiaTheme="minorHAnsi"/>
        </w:rPr>
      </w:pPr>
      <w:ins w:id="3132" w:author="Pragada Venkata Apparao Santhosh" w:date="2021-05-11T14:23:00Z">
        <w:r>
          <w:rPr>
            <w:rFonts w:eastAsiaTheme="minorHAnsi"/>
          </w:rPr>
          <w:t xml:space="preserve">   </w:t>
        </w:r>
        <w:r w:rsidRPr="00DA4795">
          <w:rPr>
            <w:rFonts w:eastAsiaTheme="minorHAnsi"/>
          </w:rPr>
          <w:t>and connected to the artificial network in the manner shown in Figure 8. The load current,</w:t>
        </w:r>
      </w:ins>
    </w:p>
    <w:p w14:paraId="5C316B64" w14:textId="77777777" w:rsidR="00566B65" w:rsidRDefault="00566B65" w:rsidP="00566B65">
      <w:pPr>
        <w:autoSpaceDE w:val="0"/>
        <w:autoSpaceDN w:val="0"/>
        <w:adjustRightInd w:val="0"/>
        <w:spacing w:after="0"/>
        <w:rPr>
          <w:ins w:id="3133" w:author="Pragada Venkata Apparao Santhosh" w:date="2021-05-11T14:23:00Z"/>
          <w:rFonts w:eastAsiaTheme="minorHAnsi"/>
        </w:rPr>
      </w:pPr>
      <w:ins w:id="3134" w:author="Pragada Venkata Apparao Santhosh" w:date="2021-05-11T14:23:00Z">
        <w:r>
          <w:rPr>
            <w:rFonts w:eastAsiaTheme="minorHAnsi"/>
          </w:rPr>
          <w:t xml:space="preserve">   </w:t>
        </w:r>
        <w:r w:rsidRPr="00DA4795">
          <w:rPr>
            <w:rFonts w:eastAsiaTheme="minorHAnsi"/>
          </w:rPr>
          <w:t>operating speed, harness length and other conditions shall be defined in the test plan.</w:t>
        </w:r>
      </w:ins>
    </w:p>
    <w:p w14:paraId="6EF1B9A9" w14:textId="77777777" w:rsidR="00566B65" w:rsidRPr="00DA4795" w:rsidRDefault="00566B65" w:rsidP="00566B65">
      <w:pPr>
        <w:autoSpaceDE w:val="0"/>
        <w:autoSpaceDN w:val="0"/>
        <w:adjustRightInd w:val="0"/>
        <w:spacing w:after="0"/>
        <w:rPr>
          <w:ins w:id="3135" w:author="Pragada Venkata Apparao Santhosh" w:date="2021-05-11T14:23:00Z"/>
          <w:rFonts w:eastAsiaTheme="minorHAnsi"/>
        </w:rPr>
      </w:pPr>
    </w:p>
    <w:p w14:paraId="4A6C7C88" w14:textId="77777777" w:rsidR="00566B65" w:rsidRPr="00DA4795" w:rsidRDefault="00566B65" w:rsidP="00566B65">
      <w:pPr>
        <w:autoSpaceDE w:val="0"/>
        <w:autoSpaceDN w:val="0"/>
        <w:adjustRightInd w:val="0"/>
        <w:spacing w:after="0"/>
        <w:rPr>
          <w:ins w:id="3136" w:author="Pragada Venkata Apparao Santhosh" w:date="2021-05-11T14:23:00Z"/>
          <w:rFonts w:eastAsiaTheme="minorHAnsi"/>
        </w:rPr>
      </w:pPr>
      <w:ins w:id="3137" w:author="Pragada Venkata Apparao Santhosh" w:date="2021-05-11T14:23:00Z">
        <w:r w:rsidRPr="00DA4795">
          <w:rPr>
            <w:rFonts w:eastAsiaTheme="minorHAnsi"/>
          </w:rPr>
          <w:t>The conducted emissions on power lines are measured successively on positive power supply</w:t>
        </w:r>
      </w:ins>
    </w:p>
    <w:p w14:paraId="3EF25C3A" w14:textId="77777777" w:rsidR="00566B65" w:rsidRDefault="00566B65" w:rsidP="00566B65">
      <w:pPr>
        <w:autoSpaceDE w:val="0"/>
        <w:autoSpaceDN w:val="0"/>
        <w:adjustRightInd w:val="0"/>
        <w:spacing w:after="0"/>
        <w:rPr>
          <w:ins w:id="3138" w:author="Pragada Venkata Apparao Santhosh" w:date="2021-05-11T14:23:00Z"/>
          <w:rFonts w:eastAsiaTheme="minorHAnsi"/>
        </w:rPr>
      </w:pPr>
      <w:ins w:id="3139" w:author="Pragada Venkata Apparao Santhosh" w:date="2021-05-11T14:23:00Z">
        <w:r w:rsidRPr="00DA4795">
          <w:rPr>
            <w:rFonts w:eastAsiaTheme="minorHAnsi"/>
          </w:rPr>
          <w:t>and power return by connecting the measuring instrume</w:t>
        </w:r>
        <w:r>
          <w:rPr>
            <w:rFonts w:eastAsiaTheme="minorHAnsi"/>
          </w:rPr>
          <w:t xml:space="preserve">nt on the measuring port of the </w:t>
        </w:r>
        <w:r w:rsidRPr="00DA4795">
          <w:rPr>
            <w:rFonts w:eastAsiaTheme="minorHAnsi"/>
          </w:rPr>
          <w:t>related AN, the measuring port of the AN in the other suppl</w:t>
        </w:r>
        <w:r>
          <w:rPr>
            <w:rFonts w:eastAsiaTheme="minorHAnsi"/>
          </w:rPr>
          <w:t xml:space="preserve">y lines being terminated with a </w:t>
        </w:r>
        <w:r w:rsidRPr="00DA4795">
          <w:rPr>
            <w:rFonts w:eastAsiaTheme="minorHAnsi"/>
          </w:rPr>
          <w:t>50 Ω load.</w:t>
        </w:r>
      </w:ins>
    </w:p>
    <w:p w14:paraId="72C8E958" w14:textId="77777777" w:rsidR="00566B65" w:rsidRPr="00DA4795" w:rsidRDefault="00566B65" w:rsidP="00566B65">
      <w:pPr>
        <w:autoSpaceDE w:val="0"/>
        <w:autoSpaceDN w:val="0"/>
        <w:adjustRightInd w:val="0"/>
        <w:spacing w:after="0"/>
        <w:rPr>
          <w:ins w:id="3140" w:author="Pragada Venkata Apparao Santhosh" w:date="2021-05-11T14:23:00Z"/>
          <w:rFonts w:eastAsiaTheme="minorHAnsi"/>
        </w:rPr>
      </w:pPr>
    </w:p>
    <w:p w14:paraId="20ACD1BA" w14:textId="77777777" w:rsidR="00566B65" w:rsidRDefault="00566B65" w:rsidP="00566B65">
      <w:pPr>
        <w:autoSpaceDE w:val="0"/>
        <w:autoSpaceDN w:val="0"/>
        <w:adjustRightInd w:val="0"/>
        <w:spacing w:after="0"/>
        <w:rPr>
          <w:ins w:id="3141" w:author="Pragada Venkata Apparao Santhosh" w:date="2021-05-11T14:23:00Z"/>
          <w:rFonts w:eastAsiaTheme="minorHAnsi"/>
        </w:rPr>
      </w:pPr>
      <w:ins w:id="3142" w:author="Pragada Venkata Apparao Santhosh" w:date="2021-05-11T14:23:00Z">
        <w:r w:rsidRPr="00DA4795">
          <w:rPr>
            <w:rFonts w:eastAsiaTheme="minorHAnsi"/>
          </w:rPr>
          <w:t xml:space="preserve">NOTE </w:t>
        </w:r>
        <w:proofErr w:type="gramStart"/>
        <w:r w:rsidRPr="00DA4795">
          <w:rPr>
            <w:rFonts w:eastAsiaTheme="minorHAnsi"/>
          </w:rPr>
          <w:t>For</w:t>
        </w:r>
        <w:proofErr w:type="gramEnd"/>
        <w:r w:rsidRPr="00DA4795">
          <w:rPr>
            <w:rFonts w:eastAsiaTheme="minorHAnsi"/>
          </w:rPr>
          <w:t xml:space="preserve"> EUT's with multiple positive power supply connections and/or multipl</w:t>
        </w:r>
        <w:r>
          <w:rPr>
            <w:rFonts w:eastAsiaTheme="minorHAnsi"/>
          </w:rPr>
          <w:t xml:space="preserve">e power return connections, the </w:t>
        </w:r>
        <w:r w:rsidRPr="00DA4795">
          <w:rPr>
            <w:rFonts w:eastAsiaTheme="minorHAnsi"/>
          </w:rPr>
          <w:t>measurements (on power supply and on power return) may be performed with al</w:t>
        </w:r>
        <w:r>
          <w:rPr>
            <w:rFonts w:eastAsiaTheme="minorHAnsi"/>
          </w:rPr>
          <w:t xml:space="preserve">l power supply connections tied </w:t>
        </w:r>
        <w:r w:rsidRPr="00DA4795">
          <w:rPr>
            <w:rFonts w:eastAsiaTheme="minorHAnsi"/>
          </w:rPr>
          <w:t>together at the AN and all power return connections tied together at the other AN.</w:t>
        </w:r>
      </w:ins>
    </w:p>
    <w:p w14:paraId="20F690AF" w14:textId="77777777" w:rsidR="00566B65" w:rsidRPr="00DA4795" w:rsidRDefault="00566B65" w:rsidP="00566B65">
      <w:pPr>
        <w:autoSpaceDE w:val="0"/>
        <w:autoSpaceDN w:val="0"/>
        <w:adjustRightInd w:val="0"/>
        <w:spacing w:after="0"/>
        <w:rPr>
          <w:ins w:id="3143" w:author="Pragada Venkata Apparao Santhosh" w:date="2021-05-11T14:23:00Z"/>
          <w:rFonts w:eastAsiaTheme="minorHAnsi"/>
        </w:rPr>
      </w:pPr>
    </w:p>
    <w:p w14:paraId="2E194153" w14:textId="77777777" w:rsidR="00566B65" w:rsidRDefault="00566B65" w:rsidP="00566B65">
      <w:pPr>
        <w:autoSpaceDE w:val="0"/>
        <w:autoSpaceDN w:val="0"/>
        <w:adjustRightInd w:val="0"/>
        <w:spacing w:after="0"/>
        <w:rPr>
          <w:ins w:id="3144" w:author="Pragada Venkata Apparao Santhosh" w:date="2021-05-11T14:23:00Z"/>
          <w:rFonts w:eastAsiaTheme="minorHAnsi"/>
        </w:rPr>
      </w:pPr>
      <w:ins w:id="3145" w:author="Pragada Venkata Apparao Santhosh" w:date="2021-05-11T14:23:00Z">
        <w:r w:rsidRPr="00DA4795">
          <w:rPr>
            <w:rFonts w:eastAsiaTheme="minorHAnsi"/>
          </w:rPr>
          <w:t>The configuration shall be defined in the test plan.</w:t>
        </w:r>
      </w:ins>
    </w:p>
    <w:p w14:paraId="19EBC607" w14:textId="77777777" w:rsidR="00566B65" w:rsidRPr="00DA4795" w:rsidRDefault="00566B65" w:rsidP="00566B65">
      <w:pPr>
        <w:autoSpaceDE w:val="0"/>
        <w:autoSpaceDN w:val="0"/>
        <w:adjustRightInd w:val="0"/>
        <w:spacing w:after="0"/>
        <w:rPr>
          <w:ins w:id="3146" w:author="Pragada Venkata Apparao Santhosh" w:date="2021-05-11T14:23:00Z"/>
          <w:rFonts w:eastAsiaTheme="minorHAnsi"/>
        </w:rPr>
      </w:pPr>
    </w:p>
    <w:p w14:paraId="0518A8DA" w14:textId="77777777" w:rsidR="00566B65" w:rsidRPr="00DA4795" w:rsidRDefault="00566B65" w:rsidP="00566B65">
      <w:pPr>
        <w:autoSpaceDE w:val="0"/>
        <w:autoSpaceDN w:val="0"/>
        <w:adjustRightInd w:val="0"/>
        <w:spacing w:after="0"/>
        <w:rPr>
          <w:ins w:id="3147" w:author="Pragada Venkata Apparao Santhosh" w:date="2021-05-11T14:23:00Z"/>
          <w:rFonts w:eastAsiaTheme="minorHAnsi"/>
        </w:rPr>
      </w:pPr>
      <w:ins w:id="3148" w:author="Pragada Venkata Apparao Santhosh" w:date="2021-05-11T14:23:00Z">
        <w:r w:rsidRPr="00DA4795">
          <w:rPr>
            <w:rFonts w:eastAsiaTheme="minorHAnsi"/>
          </w:rPr>
          <w:lastRenderedPageBreak/>
          <w:t>For voltage measurements, the arrangement of the EUT and measuring equipment shall be as</w:t>
        </w:r>
      </w:ins>
    </w:p>
    <w:p w14:paraId="1E12706A" w14:textId="77777777" w:rsidR="00566B65" w:rsidRPr="00DA4795" w:rsidRDefault="00566B65" w:rsidP="00566B65">
      <w:pPr>
        <w:rPr>
          <w:ins w:id="3149" w:author="Pragada Venkata Apparao Santhosh" w:date="2021-05-11T14:23:00Z"/>
          <w:rFonts w:eastAsiaTheme="minorHAnsi"/>
        </w:rPr>
      </w:pPr>
      <w:ins w:id="3150" w:author="Pragada Venkata Apparao Santhosh" w:date="2021-05-11T14:23:00Z">
        <w:r w:rsidRPr="00DA4795">
          <w:rPr>
            <w:rFonts w:eastAsiaTheme="minorHAnsi"/>
          </w:rPr>
          <w:t xml:space="preserve">shown in </w:t>
        </w:r>
        <w:proofErr w:type="gramStart"/>
        <w:r w:rsidRPr="00DA4795">
          <w:rPr>
            <w:rFonts w:eastAsiaTheme="minorHAnsi"/>
          </w:rPr>
          <w:t>Figures ,</w:t>
        </w:r>
        <w:proofErr w:type="gramEnd"/>
        <w:r w:rsidRPr="00DA4795">
          <w:rPr>
            <w:rFonts w:eastAsiaTheme="minorHAnsi"/>
          </w:rPr>
          <w:t xml:space="preserve"> 6, 7 8 and 9 depending on the intended EUT installation in the vehicle.</w:t>
        </w:r>
      </w:ins>
    </w:p>
    <w:p w14:paraId="446F5558" w14:textId="77777777" w:rsidR="00566B65" w:rsidRPr="00DA4795" w:rsidRDefault="00566B65" w:rsidP="00566B65">
      <w:pPr>
        <w:rPr>
          <w:ins w:id="3151" w:author="Pragada Venkata Apparao Santhosh" w:date="2021-05-11T14:23:00Z"/>
        </w:rPr>
      </w:pPr>
      <w:ins w:id="3152" w:author="Pragada Venkata Apparao Santhosh" w:date="2021-05-11T14:23:00Z">
        <w:r w:rsidRPr="00DA4795">
          <w:rPr>
            <w:noProof/>
          </w:rPr>
          <w:drawing>
            <wp:inline distT="0" distB="0" distL="0" distR="0" wp14:anchorId="2B12D47E" wp14:editId="0C6EB8A6">
              <wp:extent cx="5731510" cy="115125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151255"/>
                      </a:xfrm>
                      <a:prstGeom prst="rect">
                        <a:avLst/>
                      </a:prstGeom>
                    </pic:spPr>
                  </pic:pic>
                </a:graphicData>
              </a:graphic>
            </wp:inline>
          </w:drawing>
        </w:r>
      </w:ins>
    </w:p>
    <w:p w14:paraId="7E29EBB4" w14:textId="77777777" w:rsidR="00566B65" w:rsidRPr="00DA4795" w:rsidRDefault="00566B65" w:rsidP="00566B65">
      <w:pPr>
        <w:rPr>
          <w:ins w:id="3153" w:author="Pragada Venkata Apparao Santhosh" w:date="2021-05-11T14:23:00Z"/>
        </w:rPr>
      </w:pPr>
      <w:ins w:id="3154" w:author="Pragada Venkata Apparao Santhosh" w:date="2021-05-11T14:23:00Z">
        <w:r w:rsidRPr="00DA4795">
          <w:rPr>
            <w:noProof/>
          </w:rPr>
          <w:drawing>
            <wp:inline distT="0" distB="0" distL="0" distR="0" wp14:anchorId="0EAE67BD" wp14:editId="53CE7050">
              <wp:extent cx="5731510" cy="379285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792855"/>
                      </a:xfrm>
                      <a:prstGeom prst="rect">
                        <a:avLst/>
                      </a:prstGeom>
                    </pic:spPr>
                  </pic:pic>
                </a:graphicData>
              </a:graphic>
            </wp:inline>
          </w:drawing>
        </w:r>
      </w:ins>
    </w:p>
    <w:p w14:paraId="29445752" w14:textId="77777777" w:rsidR="00566B65" w:rsidRPr="00DA4795" w:rsidRDefault="00566B65" w:rsidP="00566B65">
      <w:pPr>
        <w:rPr>
          <w:ins w:id="3155" w:author="Pragada Venkata Apparao Santhosh" w:date="2021-05-11T14:23:00Z"/>
        </w:rPr>
      </w:pPr>
      <w:ins w:id="3156" w:author="Pragada Venkata Apparao Santhosh" w:date="2021-05-11T14:23:00Z">
        <w:r w:rsidRPr="00DA4795">
          <w:rPr>
            <w:noProof/>
          </w:rPr>
          <w:drawing>
            <wp:inline distT="0" distB="0" distL="0" distR="0" wp14:anchorId="31B77ECF" wp14:editId="6788AB8E">
              <wp:extent cx="5731510" cy="2056765"/>
              <wp:effectExtent l="0" t="0" r="254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056765"/>
                      </a:xfrm>
                      <a:prstGeom prst="rect">
                        <a:avLst/>
                      </a:prstGeom>
                    </pic:spPr>
                  </pic:pic>
                </a:graphicData>
              </a:graphic>
            </wp:inline>
          </w:drawing>
        </w:r>
      </w:ins>
    </w:p>
    <w:p w14:paraId="3DD6B33D" w14:textId="77777777" w:rsidR="00566B65" w:rsidRPr="00DA4795" w:rsidRDefault="00566B65" w:rsidP="00566B65">
      <w:pPr>
        <w:rPr>
          <w:ins w:id="3157" w:author="Pragada Venkata Apparao Santhosh" w:date="2021-05-11T14:23:00Z"/>
        </w:rPr>
      </w:pPr>
      <w:ins w:id="3158" w:author="Pragada Venkata Apparao Santhosh" w:date="2021-05-11T14:23:00Z">
        <w:r w:rsidRPr="00DA4795">
          <w:rPr>
            <w:noProof/>
          </w:rPr>
          <w:lastRenderedPageBreak/>
          <w:drawing>
            <wp:inline distT="0" distB="0" distL="0" distR="0" wp14:anchorId="012A570F" wp14:editId="505A8036">
              <wp:extent cx="5731510" cy="1045210"/>
              <wp:effectExtent l="0" t="0" r="254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045210"/>
                      </a:xfrm>
                      <a:prstGeom prst="rect">
                        <a:avLst/>
                      </a:prstGeom>
                    </pic:spPr>
                  </pic:pic>
                </a:graphicData>
              </a:graphic>
            </wp:inline>
          </w:drawing>
        </w:r>
      </w:ins>
    </w:p>
    <w:p w14:paraId="70A70BD1" w14:textId="77777777" w:rsidR="00566B65" w:rsidRPr="00DA4795" w:rsidRDefault="00566B65" w:rsidP="00566B65">
      <w:pPr>
        <w:rPr>
          <w:ins w:id="3159" w:author="Pragada Venkata Apparao Santhosh" w:date="2021-05-11T14:23:00Z"/>
        </w:rPr>
      </w:pPr>
      <w:ins w:id="3160" w:author="Pragada Venkata Apparao Santhosh" w:date="2021-05-11T14:23:00Z">
        <w:r w:rsidRPr="00DA4795">
          <w:rPr>
            <w:noProof/>
          </w:rPr>
          <w:drawing>
            <wp:inline distT="0" distB="0" distL="0" distR="0" wp14:anchorId="3AF58670" wp14:editId="78334E6D">
              <wp:extent cx="5731510" cy="384873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848735"/>
                      </a:xfrm>
                      <a:prstGeom prst="rect">
                        <a:avLst/>
                      </a:prstGeom>
                    </pic:spPr>
                  </pic:pic>
                </a:graphicData>
              </a:graphic>
            </wp:inline>
          </w:drawing>
        </w:r>
      </w:ins>
    </w:p>
    <w:p w14:paraId="537D36E7" w14:textId="77777777" w:rsidR="00566B65" w:rsidRPr="00DA4795" w:rsidRDefault="00566B65" w:rsidP="00566B65">
      <w:pPr>
        <w:rPr>
          <w:ins w:id="3161" w:author="Pragada Venkata Apparao Santhosh" w:date="2021-05-11T14:23:00Z"/>
        </w:rPr>
      </w:pPr>
      <w:ins w:id="3162" w:author="Pragada Venkata Apparao Santhosh" w:date="2021-05-11T14:23:00Z">
        <w:r w:rsidRPr="00DA4795">
          <w:rPr>
            <w:noProof/>
          </w:rPr>
          <w:drawing>
            <wp:inline distT="0" distB="0" distL="0" distR="0" wp14:anchorId="6354A056" wp14:editId="4097DD15">
              <wp:extent cx="5731510" cy="2284730"/>
              <wp:effectExtent l="0" t="0" r="254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284730"/>
                      </a:xfrm>
                      <a:prstGeom prst="rect">
                        <a:avLst/>
                      </a:prstGeom>
                    </pic:spPr>
                  </pic:pic>
                </a:graphicData>
              </a:graphic>
            </wp:inline>
          </w:drawing>
        </w:r>
      </w:ins>
    </w:p>
    <w:p w14:paraId="05B01E01" w14:textId="77777777" w:rsidR="00566B65" w:rsidRPr="00DA4795" w:rsidRDefault="00566B65" w:rsidP="00566B65">
      <w:pPr>
        <w:rPr>
          <w:ins w:id="3163" w:author="Pragada Venkata Apparao Santhosh" w:date="2021-05-11T14:23:00Z"/>
        </w:rPr>
      </w:pPr>
      <w:ins w:id="3164" w:author="Pragada Venkata Apparao Santhosh" w:date="2021-05-11T14:23:00Z">
        <w:r w:rsidRPr="00DA4795">
          <w:rPr>
            <w:noProof/>
          </w:rPr>
          <w:lastRenderedPageBreak/>
          <w:drawing>
            <wp:inline distT="0" distB="0" distL="0" distR="0" wp14:anchorId="1D09404E" wp14:editId="06F4A35E">
              <wp:extent cx="5419725" cy="48482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19725" cy="4848225"/>
                      </a:xfrm>
                      <a:prstGeom prst="rect">
                        <a:avLst/>
                      </a:prstGeom>
                    </pic:spPr>
                  </pic:pic>
                </a:graphicData>
              </a:graphic>
            </wp:inline>
          </w:drawing>
        </w:r>
      </w:ins>
    </w:p>
    <w:p w14:paraId="507BB6EC" w14:textId="77777777" w:rsidR="00566B65" w:rsidRPr="00DA4795" w:rsidRDefault="00566B65" w:rsidP="00566B65">
      <w:pPr>
        <w:rPr>
          <w:ins w:id="3165" w:author="Pragada Venkata Apparao Santhosh" w:date="2021-05-11T14:23:00Z"/>
        </w:rPr>
      </w:pPr>
      <w:ins w:id="3166" w:author="Pragada Venkata Apparao Santhosh" w:date="2021-05-11T14:23:00Z">
        <w:r w:rsidRPr="00DA4795">
          <w:rPr>
            <w:noProof/>
          </w:rPr>
          <w:drawing>
            <wp:inline distT="0" distB="0" distL="0" distR="0" wp14:anchorId="722BF502" wp14:editId="1B633FD8">
              <wp:extent cx="5731510" cy="2861310"/>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861310"/>
                      </a:xfrm>
                      <a:prstGeom prst="rect">
                        <a:avLst/>
                      </a:prstGeom>
                    </pic:spPr>
                  </pic:pic>
                </a:graphicData>
              </a:graphic>
            </wp:inline>
          </w:drawing>
        </w:r>
      </w:ins>
    </w:p>
    <w:p w14:paraId="35255C2B" w14:textId="77777777" w:rsidR="00566B65" w:rsidRPr="00DA4795" w:rsidRDefault="00566B65" w:rsidP="00566B65">
      <w:pPr>
        <w:rPr>
          <w:ins w:id="3167" w:author="Pragada Venkata Apparao Santhosh" w:date="2021-05-11T14:23:00Z"/>
        </w:rPr>
      </w:pPr>
      <w:ins w:id="3168" w:author="Pragada Venkata Apparao Santhosh" w:date="2021-05-11T14:23:00Z">
        <w:r w:rsidRPr="00DA4795">
          <w:rPr>
            <w:noProof/>
          </w:rPr>
          <w:lastRenderedPageBreak/>
          <w:drawing>
            <wp:inline distT="0" distB="0" distL="0" distR="0" wp14:anchorId="49950D85" wp14:editId="76348F2A">
              <wp:extent cx="5731510" cy="4354830"/>
              <wp:effectExtent l="0" t="0" r="254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354830"/>
                      </a:xfrm>
                      <a:prstGeom prst="rect">
                        <a:avLst/>
                      </a:prstGeom>
                    </pic:spPr>
                  </pic:pic>
                </a:graphicData>
              </a:graphic>
            </wp:inline>
          </w:drawing>
        </w:r>
      </w:ins>
    </w:p>
    <w:p w14:paraId="754DAEB1" w14:textId="77777777" w:rsidR="00566B65" w:rsidRPr="00DA4795" w:rsidRDefault="00566B65" w:rsidP="00566B65">
      <w:pPr>
        <w:rPr>
          <w:ins w:id="3169" w:author="Pragada Venkata Apparao Santhosh" w:date="2021-05-11T14:23:00Z"/>
        </w:rPr>
      </w:pPr>
      <w:ins w:id="3170" w:author="Pragada Venkata Apparao Santhosh" w:date="2021-05-11T14:23:00Z">
        <w:r w:rsidRPr="00DA4795">
          <w:rPr>
            <w:noProof/>
          </w:rPr>
          <w:drawing>
            <wp:inline distT="0" distB="0" distL="0" distR="0" wp14:anchorId="59653505" wp14:editId="1AAFD6E9">
              <wp:extent cx="5731510" cy="2796540"/>
              <wp:effectExtent l="0" t="0" r="254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796540"/>
                      </a:xfrm>
                      <a:prstGeom prst="rect">
                        <a:avLst/>
                      </a:prstGeom>
                    </pic:spPr>
                  </pic:pic>
                </a:graphicData>
              </a:graphic>
            </wp:inline>
          </w:drawing>
        </w:r>
      </w:ins>
    </w:p>
    <w:p w14:paraId="4033AAAC" w14:textId="77777777" w:rsidR="00566B65" w:rsidRPr="00DA4795" w:rsidRDefault="00566B65" w:rsidP="00566B65">
      <w:pPr>
        <w:rPr>
          <w:ins w:id="3171" w:author="Pragada Venkata Apparao Santhosh" w:date="2021-05-11T14:23:00Z"/>
          <w:b/>
        </w:rPr>
      </w:pPr>
      <w:ins w:id="3172" w:author="Pragada Venkata Apparao Santhosh" w:date="2021-05-11T14:23:00Z">
        <w:r w:rsidRPr="00DA4795">
          <w:rPr>
            <w:b/>
          </w:rPr>
          <w:t>Limits:</w:t>
        </w:r>
      </w:ins>
    </w:p>
    <w:p w14:paraId="19275164" w14:textId="77777777" w:rsidR="00566B65" w:rsidRDefault="00566B65" w:rsidP="00566B65">
      <w:pPr>
        <w:autoSpaceDE w:val="0"/>
        <w:autoSpaceDN w:val="0"/>
        <w:adjustRightInd w:val="0"/>
        <w:spacing w:after="0"/>
        <w:rPr>
          <w:ins w:id="3173" w:author="Pragada Venkata Apparao Santhosh" w:date="2021-05-11T14:23:00Z"/>
          <w:rFonts w:eastAsiaTheme="minorHAnsi"/>
        </w:rPr>
      </w:pPr>
      <w:ins w:id="3174" w:author="Pragada Venkata Apparao Santhosh" w:date="2021-05-11T14:23:00Z">
        <w:r w:rsidRPr="00DA4795">
          <w:rPr>
            <w:rFonts w:eastAsiaTheme="minorHAnsi"/>
          </w:rPr>
          <w:t>The level class to be used (as a function of the frequ</w:t>
        </w:r>
        <w:r>
          <w:rPr>
            <w:rFonts w:eastAsiaTheme="minorHAnsi"/>
          </w:rPr>
          <w:t xml:space="preserve">ency band) shall be agreed upon </w:t>
        </w:r>
        <w:r w:rsidRPr="00DA4795">
          <w:rPr>
            <w:rFonts w:eastAsiaTheme="minorHAnsi"/>
          </w:rPr>
          <w:t>between the vehicle manufacturer and the component su</w:t>
        </w:r>
        <w:r>
          <w:rPr>
            <w:rFonts w:eastAsiaTheme="minorHAnsi"/>
          </w:rPr>
          <w:t xml:space="preserve">pplier. When using the provided </w:t>
        </w:r>
        <w:r w:rsidRPr="00DA4795">
          <w:rPr>
            <w:rFonts w:eastAsiaTheme="minorHAnsi"/>
          </w:rPr>
          <w:t>limits, no correction factors for the AN shall be used.</w:t>
        </w:r>
      </w:ins>
    </w:p>
    <w:p w14:paraId="146A390E" w14:textId="77777777" w:rsidR="00566B65" w:rsidRPr="00DA4795" w:rsidRDefault="00566B65" w:rsidP="00566B65">
      <w:pPr>
        <w:autoSpaceDE w:val="0"/>
        <w:autoSpaceDN w:val="0"/>
        <w:adjustRightInd w:val="0"/>
        <w:spacing w:after="0"/>
        <w:rPr>
          <w:ins w:id="3175" w:author="Pragada Venkata Apparao Santhosh" w:date="2021-05-11T14:23:00Z"/>
          <w:rFonts w:eastAsiaTheme="minorHAnsi"/>
        </w:rPr>
      </w:pPr>
    </w:p>
    <w:p w14:paraId="4A1B8BC0" w14:textId="77777777" w:rsidR="00566B65" w:rsidRPr="00DA4795" w:rsidRDefault="00566B65" w:rsidP="00566B65">
      <w:pPr>
        <w:autoSpaceDE w:val="0"/>
        <w:autoSpaceDN w:val="0"/>
        <w:adjustRightInd w:val="0"/>
        <w:spacing w:after="0"/>
        <w:rPr>
          <w:ins w:id="3176" w:author="Pragada Venkata Apparao Santhosh" w:date="2021-05-11T14:23:00Z"/>
          <w:rFonts w:eastAsiaTheme="minorHAnsi"/>
        </w:rPr>
      </w:pPr>
      <w:ins w:id="3177" w:author="Pragada Venkata Apparao Santhosh" w:date="2021-05-11T14:23:00Z">
        <w:r w:rsidRPr="00DA4795">
          <w:rPr>
            <w:rFonts w:eastAsiaTheme="minorHAnsi"/>
          </w:rPr>
          <w:lastRenderedPageBreak/>
          <w:t>NOTE It is recommended for acceptable radio reception in a vehicle that the conducted noise should not exceed</w:t>
        </w:r>
      </w:ins>
    </w:p>
    <w:p w14:paraId="1DCD3166" w14:textId="77777777" w:rsidR="00566B65" w:rsidRPr="00DA4795" w:rsidRDefault="00566B65" w:rsidP="00566B65">
      <w:pPr>
        <w:autoSpaceDE w:val="0"/>
        <w:autoSpaceDN w:val="0"/>
        <w:adjustRightInd w:val="0"/>
        <w:spacing w:after="0"/>
        <w:rPr>
          <w:ins w:id="3178" w:author="Pragada Venkata Apparao Santhosh" w:date="2021-05-11T14:23:00Z"/>
          <w:rFonts w:eastAsiaTheme="minorHAnsi"/>
        </w:rPr>
      </w:pPr>
      <w:ins w:id="3179" w:author="Pragada Venkata Apparao Santhosh" w:date="2021-05-11T14:23:00Z">
        <w:r w:rsidRPr="00DA4795">
          <w:rPr>
            <w:rFonts w:eastAsiaTheme="minorHAnsi"/>
          </w:rPr>
          <w:t>the values shown in Tables 5 and 6, peak and average or quasi-peak and a</w:t>
        </w:r>
        <w:r>
          <w:rPr>
            <w:rFonts w:eastAsiaTheme="minorHAnsi"/>
          </w:rPr>
          <w:t xml:space="preserve">verage, respectively. Since </w:t>
        </w:r>
        <w:proofErr w:type="spellStart"/>
        <w:proofErr w:type="gramStart"/>
        <w:r>
          <w:rPr>
            <w:rFonts w:eastAsiaTheme="minorHAnsi"/>
          </w:rPr>
          <w:t>the</w:t>
        </w:r>
        <w:proofErr w:type="spellEnd"/>
        <w:r>
          <w:rPr>
            <w:rFonts w:eastAsiaTheme="minorHAnsi"/>
          </w:rPr>
          <w:t xml:space="preserve"> .</w:t>
        </w:r>
        <w:r w:rsidRPr="00DA4795">
          <w:rPr>
            <w:rFonts w:eastAsiaTheme="minorHAnsi"/>
          </w:rPr>
          <w:t>mounting</w:t>
        </w:r>
        <w:proofErr w:type="gramEnd"/>
        <w:r w:rsidRPr="00DA4795">
          <w:rPr>
            <w:rFonts w:eastAsiaTheme="minorHAnsi"/>
          </w:rPr>
          <w:t xml:space="preserve"> location, vehicle body construction and harness design can affect the coupling of radio disturbances to</w:t>
        </w:r>
      </w:ins>
    </w:p>
    <w:p w14:paraId="63ECD811" w14:textId="77777777" w:rsidR="00566B65" w:rsidRPr="00DA4795" w:rsidRDefault="00566B65" w:rsidP="00566B65">
      <w:pPr>
        <w:rPr>
          <w:ins w:id="3180" w:author="Pragada Venkata Apparao Santhosh" w:date="2021-05-11T14:23:00Z"/>
          <w:rFonts w:eastAsiaTheme="minorHAnsi"/>
        </w:rPr>
      </w:pPr>
      <w:ins w:id="3181" w:author="Pragada Venkata Apparao Santhosh" w:date="2021-05-11T14:23:00Z">
        <w:r w:rsidRPr="00DA4795">
          <w:rPr>
            <w:rFonts w:eastAsiaTheme="minorHAnsi"/>
          </w:rPr>
          <w:t>the on-board radio, multiple limit levels are defined.</w:t>
        </w:r>
      </w:ins>
    </w:p>
    <w:p w14:paraId="1029DEFE" w14:textId="77777777" w:rsidR="00566B65" w:rsidRPr="00DA4795" w:rsidRDefault="00566B65" w:rsidP="00566B65">
      <w:pPr>
        <w:rPr>
          <w:ins w:id="3182" w:author="Pragada Venkata Apparao Santhosh" w:date="2021-05-11T14:23:00Z"/>
        </w:rPr>
      </w:pPr>
      <w:ins w:id="3183" w:author="Pragada Venkata Apparao Santhosh" w:date="2021-05-11T14:23:00Z">
        <w:r w:rsidRPr="00DA4795">
          <w:rPr>
            <w:noProof/>
          </w:rPr>
          <w:drawing>
            <wp:inline distT="0" distB="0" distL="0" distR="0" wp14:anchorId="66D4772B" wp14:editId="7FEC943E">
              <wp:extent cx="5438775" cy="56197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38775" cy="5619750"/>
                      </a:xfrm>
                      <a:prstGeom prst="rect">
                        <a:avLst/>
                      </a:prstGeom>
                    </pic:spPr>
                  </pic:pic>
                </a:graphicData>
              </a:graphic>
            </wp:inline>
          </w:drawing>
        </w:r>
      </w:ins>
    </w:p>
    <w:p w14:paraId="315C6F72" w14:textId="77777777" w:rsidR="00566B65" w:rsidRDefault="00566B65" w:rsidP="00566B65">
      <w:pPr>
        <w:rPr>
          <w:ins w:id="3184" w:author="Pragada Venkata Apparao Santhosh" w:date="2021-05-11T14:23:00Z"/>
        </w:rPr>
      </w:pPr>
      <w:ins w:id="3185" w:author="Pragada Venkata Apparao Santhosh" w:date="2021-05-11T14:23:00Z">
        <w:r>
          <w:t xml:space="preserve">    </w:t>
        </w:r>
        <w:r>
          <w:rPr>
            <w:noProof/>
          </w:rPr>
          <w:drawing>
            <wp:inline distT="0" distB="0" distL="0" distR="0" wp14:anchorId="320016BF" wp14:editId="4875598E">
              <wp:extent cx="5229225" cy="77152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29225" cy="771525"/>
                      </a:xfrm>
                      <a:prstGeom prst="rect">
                        <a:avLst/>
                      </a:prstGeom>
                    </pic:spPr>
                  </pic:pic>
                </a:graphicData>
              </a:graphic>
            </wp:inline>
          </w:drawing>
        </w:r>
      </w:ins>
    </w:p>
    <w:p w14:paraId="422C3298" w14:textId="77777777" w:rsidR="00566B65" w:rsidRDefault="00566B65" w:rsidP="00566B65">
      <w:pPr>
        <w:rPr>
          <w:ins w:id="3186" w:author="Pragada Venkata Apparao Santhosh" w:date="2021-05-11T14:23:00Z"/>
        </w:rPr>
      </w:pPr>
      <w:ins w:id="3187" w:author="Pragada Venkata Apparao Santhosh" w:date="2021-05-11T14:23:00Z">
        <w:r>
          <w:rPr>
            <w:noProof/>
          </w:rPr>
          <w:lastRenderedPageBreak/>
          <w:drawing>
            <wp:inline distT="0" distB="0" distL="0" distR="0" wp14:anchorId="58F970F4" wp14:editId="746F2EB5">
              <wp:extent cx="5314950" cy="55245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14950" cy="5524500"/>
                      </a:xfrm>
                      <a:prstGeom prst="rect">
                        <a:avLst/>
                      </a:prstGeom>
                    </pic:spPr>
                  </pic:pic>
                </a:graphicData>
              </a:graphic>
            </wp:inline>
          </w:drawing>
        </w:r>
      </w:ins>
    </w:p>
    <w:p w14:paraId="349DC451" w14:textId="77777777" w:rsidR="00566B65" w:rsidRDefault="00566B65" w:rsidP="00566B65">
      <w:pPr>
        <w:rPr>
          <w:ins w:id="3188" w:author="Pragada Venkata Apparao Santhosh" w:date="2021-05-11T14:23:00Z"/>
        </w:rPr>
      </w:pPr>
      <w:ins w:id="3189" w:author="Pragada Venkata Apparao Santhosh" w:date="2021-05-11T14:23:00Z">
        <w:r>
          <w:t xml:space="preserve">  </w:t>
        </w:r>
        <w:r>
          <w:rPr>
            <w:noProof/>
          </w:rPr>
          <w:drawing>
            <wp:inline distT="0" distB="0" distL="0" distR="0" wp14:anchorId="685FCF6F" wp14:editId="3EA5D4ED">
              <wp:extent cx="5238750" cy="7620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38750" cy="762000"/>
                      </a:xfrm>
                      <a:prstGeom prst="rect">
                        <a:avLst/>
                      </a:prstGeom>
                    </pic:spPr>
                  </pic:pic>
                </a:graphicData>
              </a:graphic>
            </wp:inline>
          </w:drawing>
        </w:r>
      </w:ins>
    </w:p>
    <w:p w14:paraId="23811BC3" w14:textId="77777777" w:rsidR="00566B65" w:rsidRDefault="00566B65" w:rsidP="00566B65">
      <w:pPr>
        <w:rPr>
          <w:ins w:id="3190" w:author="Pragada Venkata Apparao Santhosh" w:date="2021-05-11T14:23:00Z"/>
        </w:rPr>
      </w:pPr>
    </w:p>
    <w:p w14:paraId="6F25108F" w14:textId="77777777" w:rsidR="00566B65" w:rsidRDefault="00566B65"/>
    <w:p w14:paraId="77E76BED" w14:textId="77777777" w:rsidR="00906BE9" w:rsidRDefault="00906BE9"/>
    <w:p w14:paraId="042458AA" w14:textId="77777777" w:rsidR="00906BE9" w:rsidRDefault="00697CC9">
      <w:pPr>
        <w:pStyle w:val="Heading2"/>
        <w:numPr>
          <w:ilvl w:val="1"/>
          <w:numId w:val="4"/>
        </w:numPr>
      </w:pPr>
      <w:bookmarkStart w:id="3191" w:name="_Toc70976793"/>
      <w:r>
        <w:t>Conducted Emissions - Current probe on cable harness</w:t>
      </w:r>
      <w:bookmarkEnd w:id="3191"/>
    </w:p>
    <w:p w14:paraId="016A2516" w14:textId="77777777" w:rsidR="00906BE9" w:rsidRDefault="00697CC9">
      <w:r>
        <w:t>Test Specification reference: CISPR-25 Section 6.4</w:t>
      </w:r>
    </w:p>
    <w:p w14:paraId="601D80BA" w14:textId="77777777" w:rsidR="00906BE9" w:rsidRDefault="00697CC9">
      <w:r>
        <w:t>Acceptance Criteria: DUT shall meet CISPR 25 Section 6.4 table 6 Class 4 as a minimum</w:t>
      </w:r>
    </w:p>
    <w:p w14:paraId="66E04133" w14:textId="77777777" w:rsidR="00906BE9" w:rsidRDefault="00906BE9"/>
    <w:p w14:paraId="443240D5" w14:textId="77777777" w:rsidR="00906BE9" w:rsidRDefault="00697CC9">
      <w:pPr>
        <w:pStyle w:val="Heading2"/>
        <w:numPr>
          <w:ilvl w:val="1"/>
          <w:numId w:val="4"/>
        </w:numPr>
        <w:rPr>
          <w:b w:val="0"/>
          <w:sz w:val="20"/>
          <w:szCs w:val="20"/>
        </w:rPr>
      </w:pPr>
      <w:bookmarkStart w:id="3192" w:name="_Toc70976794"/>
      <w:r>
        <w:lastRenderedPageBreak/>
        <w:t>Interference immunity - BCI on cables</w:t>
      </w:r>
      <w:bookmarkEnd w:id="3192"/>
      <w:r>
        <w:rPr>
          <w:b w:val="0"/>
          <w:sz w:val="20"/>
          <w:szCs w:val="20"/>
        </w:rPr>
        <w:t xml:space="preserve"> </w:t>
      </w:r>
    </w:p>
    <w:p w14:paraId="56EDF628" w14:textId="186DBE0C" w:rsidR="00906BE9" w:rsidDel="008C6006" w:rsidRDefault="00697CC9">
      <w:pPr>
        <w:rPr>
          <w:del w:id="3193" w:author="Pragada Venkata Apparao Santhosh" w:date="2021-05-10T14:12:00Z"/>
        </w:rPr>
      </w:pPr>
      <w:del w:id="3194" w:author="Pragada Venkata Apparao Santhosh" w:date="2021-05-10T14:12:00Z">
        <w:r w:rsidDel="008C6006">
          <w:delText>Test Specification reference: ISO 11452-4</w:delText>
        </w:r>
      </w:del>
    </w:p>
    <w:p w14:paraId="078E2FDE" w14:textId="0E31A5F0" w:rsidR="008C6006" w:rsidRDefault="00697CC9" w:rsidP="008C6006">
      <w:pPr>
        <w:rPr>
          <w:ins w:id="3195" w:author="Pragada Venkata Apparao Santhosh" w:date="2021-05-10T14:12:00Z"/>
        </w:rPr>
      </w:pPr>
      <w:del w:id="3196" w:author="Pragada Venkata Apparao Santhosh" w:date="2021-05-10T14:12:00Z">
        <w:r w:rsidDel="008C6006">
          <w:delText xml:space="preserve">Acceptance Criteria: DUT shall be tested up to level 4, meet Test level 2 with FPSC status 1 as a minimum. </w:delText>
        </w:r>
      </w:del>
      <w:ins w:id="3197" w:author="Pragada Venkata Apparao Santhosh" w:date="2021-05-10T14:17:00Z">
        <w:r w:rsidR="00593D0E">
          <w:t xml:space="preserve"> </w:t>
        </w:r>
      </w:ins>
      <w:ins w:id="3198" w:author="Pragada Venkata Apparao Santhosh" w:date="2021-05-10T14:12:00Z">
        <w:r w:rsidR="008C6006">
          <w:t>Test Specification reference: ISO 11452-4</w:t>
        </w:r>
      </w:ins>
    </w:p>
    <w:p w14:paraId="74CF10BE" w14:textId="77777777" w:rsidR="008C6006" w:rsidRDefault="008C6006" w:rsidP="008C6006">
      <w:pPr>
        <w:rPr>
          <w:ins w:id="3199" w:author="Pragada Venkata Apparao Santhosh" w:date="2021-05-10T14:12:00Z"/>
        </w:rPr>
      </w:pPr>
      <w:ins w:id="3200" w:author="Pragada Venkata Apparao Santhosh" w:date="2021-05-10T14:12:00Z">
        <w:r>
          <w:t xml:space="preserve">Acceptance Criteria: DUT shall be tested up to level 4, meet Test level 2 with FPSC status 1 as a minimum. </w:t>
        </w:r>
      </w:ins>
    </w:p>
    <w:p w14:paraId="46C23299" w14:textId="77777777" w:rsidR="008C6006" w:rsidRDefault="008C6006" w:rsidP="008C6006">
      <w:pPr>
        <w:rPr>
          <w:ins w:id="3201" w:author="Pragada Venkata Apparao Santhosh" w:date="2021-05-10T14:12:00Z"/>
          <w:b/>
        </w:rPr>
      </w:pPr>
      <w:ins w:id="3202" w:author="Pragada Venkata Apparao Santhosh" w:date="2021-05-10T14:12:00Z">
        <w:r w:rsidRPr="00A341E5">
          <w:rPr>
            <w:b/>
          </w:rPr>
          <w:t>Purpose</w:t>
        </w:r>
      </w:ins>
    </w:p>
    <w:p w14:paraId="231BEEE0" w14:textId="77777777" w:rsidR="008C6006" w:rsidRDefault="008C6006" w:rsidP="008C6006">
      <w:pPr>
        <w:jc w:val="both"/>
        <w:rPr>
          <w:ins w:id="3203" w:author="Pragada Venkata Apparao Santhosh" w:date="2021-05-10T14:12:00Z"/>
        </w:rPr>
      </w:pPr>
      <w:ins w:id="3204" w:author="Pragada Venkata Apparao Santhosh" w:date="2021-05-10T14:12:00Z">
        <w:r>
          <w:t xml:space="preserve">The purpose of this test to verify the immunity against electromagnetic interferences </w:t>
        </w:r>
        <w:proofErr w:type="gramStart"/>
        <w:r>
          <w:t>of  electrical</w:t>
        </w:r>
        <w:proofErr w:type="gramEnd"/>
        <w:r>
          <w:t>/electronic components by introducing noise/disturbance signals(Continuous narrowband electromagnetic fields) directly to the wiring harness by means of current injection probe. And test the components whether any malfunctions ae present.</w:t>
        </w:r>
      </w:ins>
    </w:p>
    <w:p w14:paraId="01A7D24F" w14:textId="77777777" w:rsidR="008C6006" w:rsidRPr="00A341E5" w:rsidRDefault="008C6006" w:rsidP="008C6006">
      <w:pPr>
        <w:jc w:val="both"/>
        <w:rPr>
          <w:ins w:id="3205" w:author="Pragada Venkata Apparao Santhosh" w:date="2021-05-10T14:12:00Z"/>
        </w:rPr>
      </w:pPr>
    </w:p>
    <w:p w14:paraId="1E3BC664" w14:textId="77777777" w:rsidR="008C6006" w:rsidRDefault="008C6006" w:rsidP="008C6006">
      <w:pPr>
        <w:rPr>
          <w:ins w:id="3206" w:author="Pragada Venkata Apparao Santhosh" w:date="2021-05-10T14:12:00Z"/>
          <w:b/>
        </w:rPr>
      </w:pPr>
      <w:ins w:id="3207" w:author="Pragada Venkata Apparao Santhosh" w:date="2021-05-10T14:12:00Z">
        <w:r w:rsidRPr="00A341E5">
          <w:rPr>
            <w:b/>
          </w:rPr>
          <w:t>Reference Documents</w:t>
        </w:r>
      </w:ins>
    </w:p>
    <w:p w14:paraId="7636ABD0" w14:textId="77777777" w:rsidR="008C6006" w:rsidRDefault="008C6006" w:rsidP="008C6006">
      <w:pPr>
        <w:rPr>
          <w:ins w:id="3208" w:author="Pragada Venkata Apparao Santhosh" w:date="2021-05-10T14:12:00Z"/>
        </w:rPr>
      </w:pPr>
      <w:ins w:id="3209" w:author="Pragada Venkata Apparao Santhosh" w:date="2021-05-10T14:12:00Z">
        <w:r w:rsidRPr="003C16AC">
          <w:t>ISO11452</w:t>
        </w:r>
        <w:r>
          <w:t xml:space="preserve"> – </w:t>
        </w:r>
        <w:proofErr w:type="gramStart"/>
        <w:r w:rsidRPr="003C16AC">
          <w:t>1</w:t>
        </w:r>
        <w:r>
          <w:t xml:space="preserve"> </w:t>
        </w:r>
        <w:r w:rsidRPr="003C16AC">
          <w:t>:</w:t>
        </w:r>
        <w:proofErr w:type="gramEnd"/>
        <w:r>
          <w:t xml:space="preserve"> </w:t>
        </w:r>
        <w:r w:rsidRPr="003C16AC">
          <w:t>2015</w:t>
        </w:r>
        <w:r>
          <w:t xml:space="preserve"> : Section</w:t>
        </w:r>
      </w:ins>
    </w:p>
    <w:p w14:paraId="2A6A4CD4" w14:textId="77777777" w:rsidR="008C6006" w:rsidRDefault="008C6006" w:rsidP="008C6006">
      <w:pPr>
        <w:rPr>
          <w:ins w:id="3210" w:author="Pragada Venkata Apparao Santhosh" w:date="2021-05-10T14:12:00Z"/>
        </w:rPr>
      </w:pPr>
      <w:ins w:id="3211" w:author="Pragada Venkata Apparao Santhosh" w:date="2021-05-10T14:12:00Z">
        <w:r>
          <w:t xml:space="preserve">ISO11452 – </w:t>
        </w:r>
        <w:proofErr w:type="gramStart"/>
        <w:r>
          <w:t>4 :</w:t>
        </w:r>
        <w:proofErr w:type="gramEnd"/>
        <w:r>
          <w:t xml:space="preserve"> 2020 : Section</w:t>
        </w:r>
      </w:ins>
    </w:p>
    <w:p w14:paraId="4B121F6E" w14:textId="77777777" w:rsidR="008C6006" w:rsidRPr="003C16AC" w:rsidRDefault="008C6006" w:rsidP="008C6006">
      <w:pPr>
        <w:rPr>
          <w:ins w:id="3212" w:author="Pragada Venkata Apparao Santhosh" w:date="2021-05-10T14:12:00Z"/>
        </w:rPr>
      </w:pPr>
    </w:p>
    <w:p w14:paraId="114CA491" w14:textId="77777777" w:rsidR="008C6006" w:rsidRDefault="008C6006" w:rsidP="008C6006">
      <w:pPr>
        <w:rPr>
          <w:ins w:id="3213" w:author="Pragada Venkata Apparao Santhosh" w:date="2021-05-10T14:12:00Z"/>
          <w:b/>
        </w:rPr>
      </w:pPr>
      <w:ins w:id="3214" w:author="Pragada Venkata Apparao Santhosh" w:date="2021-05-10T14:12:00Z">
        <w:r w:rsidRPr="00A341E5">
          <w:rPr>
            <w:b/>
          </w:rPr>
          <w:t>Test Setup</w:t>
        </w:r>
      </w:ins>
    </w:p>
    <w:p w14:paraId="44520DD7" w14:textId="77777777" w:rsidR="008C6006" w:rsidRPr="00F76229" w:rsidRDefault="008C6006" w:rsidP="008C6006">
      <w:pPr>
        <w:pStyle w:val="ListParagraph"/>
        <w:numPr>
          <w:ilvl w:val="0"/>
          <w:numId w:val="30"/>
        </w:numPr>
        <w:rPr>
          <w:ins w:id="3215" w:author="Pragada Venkata Apparao Santhosh" w:date="2021-05-10T14:12:00Z"/>
          <w:b/>
        </w:rPr>
      </w:pPr>
      <w:ins w:id="3216" w:author="Pragada Venkata Apparao Santhosh" w:date="2021-05-10T14:12:00Z">
        <w:r w:rsidRPr="00F76229">
          <w:rPr>
            <w:rFonts w:eastAsiaTheme="minorHAnsi"/>
            <w:b/>
          </w:rPr>
          <w:t>Ground plane</w:t>
        </w:r>
      </w:ins>
    </w:p>
    <w:p w14:paraId="1AE9CFAB" w14:textId="77777777" w:rsidR="008C6006" w:rsidRPr="00F76229" w:rsidRDefault="008C6006" w:rsidP="008C6006">
      <w:pPr>
        <w:ind w:firstLine="720"/>
        <w:rPr>
          <w:ins w:id="3217" w:author="Pragada Venkata Apparao Santhosh" w:date="2021-05-10T14:12:00Z"/>
        </w:rPr>
      </w:pPr>
      <w:ins w:id="3218" w:author="Pragada Venkata Apparao Santhosh" w:date="2021-05-10T14:12:00Z">
        <w:r w:rsidRPr="00F76229">
          <w:rPr>
            <w:rFonts w:eastAsiaTheme="minorHAnsi"/>
          </w:rPr>
          <w:t>The ground plane shall be made of 0,5 mm thick (minimum) copper, brass or galvanized steel.</w:t>
        </w:r>
      </w:ins>
    </w:p>
    <w:p w14:paraId="16D08F71" w14:textId="77777777" w:rsidR="008C6006" w:rsidRPr="00F76229" w:rsidRDefault="008C6006" w:rsidP="008C6006">
      <w:pPr>
        <w:ind w:left="720"/>
        <w:rPr>
          <w:ins w:id="3219" w:author="Pragada Venkata Apparao Santhosh" w:date="2021-05-10T14:12:00Z"/>
          <w:rFonts w:eastAsiaTheme="minorHAnsi"/>
        </w:rPr>
      </w:pPr>
      <w:ins w:id="3220" w:author="Pragada Venkata Apparao Santhosh" w:date="2021-05-10T14:12:00Z">
        <w:r w:rsidRPr="00F76229">
          <w:rPr>
            <w:rFonts w:eastAsiaTheme="minorHAnsi"/>
          </w:rPr>
          <w:t>The minimum width of the ground plane shall be 1 000 mm. The minimum length of the ground plane shall be</w:t>
        </w:r>
        <w:r>
          <w:rPr>
            <w:rFonts w:eastAsiaTheme="minorHAnsi"/>
          </w:rPr>
          <w:t xml:space="preserve"> </w:t>
        </w:r>
        <w:r w:rsidRPr="00F76229">
          <w:rPr>
            <w:rFonts w:eastAsiaTheme="minorHAnsi"/>
          </w:rPr>
          <w:t>1 500 mm, or the length of the entire underneath of the equipment plus 200 mm, whichever is the larger.</w:t>
        </w:r>
      </w:ins>
    </w:p>
    <w:p w14:paraId="5A1B9DFE" w14:textId="77777777" w:rsidR="008C6006" w:rsidRPr="00F76229" w:rsidRDefault="008C6006" w:rsidP="008C6006">
      <w:pPr>
        <w:ind w:firstLine="720"/>
        <w:rPr>
          <w:ins w:id="3221" w:author="Pragada Venkata Apparao Santhosh" w:date="2021-05-10T14:12:00Z"/>
          <w:rFonts w:eastAsiaTheme="minorHAnsi"/>
        </w:rPr>
      </w:pPr>
      <w:ins w:id="3222" w:author="Pragada Venkata Apparao Santhosh" w:date="2021-05-10T14:12:00Z">
        <w:r w:rsidRPr="00F76229">
          <w:rPr>
            <w:rFonts w:eastAsiaTheme="minorHAnsi"/>
          </w:rPr>
          <w:t xml:space="preserve">The height of the ground plane (test bench) shall be (900 </w:t>
        </w:r>
        <w:r w:rsidRPr="00F76229">
          <w:rPr>
            <w:rFonts w:eastAsia="font5-Identity-H" w:hint="eastAsia"/>
          </w:rPr>
          <w:t>±</w:t>
        </w:r>
        <w:r w:rsidRPr="00F76229">
          <w:rPr>
            <w:rFonts w:eastAsia="font5-Identity-H"/>
          </w:rPr>
          <w:t xml:space="preserve"> </w:t>
        </w:r>
        <w:r w:rsidRPr="00F76229">
          <w:rPr>
            <w:rFonts w:eastAsiaTheme="minorHAnsi"/>
          </w:rPr>
          <w:t>100) mm above the floor.</w:t>
        </w:r>
      </w:ins>
    </w:p>
    <w:p w14:paraId="7088FF19" w14:textId="77777777" w:rsidR="008C6006" w:rsidRPr="00F76229" w:rsidRDefault="008C6006" w:rsidP="008C6006">
      <w:pPr>
        <w:ind w:left="720"/>
        <w:rPr>
          <w:ins w:id="3223" w:author="Pragada Venkata Apparao Santhosh" w:date="2021-05-10T14:12:00Z"/>
          <w:rFonts w:eastAsiaTheme="minorHAnsi"/>
        </w:rPr>
      </w:pPr>
      <w:ins w:id="3224" w:author="Pragada Venkata Apparao Santhosh" w:date="2021-05-10T14:12:00Z">
        <w:r w:rsidRPr="00F76229">
          <w:rPr>
            <w:rFonts w:eastAsiaTheme="minorHAnsi"/>
          </w:rPr>
          <w:t xml:space="preserve">The ground plane shall be bonded to the shielded enclosure such that the </w:t>
        </w:r>
        <w:proofErr w:type="spellStart"/>
        <w:r w:rsidRPr="00F76229">
          <w:rPr>
            <w:rFonts w:eastAsiaTheme="minorHAnsi"/>
          </w:rPr>
          <w:t>d.c.</w:t>
        </w:r>
        <w:proofErr w:type="spellEnd"/>
        <w:r w:rsidRPr="00F76229">
          <w:rPr>
            <w:rFonts w:eastAsiaTheme="minorHAnsi"/>
          </w:rPr>
          <w:t xml:space="preserve"> resistance shall not exceed</w:t>
        </w:r>
        <w:r>
          <w:rPr>
            <w:rFonts w:eastAsiaTheme="minorHAnsi"/>
          </w:rPr>
          <w:t xml:space="preserve"> </w:t>
        </w:r>
        <w:r w:rsidRPr="00F76229">
          <w:rPr>
            <w:rFonts w:eastAsiaTheme="minorHAnsi"/>
          </w:rPr>
          <w:t xml:space="preserve">2,5 </w:t>
        </w:r>
        <w:proofErr w:type="spellStart"/>
        <w:r w:rsidRPr="00F76229">
          <w:rPr>
            <w:rFonts w:eastAsiaTheme="minorHAnsi"/>
          </w:rPr>
          <w:t>m</w:t>
        </w:r>
        <w:r w:rsidRPr="00F76229">
          <w:rPr>
            <w:rFonts w:eastAsia="font5-Identity-H" w:hint="eastAsia"/>
          </w:rPr>
          <w:t>Ω</w:t>
        </w:r>
        <w:proofErr w:type="spellEnd"/>
        <w:r w:rsidRPr="00F76229">
          <w:rPr>
            <w:rFonts w:eastAsiaTheme="minorHAnsi"/>
          </w:rPr>
          <w:t>. In addition, the bond straps shall be placed at a distance no greater than 0,3 m apart.</w:t>
        </w:r>
      </w:ins>
    </w:p>
    <w:p w14:paraId="52AF5C84" w14:textId="77777777" w:rsidR="008C6006" w:rsidRDefault="008C6006" w:rsidP="008C6006">
      <w:pPr>
        <w:pStyle w:val="ListParagraph"/>
        <w:numPr>
          <w:ilvl w:val="0"/>
          <w:numId w:val="30"/>
        </w:numPr>
        <w:autoSpaceDE w:val="0"/>
        <w:autoSpaceDN w:val="0"/>
        <w:adjustRightInd w:val="0"/>
        <w:spacing w:after="0"/>
        <w:rPr>
          <w:ins w:id="3225" w:author="Pragada Venkata Apparao Santhosh" w:date="2021-05-10T14:12:00Z"/>
          <w:rFonts w:eastAsiaTheme="minorHAnsi"/>
          <w:b/>
        </w:rPr>
      </w:pPr>
      <w:ins w:id="3226" w:author="Pragada Venkata Apparao Santhosh" w:date="2021-05-10T14:12:00Z">
        <w:r w:rsidRPr="00F76229">
          <w:rPr>
            <w:rFonts w:eastAsiaTheme="minorHAnsi"/>
            <w:b/>
          </w:rPr>
          <w:t>Power supply and AN</w:t>
        </w:r>
      </w:ins>
    </w:p>
    <w:p w14:paraId="2C7D064D" w14:textId="77777777" w:rsidR="008C6006" w:rsidRPr="00F76229" w:rsidRDefault="008C6006" w:rsidP="008C6006">
      <w:pPr>
        <w:pStyle w:val="ListParagraph"/>
        <w:autoSpaceDE w:val="0"/>
        <w:autoSpaceDN w:val="0"/>
        <w:adjustRightInd w:val="0"/>
        <w:spacing w:after="0"/>
        <w:rPr>
          <w:ins w:id="3227" w:author="Pragada Venkata Apparao Santhosh" w:date="2021-05-10T14:12:00Z"/>
          <w:rFonts w:eastAsiaTheme="minorHAnsi"/>
          <w:b/>
        </w:rPr>
      </w:pPr>
    </w:p>
    <w:p w14:paraId="5367835A" w14:textId="77777777" w:rsidR="008C6006" w:rsidRDefault="008C6006" w:rsidP="008C6006">
      <w:pPr>
        <w:autoSpaceDE w:val="0"/>
        <w:autoSpaceDN w:val="0"/>
        <w:adjustRightInd w:val="0"/>
        <w:spacing w:after="0"/>
        <w:ind w:firstLine="720"/>
        <w:rPr>
          <w:ins w:id="3228" w:author="Pragada Venkata Apparao Santhosh" w:date="2021-05-10T14:12:00Z"/>
          <w:rFonts w:eastAsiaTheme="minorHAnsi"/>
        </w:rPr>
      </w:pPr>
      <w:ins w:id="3229" w:author="Pragada Venkata Apparao Santhosh" w:date="2021-05-10T14:12:00Z">
        <w:r w:rsidRPr="00F76229">
          <w:rPr>
            <w:rFonts w:eastAsiaTheme="minorHAnsi"/>
          </w:rPr>
          <w:t xml:space="preserve">Each DUT power supply lead shall be connected to the power supply through an </w:t>
        </w:r>
        <w:proofErr w:type="spellStart"/>
        <w:r w:rsidRPr="00F76229">
          <w:rPr>
            <w:rFonts w:eastAsiaTheme="minorHAnsi"/>
          </w:rPr>
          <w:t>AN</w:t>
        </w:r>
        <w:proofErr w:type="spellEnd"/>
        <w:r w:rsidRPr="00F76229">
          <w:rPr>
            <w:rFonts w:eastAsiaTheme="minorHAnsi"/>
          </w:rPr>
          <w:t>.</w:t>
        </w:r>
      </w:ins>
    </w:p>
    <w:p w14:paraId="4526E332" w14:textId="77777777" w:rsidR="008C6006" w:rsidRPr="00F76229" w:rsidRDefault="008C6006" w:rsidP="008C6006">
      <w:pPr>
        <w:autoSpaceDE w:val="0"/>
        <w:autoSpaceDN w:val="0"/>
        <w:adjustRightInd w:val="0"/>
        <w:spacing w:after="0"/>
        <w:ind w:firstLine="720"/>
        <w:rPr>
          <w:ins w:id="3230" w:author="Pragada Venkata Apparao Santhosh" w:date="2021-05-10T14:12:00Z"/>
          <w:rFonts w:eastAsiaTheme="minorHAnsi"/>
        </w:rPr>
      </w:pPr>
    </w:p>
    <w:p w14:paraId="7FE6C449" w14:textId="77777777" w:rsidR="008C6006" w:rsidRDefault="008C6006" w:rsidP="008C6006">
      <w:pPr>
        <w:autoSpaceDE w:val="0"/>
        <w:autoSpaceDN w:val="0"/>
        <w:adjustRightInd w:val="0"/>
        <w:spacing w:after="0"/>
        <w:ind w:left="720"/>
        <w:rPr>
          <w:ins w:id="3231" w:author="Pragada Venkata Apparao Santhosh" w:date="2021-05-10T14:12:00Z"/>
          <w:rFonts w:eastAsiaTheme="minorHAnsi"/>
        </w:rPr>
      </w:pPr>
      <w:ins w:id="3232" w:author="Pragada Venkata Apparao Santhosh" w:date="2021-05-10T14:12:00Z">
        <w:r w:rsidRPr="00F76229">
          <w:rPr>
            <w:rFonts w:eastAsiaTheme="minorHAnsi"/>
          </w:rPr>
          <w:t>Power supply is assumed to be negative ground. If the DUT utilizes a positive ground then the test set-ups</w:t>
        </w:r>
        <w:r>
          <w:rPr>
            <w:rFonts w:eastAsiaTheme="minorHAnsi"/>
          </w:rPr>
          <w:t xml:space="preserve"> </w:t>
        </w:r>
        <w:r w:rsidRPr="00F76229">
          <w:rPr>
            <w:rFonts w:eastAsiaTheme="minorHAnsi"/>
          </w:rPr>
          <w:t xml:space="preserve">shown in the figures need to be adapted accordingly. Power shall be applied to the DUT via a 5 </w:t>
        </w:r>
        <w:proofErr w:type="spellStart"/>
        <w:r w:rsidRPr="00F76229">
          <w:rPr>
            <w:rFonts w:eastAsiaTheme="minorHAnsi"/>
          </w:rPr>
          <w:t>μH</w:t>
        </w:r>
        <w:proofErr w:type="spellEnd"/>
        <w:r w:rsidRPr="00F76229">
          <w:rPr>
            <w:rFonts w:eastAsiaTheme="minorHAnsi"/>
          </w:rPr>
          <w:t xml:space="preserve">/50 </w:t>
        </w:r>
        <w:r w:rsidRPr="00F76229">
          <w:rPr>
            <w:rFonts w:eastAsia="font5-Identity-H"/>
          </w:rPr>
          <w:t xml:space="preserve">Ω </w:t>
        </w:r>
        <w:proofErr w:type="gramStart"/>
        <w:r w:rsidRPr="00F76229">
          <w:rPr>
            <w:rFonts w:eastAsiaTheme="minorHAnsi"/>
          </w:rPr>
          <w:t>AN(</w:t>
        </w:r>
        <w:proofErr w:type="gramEnd"/>
        <w:r w:rsidRPr="00F76229">
          <w:rPr>
            <w:rFonts w:eastAsiaTheme="minorHAnsi"/>
          </w:rPr>
          <w:t>see Annex C for the schematic). The number of ANs required depends on the intended DUT installation in</w:t>
        </w:r>
        <w:r>
          <w:rPr>
            <w:rFonts w:eastAsiaTheme="minorHAnsi"/>
          </w:rPr>
          <w:t xml:space="preserve"> </w:t>
        </w:r>
        <w:r w:rsidRPr="00F76229">
          <w:rPr>
            <w:rFonts w:eastAsiaTheme="minorHAnsi"/>
          </w:rPr>
          <w:t>the vehicle.</w:t>
        </w:r>
      </w:ins>
    </w:p>
    <w:p w14:paraId="53051D87" w14:textId="77777777" w:rsidR="008C6006" w:rsidRPr="00F76229" w:rsidRDefault="008C6006" w:rsidP="008C6006">
      <w:pPr>
        <w:autoSpaceDE w:val="0"/>
        <w:autoSpaceDN w:val="0"/>
        <w:adjustRightInd w:val="0"/>
        <w:spacing w:after="0"/>
        <w:ind w:left="720"/>
        <w:rPr>
          <w:ins w:id="3233" w:author="Pragada Venkata Apparao Santhosh" w:date="2021-05-10T14:12:00Z"/>
          <w:rFonts w:eastAsiaTheme="minorHAnsi"/>
        </w:rPr>
      </w:pPr>
    </w:p>
    <w:p w14:paraId="064AAB5F" w14:textId="77777777" w:rsidR="008C6006" w:rsidRDefault="008C6006" w:rsidP="008C6006">
      <w:pPr>
        <w:autoSpaceDE w:val="0"/>
        <w:autoSpaceDN w:val="0"/>
        <w:adjustRightInd w:val="0"/>
        <w:spacing w:after="0"/>
        <w:ind w:left="720"/>
        <w:rPr>
          <w:ins w:id="3234" w:author="Pragada Venkata Apparao Santhosh" w:date="2021-05-10T14:12:00Z"/>
          <w:rFonts w:eastAsiaTheme="minorHAnsi"/>
        </w:rPr>
      </w:pPr>
      <w:ins w:id="3235" w:author="Pragada Venkata Apparao Santhosh" w:date="2021-05-10T14:12:00Z">
        <w:r>
          <w:t xml:space="preserve">--- </w:t>
        </w:r>
        <w:r w:rsidRPr="00F76229">
          <w:rPr>
            <w:rFonts w:eastAsiaTheme="minorHAnsi"/>
          </w:rPr>
          <w:t>For a remotely grounded DUT (vehicle power return line longer than 200 mm), two ANs are required: one</w:t>
        </w:r>
        <w:r>
          <w:rPr>
            <w:rFonts w:eastAsiaTheme="minorHAnsi"/>
          </w:rPr>
          <w:t xml:space="preserve"> </w:t>
        </w:r>
        <w:r w:rsidRPr="00F76229">
          <w:rPr>
            <w:rFonts w:eastAsiaTheme="minorHAnsi"/>
          </w:rPr>
          <w:t>for the positive supply line and one for the power return line (see Annex D).</w:t>
        </w:r>
      </w:ins>
    </w:p>
    <w:p w14:paraId="799D217E" w14:textId="77777777" w:rsidR="008C6006" w:rsidRPr="00F76229" w:rsidRDefault="008C6006" w:rsidP="008C6006">
      <w:pPr>
        <w:autoSpaceDE w:val="0"/>
        <w:autoSpaceDN w:val="0"/>
        <w:adjustRightInd w:val="0"/>
        <w:spacing w:after="0"/>
        <w:ind w:left="720"/>
        <w:rPr>
          <w:ins w:id="3236" w:author="Pragada Venkata Apparao Santhosh" w:date="2021-05-10T14:12:00Z"/>
          <w:rFonts w:eastAsiaTheme="minorHAnsi"/>
        </w:rPr>
      </w:pPr>
    </w:p>
    <w:p w14:paraId="1C1AD1A4" w14:textId="77777777" w:rsidR="008C6006" w:rsidRDefault="008C6006" w:rsidP="008C6006">
      <w:pPr>
        <w:autoSpaceDE w:val="0"/>
        <w:autoSpaceDN w:val="0"/>
        <w:adjustRightInd w:val="0"/>
        <w:spacing w:after="0"/>
        <w:ind w:left="720"/>
        <w:rPr>
          <w:ins w:id="3237" w:author="Pragada Venkata Apparao Santhosh" w:date="2021-05-10T14:12:00Z"/>
          <w:rFonts w:eastAsiaTheme="minorHAnsi"/>
        </w:rPr>
      </w:pPr>
      <w:ins w:id="3238" w:author="Pragada Venkata Apparao Santhosh" w:date="2021-05-10T14:12:00Z">
        <w:r>
          <w:t xml:space="preserve">--- </w:t>
        </w:r>
        <w:r w:rsidRPr="00F76229">
          <w:rPr>
            <w:rFonts w:eastAsiaTheme="minorHAnsi"/>
          </w:rPr>
          <w:t>For a locally grounded DUT (vehicle power return line 200 mm or shorter): one AN is required for the</w:t>
        </w:r>
        <w:r>
          <w:rPr>
            <w:rFonts w:eastAsiaTheme="minorHAnsi"/>
          </w:rPr>
          <w:t xml:space="preserve"> </w:t>
        </w:r>
        <w:r w:rsidRPr="00F76229">
          <w:rPr>
            <w:rFonts w:eastAsiaTheme="minorHAnsi"/>
          </w:rPr>
          <w:t>positive supply (see Annex D).</w:t>
        </w:r>
      </w:ins>
    </w:p>
    <w:p w14:paraId="4BE94596" w14:textId="77777777" w:rsidR="008C6006" w:rsidRPr="00F76229" w:rsidRDefault="008C6006" w:rsidP="008C6006">
      <w:pPr>
        <w:autoSpaceDE w:val="0"/>
        <w:autoSpaceDN w:val="0"/>
        <w:adjustRightInd w:val="0"/>
        <w:spacing w:after="0"/>
        <w:ind w:left="720"/>
        <w:rPr>
          <w:ins w:id="3239" w:author="Pragada Venkata Apparao Santhosh" w:date="2021-05-10T14:12:00Z"/>
          <w:rFonts w:eastAsiaTheme="minorHAnsi"/>
        </w:rPr>
      </w:pPr>
    </w:p>
    <w:p w14:paraId="4F1F707F" w14:textId="77777777" w:rsidR="008C6006" w:rsidRDefault="008C6006" w:rsidP="008C6006">
      <w:pPr>
        <w:autoSpaceDE w:val="0"/>
        <w:autoSpaceDN w:val="0"/>
        <w:adjustRightInd w:val="0"/>
        <w:spacing w:after="0"/>
        <w:ind w:left="720"/>
        <w:rPr>
          <w:ins w:id="3240" w:author="Pragada Venkata Apparao Santhosh" w:date="2021-05-10T14:12:00Z"/>
          <w:rFonts w:eastAsiaTheme="minorHAnsi"/>
        </w:rPr>
      </w:pPr>
      <w:ins w:id="3241" w:author="Pragada Venkata Apparao Santhosh" w:date="2021-05-10T14:12:00Z">
        <w:r w:rsidRPr="00F76229">
          <w:rPr>
            <w:rFonts w:eastAsiaTheme="minorHAnsi"/>
          </w:rPr>
          <w:t>The AN(s) shall be mounted directly on the ground plane. The case or cases of the AN(s) shall be bonded to</w:t>
        </w:r>
        <w:r>
          <w:rPr>
            <w:rFonts w:eastAsiaTheme="minorHAnsi"/>
          </w:rPr>
          <w:t xml:space="preserve"> </w:t>
        </w:r>
        <w:r w:rsidRPr="00F76229">
          <w:rPr>
            <w:rFonts w:eastAsiaTheme="minorHAnsi"/>
          </w:rPr>
          <w:t>the ground plane.</w:t>
        </w:r>
      </w:ins>
    </w:p>
    <w:p w14:paraId="042B8C49" w14:textId="77777777" w:rsidR="008C6006" w:rsidRPr="00F76229" w:rsidRDefault="008C6006" w:rsidP="008C6006">
      <w:pPr>
        <w:autoSpaceDE w:val="0"/>
        <w:autoSpaceDN w:val="0"/>
        <w:adjustRightInd w:val="0"/>
        <w:spacing w:after="0"/>
        <w:ind w:left="720"/>
        <w:rPr>
          <w:ins w:id="3242" w:author="Pragada Venkata Apparao Santhosh" w:date="2021-05-10T14:12:00Z"/>
          <w:rFonts w:eastAsiaTheme="minorHAnsi"/>
        </w:rPr>
      </w:pPr>
    </w:p>
    <w:p w14:paraId="15B17F53" w14:textId="77777777" w:rsidR="008C6006" w:rsidRDefault="008C6006" w:rsidP="008C6006">
      <w:pPr>
        <w:autoSpaceDE w:val="0"/>
        <w:autoSpaceDN w:val="0"/>
        <w:adjustRightInd w:val="0"/>
        <w:spacing w:after="0"/>
        <w:ind w:left="720"/>
        <w:rPr>
          <w:ins w:id="3243" w:author="Pragada Venkata Apparao Santhosh" w:date="2021-05-10T14:12:00Z"/>
          <w:rFonts w:eastAsiaTheme="minorHAnsi"/>
        </w:rPr>
      </w:pPr>
      <w:ins w:id="3244" w:author="Pragada Venkata Apparao Santhosh" w:date="2021-05-10T14:12:00Z">
        <w:r w:rsidRPr="00F76229">
          <w:rPr>
            <w:rFonts w:eastAsiaTheme="minorHAnsi"/>
          </w:rPr>
          <w:t>The power supply return shall be connected to the ground plane — between the power supply and the AN(s).</w:t>
        </w:r>
      </w:ins>
    </w:p>
    <w:p w14:paraId="556E4C79" w14:textId="77777777" w:rsidR="008C6006" w:rsidRPr="00F76229" w:rsidRDefault="008C6006" w:rsidP="008C6006">
      <w:pPr>
        <w:autoSpaceDE w:val="0"/>
        <w:autoSpaceDN w:val="0"/>
        <w:adjustRightInd w:val="0"/>
        <w:spacing w:after="0"/>
        <w:ind w:left="720"/>
        <w:rPr>
          <w:ins w:id="3245" w:author="Pragada Venkata Apparao Santhosh" w:date="2021-05-10T14:12:00Z"/>
          <w:rFonts w:eastAsiaTheme="minorHAnsi"/>
        </w:rPr>
      </w:pPr>
    </w:p>
    <w:p w14:paraId="03789614" w14:textId="77777777" w:rsidR="008C6006" w:rsidRDefault="008C6006" w:rsidP="008C6006">
      <w:pPr>
        <w:ind w:firstLine="720"/>
        <w:rPr>
          <w:ins w:id="3246" w:author="Pragada Venkata Apparao Santhosh" w:date="2021-05-10T14:12:00Z"/>
          <w:rFonts w:eastAsiaTheme="minorHAnsi"/>
        </w:rPr>
      </w:pPr>
      <w:ins w:id="3247" w:author="Pragada Venkata Apparao Santhosh" w:date="2021-05-10T14:12:00Z">
        <w:r w:rsidRPr="00F76229">
          <w:rPr>
            <w:rFonts w:eastAsiaTheme="minorHAnsi"/>
          </w:rPr>
          <w:t xml:space="preserve">The measuring port of each AN shall be terminated with a 50 </w:t>
        </w:r>
        <w:r w:rsidRPr="00F76229">
          <w:rPr>
            <w:rFonts w:eastAsia="font5-Identity-H"/>
          </w:rPr>
          <w:t xml:space="preserve">Ω </w:t>
        </w:r>
        <w:r w:rsidRPr="00F76229">
          <w:rPr>
            <w:rFonts w:eastAsiaTheme="minorHAnsi"/>
          </w:rPr>
          <w:t>load.</w:t>
        </w:r>
      </w:ins>
    </w:p>
    <w:p w14:paraId="442221C1" w14:textId="77777777" w:rsidR="008C6006" w:rsidRPr="00F76229" w:rsidRDefault="008C6006" w:rsidP="008C6006">
      <w:pPr>
        <w:ind w:firstLine="720"/>
        <w:rPr>
          <w:ins w:id="3248" w:author="Pragada Venkata Apparao Santhosh" w:date="2021-05-10T14:12:00Z"/>
          <w:rFonts w:eastAsiaTheme="minorHAnsi"/>
        </w:rPr>
      </w:pPr>
    </w:p>
    <w:p w14:paraId="6C75D48F" w14:textId="77777777" w:rsidR="008C6006" w:rsidRDefault="008C6006" w:rsidP="008C6006">
      <w:pPr>
        <w:pStyle w:val="ListParagraph"/>
        <w:numPr>
          <w:ilvl w:val="0"/>
          <w:numId w:val="30"/>
        </w:numPr>
        <w:autoSpaceDE w:val="0"/>
        <w:autoSpaceDN w:val="0"/>
        <w:adjustRightInd w:val="0"/>
        <w:spacing w:after="0"/>
        <w:rPr>
          <w:ins w:id="3249" w:author="Pragada Venkata Apparao Santhosh" w:date="2021-05-10T14:12:00Z"/>
          <w:rFonts w:eastAsiaTheme="minorHAnsi"/>
          <w:b/>
        </w:rPr>
      </w:pPr>
      <w:ins w:id="3250" w:author="Pragada Venkata Apparao Santhosh" w:date="2021-05-10T14:12:00Z">
        <w:r w:rsidRPr="00255777">
          <w:rPr>
            <w:rFonts w:eastAsiaTheme="minorHAnsi"/>
            <w:b/>
          </w:rPr>
          <w:t>Location of DUT</w:t>
        </w:r>
      </w:ins>
    </w:p>
    <w:p w14:paraId="7F685DEB" w14:textId="77777777" w:rsidR="008C6006" w:rsidRPr="00255777" w:rsidRDefault="008C6006" w:rsidP="008C6006">
      <w:pPr>
        <w:pStyle w:val="ListParagraph"/>
        <w:autoSpaceDE w:val="0"/>
        <w:autoSpaceDN w:val="0"/>
        <w:adjustRightInd w:val="0"/>
        <w:spacing w:after="0"/>
        <w:rPr>
          <w:ins w:id="3251" w:author="Pragada Venkata Apparao Santhosh" w:date="2021-05-10T14:12:00Z"/>
          <w:rFonts w:eastAsiaTheme="minorHAnsi"/>
          <w:b/>
        </w:rPr>
      </w:pPr>
    </w:p>
    <w:p w14:paraId="61E7F6D5" w14:textId="77777777" w:rsidR="008C6006" w:rsidRDefault="008C6006" w:rsidP="008C6006">
      <w:pPr>
        <w:autoSpaceDE w:val="0"/>
        <w:autoSpaceDN w:val="0"/>
        <w:adjustRightInd w:val="0"/>
        <w:spacing w:after="0"/>
        <w:ind w:left="720"/>
        <w:rPr>
          <w:ins w:id="3252" w:author="Pragada Venkata Apparao Santhosh" w:date="2021-05-10T14:12:00Z"/>
          <w:rFonts w:eastAsiaTheme="minorHAnsi"/>
        </w:rPr>
      </w:pPr>
      <w:ins w:id="3253" w:author="Pragada Venkata Apparao Santhosh" w:date="2021-05-10T14:12:00Z">
        <w:r w:rsidRPr="00F76229">
          <w:rPr>
            <w:rFonts w:eastAsiaTheme="minorHAnsi"/>
          </w:rPr>
          <w:lastRenderedPageBreak/>
          <w:t xml:space="preserve">The DUT shall be placed on a non-conductive, low relative permittivity (dielectric-constant) material </w:t>
        </w:r>
        <w:proofErr w:type="gramStart"/>
        <w:r w:rsidRPr="00F76229">
          <w:rPr>
            <w:rFonts w:eastAsiaTheme="minorHAnsi"/>
          </w:rPr>
          <w:t xml:space="preserve">( </w:t>
        </w:r>
        <w:proofErr w:type="spellStart"/>
        <w:r w:rsidRPr="00F76229">
          <w:rPr>
            <w:rFonts w:eastAsia="font5-Identity-H"/>
          </w:rPr>
          <w:t>ε</w:t>
        </w:r>
        <w:proofErr w:type="gramEnd"/>
        <w:r w:rsidRPr="00F76229">
          <w:rPr>
            <w:rFonts w:eastAsiaTheme="minorHAnsi"/>
          </w:rPr>
          <w:t>r</w:t>
        </w:r>
        <w:proofErr w:type="spellEnd"/>
        <w:r w:rsidRPr="00F76229">
          <w:rPr>
            <w:rFonts w:eastAsiaTheme="minorHAnsi"/>
          </w:rPr>
          <w:t xml:space="preserve"> </w:t>
        </w:r>
        <w:r>
          <w:rPr>
            <w:rFonts w:eastAsiaTheme="minorHAnsi"/>
          </w:rPr>
          <w:t>≤</w:t>
        </w:r>
        <w:r w:rsidRPr="00F76229">
          <w:rPr>
            <w:rFonts w:eastAsiaTheme="minorHAnsi"/>
          </w:rPr>
          <w:t xml:space="preserve"> 1,4),at (50 </w:t>
        </w:r>
        <w:r w:rsidRPr="00F76229">
          <w:rPr>
            <w:rFonts w:eastAsia="font5-Identity-H"/>
          </w:rPr>
          <w:t xml:space="preserve">± </w:t>
        </w:r>
        <w:r w:rsidRPr="00F76229">
          <w:rPr>
            <w:rFonts w:eastAsiaTheme="minorHAnsi"/>
          </w:rPr>
          <w:t>5) mm above the ground plane.</w:t>
        </w:r>
      </w:ins>
    </w:p>
    <w:p w14:paraId="1AF529F7" w14:textId="77777777" w:rsidR="008C6006" w:rsidRPr="00F76229" w:rsidRDefault="008C6006" w:rsidP="008C6006">
      <w:pPr>
        <w:autoSpaceDE w:val="0"/>
        <w:autoSpaceDN w:val="0"/>
        <w:adjustRightInd w:val="0"/>
        <w:spacing w:after="0"/>
        <w:ind w:left="720"/>
        <w:rPr>
          <w:ins w:id="3254" w:author="Pragada Venkata Apparao Santhosh" w:date="2021-05-10T14:12:00Z"/>
          <w:rFonts w:eastAsiaTheme="minorHAnsi"/>
        </w:rPr>
      </w:pPr>
    </w:p>
    <w:p w14:paraId="4A57A160" w14:textId="77777777" w:rsidR="008C6006" w:rsidRDefault="008C6006" w:rsidP="008C6006">
      <w:pPr>
        <w:autoSpaceDE w:val="0"/>
        <w:autoSpaceDN w:val="0"/>
        <w:adjustRightInd w:val="0"/>
        <w:spacing w:after="0"/>
        <w:ind w:left="720"/>
        <w:rPr>
          <w:ins w:id="3255" w:author="Pragada Venkata Apparao Santhosh" w:date="2021-05-10T14:12:00Z"/>
          <w:rFonts w:eastAsiaTheme="minorHAnsi"/>
        </w:rPr>
      </w:pPr>
      <w:ins w:id="3256" w:author="Pragada Venkata Apparao Santhosh" w:date="2021-05-10T14:12:00Z">
        <w:r w:rsidRPr="00F76229">
          <w:rPr>
            <w:rFonts w:eastAsiaTheme="minorHAnsi"/>
          </w:rPr>
          <w:t>The case of the DUT shall not be grounded to the ground plane unless it is intended to simulate the actual</w:t>
        </w:r>
        <w:r>
          <w:rPr>
            <w:rFonts w:eastAsiaTheme="minorHAnsi"/>
          </w:rPr>
          <w:t xml:space="preserve"> </w:t>
        </w:r>
        <w:r w:rsidRPr="00F76229">
          <w:rPr>
            <w:rFonts w:eastAsiaTheme="minorHAnsi"/>
          </w:rPr>
          <w:t>vehicle configuration.</w:t>
        </w:r>
      </w:ins>
    </w:p>
    <w:p w14:paraId="1ED6C601" w14:textId="77777777" w:rsidR="008C6006" w:rsidRPr="00F76229" w:rsidRDefault="008C6006" w:rsidP="008C6006">
      <w:pPr>
        <w:autoSpaceDE w:val="0"/>
        <w:autoSpaceDN w:val="0"/>
        <w:adjustRightInd w:val="0"/>
        <w:spacing w:after="0"/>
        <w:ind w:left="720"/>
        <w:rPr>
          <w:ins w:id="3257" w:author="Pragada Venkata Apparao Santhosh" w:date="2021-05-10T14:12:00Z"/>
          <w:rFonts w:eastAsiaTheme="minorHAnsi"/>
        </w:rPr>
      </w:pPr>
    </w:p>
    <w:p w14:paraId="3076DDF2" w14:textId="77777777" w:rsidR="008C6006" w:rsidRDefault="008C6006" w:rsidP="008C6006">
      <w:pPr>
        <w:autoSpaceDE w:val="0"/>
        <w:autoSpaceDN w:val="0"/>
        <w:adjustRightInd w:val="0"/>
        <w:spacing w:after="0"/>
        <w:ind w:firstLine="720"/>
        <w:rPr>
          <w:ins w:id="3258" w:author="Pragada Venkata Apparao Santhosh" w:date="2021-05-10T14:12:00Z"/>
          <w:rFonts w:eastAsiaTheme="minorHAnsi"/>
        </w:rPr>
      </w:pPr>
      <w:ins w:id="3259" w:author="Pragada Venkata Apparao Santhosh" w:date="2021-05-10T14:12:00Z">
        <w:r w:rsidRPr="00F76229">
          <w:rPr>
            <w:rFonts w:eastAsiaTheme="minorHAnsi"/>
          </w:rPr>
          <w:t>The face of the DUT shall be located at least 100 mm from the edge of the ground plane.</w:t>
        </w:r>
      </w:ins>
    </w:p>
    <w:p w14:paraId="5B2D4EA0" w14:textId="77777777" w:rsidR="008C6006" w:rsidRPr="00F76229" w:rsidRDefault="008C6006" w:rsidP="008C6006">
      <w:pPr>
        <w:autoSpaceDE w:val="0"/>
        <w:autoSpaceDN w:val="0"/>
        <w:adjustRightInd w:val="0"/>
        <w:spacing w:after="0"/>
        <w:ind w:firstLine="720"/>
        <w:rPr>
          <w:ins w:id="3260" w:author="Pragada Venkata Apparao Santhosh" w:date="2021-05-10T14:12:00Z"/>
          <w:rFonts w:eastAsiaTheme="minorHAnsi"/>
        </w:rPr>
      </w:pPr>
    </w:p>
    <w:p w14:paraId="742E356D" w14:textId="77777777" w:rsidR="008C6006" w:rsidRDefault="008C6006" w:rsidP="008C6006">
      <w:pPr>
        <w:autoSpaceDE w:val="0"/>
        <w:autoSpaceDN w:val="0"/>
        <w:adjustRightInd w:val="0"/>
        <w:spacing w:after="0"/>
        <w:ind w:left="720"/>
        <w:rPr>
          <w:ins w:id="3261" w:author="Pragada Venkata Apparao Santhosh" w:date="2021-05-10T14:12:00Z"/>
          <w:rFonts w:eastAsiaTheme="minorHAnsi"/>
        </w:rPr>
      </w:pPr>
      <w:ins w:id="3262" w:author="Pragada Venkata Apparao Santhosh" w:date="2021-05-10T14:12:00Z">
        <w:r w:rsidRPr="00F76229">
          <w:rPr>
            <w:rFonts w:eastAsiaTheme="minorHAnsi"/>
          </w:rPr>
          <w:t>There should be a distance at least 500 mm between the DUT and any metal part such as the walls of the</w:t>
        </w:r>
        <w:r>
          <w:rPr>
            <w:rFonts w:eastAsiaTheme="minorHAnsi"/>
          </w:rPr>
          <w:t xml:space="preserve"> </w:t>
        </w:r>
        <w:r w:rsidRPr="00F76229">
          <w:rPr>
            <w:rFonts w:eastAsiaTheme="minorHAnsi"/>
          </w:rPr>
          <w:t xml:space="preserve">shielded enclosure, </w:t>
        </w:r>
        <w:proofErr w:type="gramStart"/>
        <w:r w:rsidRPr="00F76229">
          <w:rPr>
            <w:rFonts w:eastAsiaTheme="minorHAnsi"/>
          </w:rPr>
          <w:t>with the exception of</w:t>
        </w:r>
        <w:proofErr w:type="gramEnd"/>
        <w:r w:rsidRPr="00F76229">
          <w:rPr>
            <w:rFonts w:eastAsiaTheme="minorHAnsi"/>
          </w:rPr>
          <w:t xml:space="preserve"> the ground plane on which the DUT is placed.</w:t>
        </w:r>
      </w:ins>
    </w:p>
    <w:p w14:paraId="2BC4869E" w14:textId="77777777" w:rsidR="008C6006" w:rsidRPr="0058494F" w:rsidRDefault="008C6006" w:rsidP="008C6006">
      <w:pPr>
        <w:autoSpaceDE w:val="0"/>
        <w:autoSpaceDN w:val="0"/>
        <w:adjustRightInd w:val="0"/>
        <w:spacing w:after="0"/>
        <w:ind w:left="720"/>
        <w:rPr>
          <w:ins w:id="3263" w:author="Pragada Venkata Apparao Santhosh" w:date="2021-05-10T14:12:00Z"/>
          <w:rFonts w:eastAsiaTheme="minorHAnsi"/>
        </w:rPr>
      </w:pPr>
    </w:p>
    <w:p w14:paraId="2D6D2428" w14:textId="77777777" w:rsidR="008C6006" w:rsidRPr="0058494F" w:rsidRDefault="008C6006" w:rsidP="008C6006">
      <w:pPr>
        <w:pStyle w:val="ListParagraph"/>
        <w:numPr>
          <w:ilvl w:val="0"/>
          <w:numId w:val="30"/>
        </w:numPr>
        <w:autoSpaceDE w:val="0"/>
        <w:autoSpaceDN w:val="0"/>
        <w:adjustRightInd w:val="0"/>
        <w:spacing w:after="0"/>
        <w:rPr>
          <w:ins w:id="3264" w:author="Pragada Venkata Apparao Santhosh" w:date="2021-05-10T14:12:00Z"/>
          <w:rFonts w:eastAsiaTheme="minorHAnsi"/>
          <w:b/>
        </w:rPr>
      </w:pPr>
      <w:ins w:id="3265" w:author="Pragada Venkata Apparao Santhosh" w:date="2021-05-10T14:12:00Z">
        <w:r w:rsidRPr="0058494F">
          <w:rPr>
            <w:rFonts w:eastAsiaTheme="minorHAnsi"/>
            <w:b/>
          </w:rPr>
          <w:t>Location of test harness</w:t>
        </w:r>
      </w:ins>
    </w:p>
    <w:p w14:paraId="4F10D451" w14:textId="77777777" w:rsidR="008C6006" w:rsidRDefault="008C6006" w:rsidP="008C6006">
      <w:pPr>
        <w:autoSpaceDE w:val="0"/>
        <w:autoSpaceDN w:val="0"/>
        <w:adjustRightInd w:val="0"/>
        <w:spacing w:after="0"/>
        <w:ind w:left="720"/>
        <w:rPr>
          <w:ins w:id="3266" w:author="Pragada Venkata Apparao Santhosh" w:date="2021-05-10T14:12:00Z"/>
          <w:rFonts w:eastAsiaTheme="minorHAnsi"/>
        </w:rPr>
      </w:pPr>
      <w:ins w:id="3267" w:author="Pragada Venkata Apparao Santhosh" w:date="2021-05-10T14:12:00Z">
        <w:r w:rsidRPr="00F76229">
          <w:rPr>
            <w:rFonts w:eastAsiaTheme="minorHAnsi"/>
          </w:rPr>
          <w:t>The total length of the test harness between the DUT and the load simulator (or the RF boundary) shall be</w:t>
        </w:r>
        <w:r>
          <w:rPr>
            <w:rFonts w:eastAsiaTheme="minorHAnsi"/>
          </w:rPr>
          <w:t xml:space="preserve"> </w:t>
        </w:r>
        <w:r w:rsidRPr="00F76229">
          <w:rPr>
            <w:rFonts w:eastAsiaTheme="minorHAnsi"/>
          </w:rPr>
          <w:t xml:space="preserve">(1 000 </w:t>
        </w:r>
        <w:r w:rsidRPr="00F76229">
          <w:rPr>
            <w:rFonts w:eastAsia="font5-Identity-H"/>
          </w:rPr>
          <w:t xml:space="preserve">± </w:t>
        </w:r>
        <w:r w:rsidRPr="00F76229">
          <w:rPr>
            <w:rFonts w:eastAsiaTheme="minorHAnsi"/>
          </w:rPr>
          <w:t>100) mm, unless otherwise specified in the test plan.</w:t>
        </w:r>
      </w:ins>
    </w:p>
    <w:p w14:paraId="53AE13B2" w14:textId="77777777" w:rsidR="008C6006" w:rsidRPr="00F76229" w:rsidRDefault="008C6006" w:rsidP="008C6006">
      <w:pPr>
        <w:autoSpaceDE w:val="0"/>
        <w:autoSpaceDN w:val="0"/>
        <w:adjustRightInd w:val="0"/>
        <w:spacing w:after="0"/>
        <w:ind w:left="720"/>
        <w:rPr>
          <w:ins w:id="3268" w:author="Pragada Venkata Apparao Santhosh" w:date="2021-05-10T14:12:00Z"/>
          <w:rFonts w:eastAsiaTheme="minorHAnsi"/>
        </w:rPr>
      </w:pPr>
    </w:p>
    <w:p w14:paraId="58367F8F" w14:textId="77777777" w:rsidR="008C6006" w:rsidRPr="00F76229" w:rsidRDefault="008C6006" w:rsidP="008C6006">
      <w:pPr>
        <w:ind w:firstLine="720"/>
        <w:rPr>
          <w:ins w:id="3269" w:author="Pragada Venkata Apparao Santhosh" w:date="2021-05-10T14:12:00Z"/>
          <w:rFonts w:eastAsiaTheme="minorHAnsi"/>
        </w:rPr>
      </w:pPr>
      <w:ins w:id="3270" w:author="Pragada Venkata Apparao Santhosh" w:date="2021-05-10T14:12:00Z">
        <w:r w:rsidRPr="00F76229">
          <w:rPr>
            <w:rFonts w:eastAsiaTheme="minorHAnsi"/>
          </w:rPr>
          <w:t>The wiring type is defined by the actual system application and requirement.</w:t>
        </w:r>
      </w:ins>
    </w:p>
    <w:p w14:paraId="3DC8805E" w14:textId="77777777" w:rsidR="008C6006" w:rsidRPr="00F76229" w:rsidRDefault="008C6006" w:rsidP="008C6006">
      <w:pPr>
        <w:autoSpaceDE w:val="0"/>
        <w:autoSpaceDN w:val="0"/>
        <w:adjustRightInd w:val="0"/>
        <w:spacing w:after="0"/>
        <w:ind w:firstLine="720"/>
        <w:rPr>
          <w:ins w:id="3271" w:author="Pragada Venkata Apparao Santhosh" w:date="2021-05-10T14:12:00Z"/>
          <w:rFonts w:eastAsiaTheme="minorHAnsi"/>
        </w:rPr>
      </w:pPr>
      <w:ins w:id="3272" w:author="Pragada Venkata Apparao Santhosh" w:date="2021-05-10T14:12:00Z">
        <w:r w:rsidRPr="00F76229">
          <w:rPr>
            <w:rFonts w:eastAsiaTheme="minorHAnsi"/>
          </w:rPr>
          <w:t>The test harness should be straight over its whole length and of fixed (position and number of wires)</w:t>
        </w:r>
      </w:ins>
    </w:p>
    <w:p w14:paraId="4FF173CF" w14:textId="77777777" w:rsidR="008C6006" w:rsidRDefault="008C6006" w:rsidP="008C6006">
      <w:pPr>
        <w:autoSpaceDE w:val="0"/>
        <w:autoSpaceDN w:val="0"/>
        <w:adjustRightInd w:val="0"/>
        <w:spacing w:after="0"/>
        <w:ind w:left="720"/>
        <w:rPr>
          <w:ins w:id="3273" w:author="Pragada Venkata Apparao Santhosh" w:date="2021-05-10T14:12:00Z"/>
          <w:rFonts w:eastAsiaTheme="minorHAnsi"/>
        </w:rPr>
      </w:pPr>
      <w:ins w:id="3274" w:author="Pragada Venkata Apparao Santhosh" w:date="2021-05-10T14:12:00Z">
        <w:r w:rsidRPr="00F76229">
          <w:rPr>
            <w:rFonts w:eastAsiaTheme="minorHAnsi"/>
          </w:rPr>
          <w:t>composition. It should pass through the current injection and current measurement probes. The length of the</w:t>
        </w:r>
        <w:r>
          <w:rPr>
            <w:rFonts w:eastAsiaTheme="minorHAnsi"/>
          </w:rPr>
          <w:t xml:space="preserve"> </w:t>
        </w:r>
        <w:r w:rsidRPr="00F76229">
          <w:rPr>
            <w:rFonts w:eastAsiaTheme="minorHAnsi"/>
          </w:rPr>
          <w:t>wires in the simulator should be short by comparison with the length of the harness. The wires within the</w:t>
        </w:r>
        <w:r>
          <w:rPr>
            <w:rFonts w:eastAsiaTheme="minorHAnsi"/>
          </w:rPr>
          <w:t xml:space="preserve"> </w:t>
        </w:r>
        <w:r w:rsidRPr="00F76229">
          <w:rPr>
            <w:rFonts w:eastAsiaTheme="minorHAnsi"/>
          </w:rPr>
          <w:t>simulator should be anchored.</w:t>
        </w:r>
      </w:ins>
    </w:p>
    <w:p w14:paraId="7CF4A7FC" w14:textId="77777777" w:rsidR="008C6006" w:rsidRPr="00F76229" w:rsidRDefault="008C6006" w:rsidP="008C6006">
      <w:pPr>
        <w:autoSpaceDE w:val="0"/>
        <w:autoSpaceDN w:val="0"/>
        <w:adjustRightInd w:val="0"/>
        <w:spacing w:after="0"/>
        <w:ind w:left="720"/>
        <w:rPr>
          <w:ins w:id="3275" w:author="Pragada Venkata Apparao Santhosh" w:date="2021-05-10T14:12:00Z"/>
          <w:rFonts w:eastAsiaTheme="minorHAnsi"/>
        </w:rPr>
      </w:pPr>
    </w:p>
    <w:p w14:paraId="50DD5BF1" w14:textId="77777777" w:rsidR="008C6006" w:rsidRDefault="008C6006" w:rsidP="008C6006">
      <w:pPr>
        <w:autoSpaceDE w:val="0"/>
        <w:autoSpaceDN w:val="0"/>
        <w:adjustRightInd w:val="0"/>
        <w:spacing w:after="0"/>
        <w:ind w:left="720"/>
        <w:rPr>
          <w:ins w:id="3276" w:author="Pragada Venkata Apparao Santhosh" w:date="2021-05-10T14:12:00Z"/>
          <w:rFonts w:eastAsiaTheme="minorHAnsi"/>
        </w:rPr>
      </w:pPr>
      <w:ins w:id="3277" w:author="Pragada Venkata Apparao Santhosh" w:date="2021-05-10T14:12:00Z">
        <w:r w:rsidRPr="00F76229">
          <w:rPr>
            <w:rFonts w:eastAsiaTheme="minorHAnsi"/>
          </w:rPr>
          <w:t>The test harness shall be placed on a non-conductive, low relative permittivity (dielectric-constant) material</w:t>
        </w:r>
        <w:r>
          <w:rPr>
            <w:rFonts w:eastAsiaTheme="minorHAnsi"/>
          </w:rPr>
          <w:t xml:space="preserve"> </w:t>
        </w:r>
        <w:r w:rsidRPr="00F76229">
          <w:rPr>
            <w:rFonts w:eastAsiaTheme="minorHAnsi"/>
          </w:rPr>
          <w:t>(</w:t>
        </w:r>
        <w:proofErr w:type="spellStart"/>
        <w:r w:rsidRPr="00F76229">
          <w:rPr>
            <w:rFonts w:eastAsia="font5-Identity-H"/>
          </w:rPr>
          <w:t>ε</w:t>
        </w:r>
        <w:r w:rsidRPr="00F76229">
          <w:rPr>
            <w:rFonts w:eastAsiaTheme="minorHAnsi"/>
          </w:rPr>
          <w:t>r</w:t>
        </w:r>
        <w:proofErr w:type="spellEnd"/>
        <w:r w:rsidRPr="00F76229">
          <w:rPr>
            <w:rFonts w:eastAsiaTheme="minorHAnsi"/>
          </w:rPr>
          <w:t xml:space="preserve"> </w:t>
        </w:r>
        <w:r>
          <w:rPr>
            <w:rFonts w:eastAsiaTheme="minorHAnsi"/>
          </w:rPr>
          <w:t>≤</w:t>
        </w:r>
        <w:r w:rsidRPr="00F76229">
          <w:rPr>
            <w:rFonts w:eastAsiaTheme="minorHAnsi"/>
          </w:rPr>
          <w:t xml:space="preserve"> 1,4), at (50 </w:t>
        </w:r>
        <w:r w:rsidRPr="00F76229">
          <w:rPr>
            <w:rFonts w:eastAsia="font5-Identity-H"/>
          </w:rPr>
          <w:t xml:space="preserve">± </w:t>
        </w:r>
        <w:r w:rsidRPr="00F76229">
          <w:rPr>
            <w:rFonts w:eastAsiaTheme="minorHAnsi"/>
          </w:rPr>
          <w:t>5) mm above the ground plane.</w:t>
        </w:r>
      </w:ins>
    </w:p>
    <w:p w14:paraId="571D0DE2" w14:textId="77777777" w:rsidR="008C6006" w:rsidRPr="00F76229" w:rsidRDefault="008C6006" w:rsidP="008C6006">
      <w:pPr>
        <w:autoSpaceDE w:val="0"/>
        <w:autoSpaceDN w:val="0"/>
        <w:adjustRightInd w:val="0"/>
        <w:spacing w:after="0"/>
        <w:ind w:left="720"/>
        <w:rPr>
          <w:ins w:id="3278" w:author="Pragada Venkata Apparao Santhosh" w:date="2021-05-10T14:12:00Z"/>
          <w:rFonts w:eastAsiaTheme="minorHAnsi"/>
        </w:rPr>
      </w:pPr>
    </w:p>
    <w:p w14:paraId="10AA6F12" w14:textId="77777777" w:rsidR="008C6006" w:rsidRDefault="008C6006" w:rsidP="008C6006">
      <w:pPr>
        <w:pStyle w:val="ListParagraph"/>
        <w:numPr>
          <w:ilvl w:val="0"/>
          <w:numId w:val="30"/>
        </w:numPr>
        <w:autoSpaceDE w:val="0"/>
        <w:autoSpaceDN w:val="0"/>
        <w:adjustRightInd w:val="0"/>
        <w:spacing w:after="0"/>
        <w:rPr>
          <w:ins w:id="3279" w:author="Pragada Venkata Apparao Santhosh" w:date="2021-05-10T14:12:00Z"/>
          <w:rFonts w:eastAsiaTheme="minorHAnsi"/>
          <w:b/>
        </w:rPr>
      </w:pPr>
      <w:ins w:id="3280" w:author="Pragada Venkata Apparao Santhosh" w:date="2021-05-10T14:12:00Z">
        <w:r w:rsidRPr="0058494F">
          <w:rPr>
            <w:rFonts w:eastAsiaTheme="minorHAnsi"/>
            <w:b/>
          </w:rPr>
          <w:t>Location of load simulator</w:t>
        </w:r>
      </w:ins>
    </w:p>
    <w:p w14:paraId="7573C274" w14:textId="77777777" w:rsidR="008C6006" w:rsidRPr="0058494F" w:rsidRDefault="008C6006" w:rsidP="008C6006">
      <w:pPr>
        <w:pStyle w:val="ListParagraph"/>
        <w:autoSpaceDE w:val="0"/>
        <w:autoSpaceDN w:val="0"/>
        <w:adjustRightInd w:val="0"/>
        <w:spacing w:after="0"/>
        <w:rPr>
          <w:ins w:id="3281" w:author="Pragada Venkata Apparao Santhosh" w:date="2021-05-10T14:12:00Z"/>
          <w:rFonts w:eastAsiaTheme="minorHAnsi"/>
          <w:b/>
        </w:rPr>
      </w:pPr>
    </w:p>
    <w:p w14:paraId="74F7CFD4" w14:textId="77777777" w:rsidR="008C6006" w:rsidRDefault="008C6006" w:rsidP="008C6006">
      <w:pPr>
        <w:autoSpaceDE w:val="0"/>
        <w:autoSpaceDN w:val="0"/>
        <w:adjustRightInd w:val="0"/>
        <w:spacing w:after="0"/>
        <w:ind w:left="720"/>
        <w:rPr>
          <w:ins w:id="3282" w:author="Pragada Venkata Apparao Santhosh" w:date="2021-05-10T14:12:00Z"/>
          <w:rFonts w:eastAsiaTheme="minorHAnsi"/>
        </w:rPr>
      </w:pPr>
      <w:ins w:id="3283" w:author="Pragada Venkata Apparao Santhosh" w:date="2021-05-10T14:12:00Z">
        <w:r w:rsidRPr="00F76229">
          <w:rPr>
            <w:rFonts w:eastAsiaTheme="minorHAnsi"/>
          </w:rPr>
          <w:t>Preferably, the load simulator shall be placed directly on the ground plane. If the load simulator has a metallic</w:t>
        </w:r>
        <w:r>
          <w:rPr>
            <w:rFonts w:eastAsiaTheme="minorHAnsi"/>
          </w:rPr>
          <w:t xml:space="preserve"> </w:t>
        </w:r>
        <w:r w:rsidRPr="00F76229">
          <w:rPr>
            <w:rFonts w:eastAsiaTheme="minorHAnsi"/>
          </w:rPr>
          <w:t>case, this case shall be bonded to the ground plane.</w:t>
        </w:r>
      </w:ins>
    </w:p>
    <w:p w14:paraId="61ECE33C" w14:textId="77777777" w:rsidR="008C6006" w:rsidRPr="00F76229" w:rsidRDefault="008C6006" w:rsidP="008C6006">
      <w:pPr>
        <w:autoSpaceDE w:val="0"/>
        <w:autoSpaceDN w:val="0"/>
        <w:adjustRightInd w:val="0"/>
        <w:spacing w:after="0"/>
        <w:ind w:left="720"/>
        <w:rPr>
          <w:ins w:id="3284" w:author="Pragada Venkata Apparao Santhosh" w:date="2021-05-10T14:12:00Z"/>
          <w:rFonts w:eastAsiaTheme="minorHAnsi"/>
        </w:rPr>
      </w:pPr>
    </w:p>
    <w:p w14:paraId="57D6724D" w14:textId="77777777" w:rsidR="008C6006" w:rsidRPr="00F76229" w:rsidRDefault="008C6006" w:rsidP="008C6006">
      <w:pPr>
        <w:autoSpaceDE w:val="0"/>
        <w:autoSpaceDN w:val="0"/>
        <w:adjustRightInd w:val="0"/>
        <w:spacing w:after="0"/>
        <w:ind w:firstLine="720"/>
        <w:rPr>
          <w:ins w:id="3285" w:author="Pragada Venkata Apparao Santhosh" w:date="2021-05-10T14:12:00Z"/>
          <w:rFonts w:eastAsiaTheme="minorHAnsi"/>
        </w:rPr>
      </w:pPr>
      <w:ins w:id="3286" w:author="Pragada Venkata Apparao Santhosh" w:date="2021-05-10T14:12:00Z">
        <w:r w:rsidRPr="00F76229">
          <w:rPr>
            <w:rFonts w:eastAsiaTheme="minorHAnsi"/>
          </w:rPr>
          <w:t>Alternatively, the load simulator may be located adjacent to the ground plane (with the case of the load</w:t>
        </w:r>
      </w:ins>
    </w:p>
    <w:p w14:paraId="58EBD754" w14:textId="77777777" w:rsidR="008C6006" w:rsidRDefault="008C6006" w:rsidP="008C6006">
      <w:pPr>
        <w:autoSpaceDE w:val="0"/>
        <w:autoSpaceDN w:val="0"/>
        <w:adjustRightInd w:val="0"/>
        <w:spacing w:after="0"/>
        <w:ind w:left="720"/>
        <w:rPr>
          <w:ins w:id="3287" w:author="Pragada Venkata Apparao Santhosh" w:date="2021-05-10T14:12:00Z"/>
          <w:rFonts w:eastAsiaTheme="minorHAnsi"/>
        </w:rPr>
      </w:pPr>
      <w:ins w:id="3288" w:author="Pragada Venkata Apparao Santhosh" w:date="2021-05-10T14:12:00Z">
        <w:r w:rsidRPr="00F76229">
          <w:rPr>
            <w:rFonts w:eastAsiaTheme="minorHAnsi"/>
          </w:rPr>
          <w:t>simulator bonded to the ground plane) or outside of the test chamber, provided the test harness from the DUT</w:t>
        </w:r>
        <w:r>
          <w:rPr>
            <w:rFonts w:eastAsiaTheme="minorHAnsi"/>
          </w:rPr>
          <w:t xml:space="preserve"> </w:t>
        </w:r>
        <w:r w:rsidRPr="00F76229">
          <w:rPr>
            <w:rFonts w:eastAsiaTheme="minorHAnsi"/>
          </w:rPr>
          <w:t>passes through an RF boundary bonded to the ground plane.</w:t>
        </w:r>
      </w:ins>
    </w:p>
    <w:p w14:paraId="6AB085CF" w14:textId="77777777" w:rsidR="008C6006" w:rsidRPr="00F76229" w:rsidRDefault="008C6006" w:rsidP="008C6006">
      <w:pPr>
        <w:autoSpaceDE w:val="0"/>
        <w:autoSpaceDN w:val="0"/>
        <w:adjustRightInd w:val="0"/>
        <w:spacing w:after="0"/>
        <w:ind w:left="720"/>
        <w:rPr>
          <w:ins w:id="3289" w:author="Pragada Venkata Apparao Santhosh" w:date="2021-05-10T14:12:00Z"/>
          <w:rFonts w:eastAsiaTheme="minorHAnsi"/>
        </w:rPr>
      </w:pPr>
    </w:p>
    <w:p w14:paraId="110A3D4E" w14:textId="77777777" w:rsidR="008C6006" w:rsidRDefault="008C6006" w:rsidP="008C6006">
      <w:pPr>
        <w:autoSpaceDE w:val="0"/>
        <w:autoSpaceDN w:val="0"/>
        <w:adjustRightInd w:val="0"/>
        <w:spacing w:after="0"/>
        <w:ind w:left="720"/>
        <w:rPr>
          <w:ins w:id="3290" w:author="Pragada Venkata Apparao Santhosh" w:date="2021-05-10T14:12:00Z"/>
          <w:rFonts w:eastAsiaTheme="minorHAnsi"/>
        </w:rPr>
      </w:pPr>
      <w:ins w:id="3291" w:author="Pragada Venkata Apparao Santhosh" w:date="2021-05-10T14:12:00Z">
        <w:r w:rsidRPr="00F76229">
          <w:rPr>
            <w:rFonts w:eastAsiaTheme="minorHAnsi"/>
          </w:rPr>
          <w:t xml:space="preserve">When the load simulator is located on the ground plane, the </w:t>
        </w:r>
        <w:proofErr w:type="spellStart"/>
        <w:r w:rsidRPr="00F76229">
          <w:rPr>
            <w:rFonts w:eastAsiaTheme="minorHAnsi"/>
          </w:rPr>
          <w:t>d.c.</w:t>
        </w:r>
        <w:proofErr w:type="spellEnd"/>
        <w:r w:rsidRPr="00F76229">
          <w:rPr>
            <w:rFonts w:eastAsiaTheme="minorHAnsi"/>
          </w:rPr>
          <w:t xml:space="preserve"> power supply lines of the </w:t>
        </w:r>
        <w:proofErr w:type="gramStart"/>
        <w:r w:rsidRPr="00F76229">
          <w:rPr>
            <w:rFonts w:eastAsiaTheme="minorHAnsi"/>
          </w:rPr>
          <w:t xml:space="preserve">load </w:t>
        </w:r>
        <w:r>
          <w:rPr>
            <w:rFonts w:eastAsiaTheme="minorHAnsi"/>
          </w:rPr>
          <w:t xml:space="preserve"> </w:t>
        </w:r>
        <w:r w:rsidRPr="00F76229">
          <w:rPr>
            <w:rFonts w:eastAsiaTheme="minorHAnsi"/>
          </w:rPr>
          <w:t>simulator</w:t>
        </w:r>
        <w:proofErr w:type="gramEnd"/>
        <w:r w:rsidRPr="00F76229">
          <w:rPr>
            <w:rFonts w:eastAsiaTheme="minorHAnsi"/>
          </w:rPr>
          <w:t xml:space="preserve"> shall</w:t>
        </w:r>
        <w:r>
          <w:rPr>
            <w:rFonts w:eastAsiaTheme="minorHAnsi"/>
          </w:rPr>
          <w:t xml:space="preserve"> </w:t>
        </w:r>
        <w:r w:rsidRPr="00F76229">
          <w:rPr>
            <w:rFonts w:eastAsiaTheme="minorHAnsi"/>
          </w:rPr>
          <w:t>be connected through the AN(s).</w:t>
        </w:r>
      </w:ins>
    </w:p>
    <w:p w14:paraId="50DE8A6A" w14:textId="77777777" w:rsidR="008C6006" w:rsidRPr="00F76229" w:rsidRDefault="008C6006" w:rsidP="008C6006">
      <w:pPr>
        <w:autoSpaceDE w:val="0"/>
        <w:autoSpaceDN w:val="0"/>
        <w:adjustRightInd w:val="0"/>
        <w:spacing w:after="0"/>
        <w:ind w:left="720"/>
        <w:rPr>
          <w:ins w:id="3292" w:author="Pragada Venkata Apparao Santhosh" w:date="2021-05-10T14:12:00Z"/>
          <w:rFonts w:eastAsiaTheme="minorHAnsi"/>
        </w:rPr>
      </w:pPr>
    </w:p>
    <w:p w14:paraId="0470DD60" w14:textId="77777777" w:rsidR="008C6006" w:rsidRDefault="008C6006" w:rsidP="008C6006">
      <w:pPr>
        <w:pStyle w:val="ListParagraph"/>
        <w:numPr>
          <w:ilvl w:val="0"/>
          <w:numId w:val="30"/>
        </w:numPr>
        <w:autoSpaceDE w:val="0"/>
        <w:autoSpaceDN w:val="0"/>
        <w:adjustRightInd w:val="0"/>
        <w:spacing w:after="0"/>
        <w:rPr>
          <w:ins w:id="3293" w:author="Pragada Venkata Apparao Santhosh" w:date="2021-05-10T14:12:00Z"/>
          <w:rFonts w:eastAsiaTheme="minorHAnsi"/>
          <w:b/>
        </w:rPr>
      </w:pPr>
      <w:ins w:id="3294" w:author="Pragada Venkata Apparao Santhosh" w:date="2021-05-10T14:12:00Z">
        <w:r w:rsidRPr="002326CA">
          <w:rPr>
            <w:rFonts w:eastAsiaTheme="minorHAnsi"/>
            <w:b/>
          </w:rPr>
          <w:t>Location of current probe(s)</w:t>
        </w:r>
      </w:ins>
    </w:p>
    <w:p w14:paraId="78E96FAF" w14:textId="77777777" w:rsidR="008C6006" w:rsidRPr="002326CA" w:rsidRDefault="008C6006" w:rsidP="008C6006">
      <w:pPr>
        <w:pStyle w:val="ListParagraph"/>
        <w:autoSpaceDE w:val="0"/>
        <w:autoSpaceDN w:val="0"/>
        <w:adjustRightInd w:val="0"/>
        <w:spacing w:after="0"/>
        <w:rPr>
          <w:ins w:id="3295" w:author="Pragada Venkata Apparao Santhosh" w:date="2021-05-10T14:12:00Z"/>
          <w:rFonts w:eastAsiaTheme="minorHAnsi"/>
          <w:b/>
        </w:rPr>
      </w:pPr>
    </w:p>
    <w:p w14:paraId="2E6E752D" w14:textId="77777777" w:rsidR="008C6006" w:rsidRDefault="008C6006" w:rsidP="008C6006">
      <w:pPr>
        <w:pStyle w:val="ListParagraph"/>
        <w:numPr>
          <w:ilvl w:val="0"/>
          <w:numId w:val="31"/>
        </w:numPr>
        <w:autoSpaceDE w:val="0"/>
        <w:autoSpaceDN w:val="0"/>
        <w:adjustRightInd w:val="0"/>
        <w:spacing w:after="0"/>
        <w:rPr>
          <w:ins w:id="3296" w:author="Pragada Venkata Apparao Santhosh" w:date="2021-05-10T14:12:00Z"/>
          <w:rFonts w:eastAsiaTheme="minorHAnsi"/>
          <w:b/>
        </w:rPr>
      </w:pPr>
      <w:ins w:id="3297" w:author="Pragada Venkata Apparao Santhosh" w:date="2021-05-10T14:12:00Z">
        <w:r w:rsidRPr="002326CA">
          <w:rPr>
            <w:rFonts w:eastAsiaTheme="minorHAnsi"/>
            <w:b/>
          </w:rPr>
          <w:t>Substitution method</w:t>
        </w:r>
      </w:ins>
    </w:p>
    <w:p w14:paraId="5E9208B3" w14:textId="77777777" w:rsidR="008C6006" w:rsidRPr="002326CA" w:rsidRDefault="008C6006" w:rsidP="008C6006">
      <w:pPr>
        <w:pStyle w:val="ListParagraph"/>
        <w:autoSpaceDE w:val="0"/>
        <w:autoSpaceDN w:val="0"/>
        <w:adjustRightInd w:val="0"/>
        <w:spacing w:after="0"/>
        <w:rPr>
          <w:ins w:id="3298" w:author="Pragada Venkata Apparao Santhosh" w:date="2021-05-10T14:12:00Z"/>
          <w:rFonts w:eastAsiaTheme="minorHAnsi"/>
          <w:b/>
        </w:rPr>
      </w:pPr>
    </w:p>
    <w:p w14:paraId="2364B490" w14:textId="77777777" w:rsidR="008C6006" w:rsidRDefault="008C6006" w:rsidP="008C6006">
      <w:pPr>
        <w:autoSpaceDE w:val="0"/>
        <w:autoSpaceDN w:val="0"/>
        <w:adjustRightInd w:val="0"/>
        <w:spacing w:after="0"/>
        <w:ind w:firstLine="720"/>
        <w:rPr>
          <w:ins w:id="3299" w:author="Pragada Venkata Apparao Santhosh" w:date="2021-05-10T14:12:00Z"/>
          <w:rFonts w:eastAsiaTheme="minorHAnsi"/>
        </w:rPr>
      </w:pPr>
      <w:ins w:id="3300" w:author="Pragada Venkata Apparao Santhosh" w:date="2021-05-10T14:12:00Z">
        <w:r w:rsidRPr="00F76229">
          <w:rPr>
            <w:rFonts w:eastAsiaTheme="minorHAnsi"/>
          </w:rPr>
          <w:t>The injection probe shall be placed at the following distances, d, from the connector of the DUT:</w:t>
        </w:r>
      </w:ins>
    </w:p>
    <w:p w14:paraId="696FC39D" w14:textId="77777777" w:rsidR="008C6006" w:rsidRPr="00F76229" w:rsidRDefault="008C6006" w:rsidP="008C6006">
      <w:pPr>
        <w:autoSpaceDE w:val="0"/>
        <w:autoSpaceDN w:val="0"/>
        <w:adjustRightInd w:val="0"/>
        <w:spacing w:after="0"/>
        <w:ind w:firstLine="720"/>
        <w:rPr>
          <w:ins w:id="3301" w:author="Pragada Venkata Apparao Santhosh" w:date="2021-05-10T14:12:00Z"/>
          <w:rFonts w:eastAsiaTheme="minorHAnsi"/>
        </w:rPr>
      </w:pPr>
    </w:p>
    <w:p w14:paraId="7FB04CED" w14:textId="77777777" w:rsidR="008C6006" w:rsidRPr="00F76229" w:rsidRDefault="008C6006" w:rsidP="008C6006">
      <w:pPr>
        <w:autoSpaceDE w:val="0"/>
        <w:autoSpaceDN w:val="0"/>
        <w:adjustRightInd w:val="0"/>
        <w:spacing w:after="0"/>
        <w:ind w:firstLine="720"/>
        <w:rPr>
          <w:ins w:id="3302" w:author="Pragada Venkata Apparao Santhosh" w:date="2021-05-10T14:12:00Z"/>
          <w:rFonts w:eastAsiaTheme="minorHAnsi"/>
        </w:rPr>
      </w:pPr>
      <w:ins w:id="3303" w:author="Pragada Venkata Apparao Santhosh" w:date="2021-05-10T14:12:00Z">
        <w:r>
          <w:t xml:space="preserve">--- </w:t>
        </w:r>
        <w:r w:rsidRPr="00F76229">
          <w:rPr>
            <w:rFonts w:eastAsiaTheme="minorHAnsi"/>
          </w:rPr>
          <w:t xml:space="preserve">d = (150 </w:t>
        </w:r>
        <w:r w:rsidRPr="00F76229">
          <w:rPr>
            <w:rFonts w:eastAsia="font5-Identity-H"/>
          </w:rPr>
          <w:t xml:space="preserve">± </w:t>
        </w:r>
        <w:r w:rsidRPr="00F76229">
          <w:rPr>
            <w:rFonts w:eastAsiaTheme="minorHAnsi"/>
          </w:rPr>
          <w:t>10) mm;</w:t>
        </w:r>
      </w:ins>
    </w:p>
    <w:p w14:paraId="298419B5" w14:textId="77777777" w:rsidR="008C6006" w:rsidRPr="00F76229" w:rsidRDefault="008C6006" w:rsidP="008C6006">
      <w:pPr>
        <w:autoSpaceDE w:val="0"/>
        <w:autoSpaceDN w:val="0"/>
        <w:adjustRightInd w:val="0"/>
        <w:spacing w:after="0"/>
        <w:ind w:firstLine="720"/>
        <w:rPr>
          <w:ins w:id="3304" w:author="Pragada Venkata Apparao Santhosh" w:date="2021-05-10T14:12:00Z"/>
          <w:rFonts w:eastAsiaTheme="minorHAnsi"/>
        </w:rPr>
      </w:pPr>
      <w:ins w:id="3305" w:author="Pragada Venkata Apparao Santhosh" w:date="2021-05-10T14:12:00Z">
        <w:r>
          <w:t xml:space="preserve">--- </w:t>
        </w:r>
        <w:r w:rsidRPr="00F76229">
          <w:rPr>
            <w:rFonts w:eastAsiaTheme="minorHAnsi"/>
          </w:rPr>
          <w:t xml:space="preserve">d = (450 </w:t>
        </w:r>
        <w:r w:rsidRPr="00F76229">
          <w:rPr>
            <w:rFonts w:eastAsia="font5-Identity-H"/>
          </w:rPr>
          <w:t xml:space="preserve">± </w:t>
        </w:r>
        <w:r w:rsidRPr="00F76229">
          <w:rPr>
            <w:rFonts w:eastAsiaTheme="minorHAnsi"/>
          </w:rPr>
          <w:t>10) mm;</w:t>
        </w:r>
      </w:ins>
    </w:p>
    <w:p w14:paraId="4BDB071A" w14:textId="77777777" w:rsidR="008C6006" w:rsidRDefault="008C6006" w:rsidP="008C6006">
      <w:pPr>
        <w:autoSpaceDE w:val="0"/>
        <w:autoSpaceDN w:val="0"/>
        <w:adjustRightInd w:val="0"/>
        <w:spacing w:after="0"/>
        <w:ind w:firstLine="720"/>
        <w:rPr>
          <w:ins w:id="3306" w:author="Pragada Venkata Apparao Santhosh" w:date="2021-05-10T14:12:00Z"/>
          <w:rFonts w:eastAsiaTheme="minorHAnsi"/>
        </w:rPr>
      </w:pPr>
      <w:ins w:id="3307" w:author="Pragada Venkata Apparao Santhosh" w:date="2021-05-10T14:12:00Z">
        <w:r>
          <w:t xml:space="preserve">--- </w:t>
        </w:r>
        <w:r w:rsidRPr="00F76229">
          <w:rPr>
            <w:rFonts w:eastAsiaTheme="minorHAnsi"/>
          </w:rPr>
          <w:t xml:space="preserve">d = (750 </w:t>
        </w:r>
        <w:r w:rsidRPr="00F76229">
          <w:rPr>
            <w:rFonts w:eastAsia="font5-Identity-H"/>
          </w:rPr>
          <w:t xml:space="preserve">± </w:t>
        </w:r>
        <w:r w:rsidRPr="00F76229">
          <w:rPr>
            <w:rFonts w:eastAsiaTheme="minorHAnsi"/>
          </w:rPr>
          <w:t>10) mm.</w:t>
        </w:r>
      </w:ins>
    </w:p>
    <w:p w14:paraId="2CAC3BD3" w14:textId="77777777" w:rsidR="008C6006" w:rsidRPr="00F76229" w:rsidRDefault="008C6006" w:rsidP="008C6006">
      <w:pPr>
        <w:autoSpaceDE w:val="0"/>
        <w:autoSpaceDN w:val="0"/>
        <w:adjustRightInd w:val="0"/>
        <w:spacing w:after="0"/>
        <w:ind w:firstLine="720"/>
        <w:rPr>
          <w:ins w:id="3308" w:author="Pragada Venkata Apparao Santhosh" w:date="2021-05-10T14:12:00Z"/>
          <w:rFonts w:eastAsiaTheme="minorHAnsi"/>
        </w:rPr>
      </w:pPr>
    </w:p>
    <w:p w14:paraId="667FDD26" w14:textId="77777777" w:rsidR="008C6006" w:rsidRDefault="008C6006" w:rsidP="008C6006">
      <w:pPr>
        <w:autoSpaceDE w:val="0"/>
        <w:autoSpaceDN w:val="0"/>
        <w:adjustRightInd w:val="0"/>
        <w:spacing w:after="0"/>
        <w:ind w:left="720"/>
        <w:rPr>
          <w:ins w:id="3309" w:author="Pragada Venkata Apparao Santhosh" w:date="2021-05-10T14:12:00Z"/>
          <w:rFonts w:eastAsiaTheme="minorHAnsi"/>
        </w:rPr>
      </w:pPr>
      <w:ins w:id="3310" w:author="Pragada Venkata Apparao Santhosh" w:date="2021-05-10T14:12:00Z">
        <w:r w:rsidRPr="00F76229">
          <w:rPr>
            <w:rFonts w:eastAsiaTheme="minorHAnsi"/>
          </w:rPr>
          <w:t xml:space="preserve">If a current measurement probe is used during the test it shall be placed at (50 </w:t>
        </w:r>
        <w:r w:rsidRPr="00F76229">
          <w:rPr>
            <w:rFonts w:eastAsia="font5-Identity-H"/>
          </w:rPr>
          <w:t xml:space="preserve">± </w:t>
        </w:r>
        <w:r w:rsidRPr="00F76229">
          <w:rPr>
            <w:rFonts w:eastAsiaTheme="minorHAnsi"/>
          </w:rPr>
          <w:t>10) mm from the connector</w:t>
        </w:r>
        <w:r>
          <w:rPr>
            <w:rFonts w:eastAsiaTheme="minorHAnsi"/>
          </w:rPr>
          <w:t xml:space="preserve"> </w:t>
        </w:r>
        <w:r w:rsidRPr="00F76229">
          <w:rPr>
            <w:rFonts w:eastAsiaTheme="minorHAnsi"/>
          </w:rPr>
          <w:t>of the DUT.</w:t>
        </w:r>
      </w:ins>
    </w:p>
    <w:p w14:paraId="5253F04B" w14:textId="77777777" w:rsidR="008C6006" w:rsidRDefault="008C6006" w:rsidP="008C6006">
      <w:pPr>
        <w:autoSpaceDE w:val="0"/>
        <w:autoSpaceDN w:val="0"/>
        <w:adjustRightInd w:val="0"/>
        <w:spacing w:after="0"/>
        <w:rPr>
          <w:ins w:id="3311" w:author="Pragada Venkata Apparao Santhosh" w:date="2021-05-10T14:12:00Z"/>
          <w:rFonts w:eastAsiaTheme="minorHAnsi"/>
        </w:rPr>
      </w:pPr>
    </w:p>
    <w:p w14:paraId="79363FE4" w14:textId="77777777" w:rsidR="008C6006" w:rsidRDefault="008C6006" w:rsidP="008C6006">
      <w:pPr>
        <w:pStyle w:val="ListParagraph"/>
        <w:numPr>
          <w:ilvl w:val="0"/>
          <w:numId w:val="31"/>
        </w:numPr>
        <w:autoSpaceDE w:val="0"/>
        <w:autoSpaceDN w:val="0"/>
        <w:adjustRightInd w:val="0"/>
        <w:spacing w:after="0"/>
        <w:rPr>
          <w:ins w:id="3312" w:author="Pragada Venkata Apparao Santhosh" w:date="2021-05-10T14:12:00Z"/>
          <w:rFonts w:eastAsiaTheme="minorHAnsi"/>
          <w:b/>
        </w:rPr>
      </w:pPr>
      <w:ins w:id="3313" w:author="Pragada Venkata Apparao Santhosh" w:date="2021-05-10T14:12:00Z">
        <w:r w:rsidRPr="002326CA">
          <w:rPr>
            <w:rFonts w:eastAsiaTheme="minorHAnsi"/>
            <w:b/>
          </w:rPr>
          <w:t>Closed-loop method with power limitation</w:t>
        </w:r>
      </w:ins>
    </w:p>
    <w:p w14:paraId="313DF515" w14:textId="77777777" w:rsidR="008C6006" w:rsidRPr="002326CA" w:rsidRDefault="008C6006" w:rsidP="008C6006">
      <w:pPr>
        <w:autoSpaceDE w:val="0"/>
        <w:autoSpaceDN w:val="0"/>
        <w:adjustRightInd w:val="0"/>
        <w:spacing w:after="0"/>
        <w:rPr>
          <w:ins w:id="3314" w:author="Pragada Venkata Apparao Santhosh" w:date="2021-05-10T14:12:00Z"/>
          <w:rFonts w:eastAsiaTheme="minorHAnsi"/>
          <w:b/>
        </w:rPr>
      </w:pPr>
    </w:p>
    <w:p w14:paraId="30EFE5CB" w14:textId="77777777" w:rsidR="008C6006" w:rsidRDefault="008C6006" w:rsidP="008C6006">
      <w:pPr>
        <w:autoSpaceDE w:val="0"/>
        <w:autoSpaceDN w:val="0"/>
        <w:adjustRightInd w:val="0"/>
        <w:spacing w:after="0"/>
        <w:ind w:firstLine="720"/>
        <w:rPr>
          <w:ins w:id="3315" w:author="Pragada Venkata Apparao Santhosh" w:date="2021-05-10T14:12:00Z"/>
          <w:rFonts w:eastAsiaTheme="minorHAnsi"/>
        </w:rPr>
      </w:pPr>
      <w:ins w:id="3316" w:author="Pragada Venkata Apparao Santhosh" w:date="2021-05-10T14:12:00Z">
        <w:r w:rsidRPr="00F76229">
          <w:rPr>
            <w:rFonts w:eastAsiaTheme="minorHAnsi"/>
          </w:rPr>
          <w:t xml:space="preserve">The injection probe shall be placed at (900 </w:t>
        </w:r>
        <w:r w:rsidRPr="00F76229">
          <w:rPr>
            <w:rFonts w:eastAsia="font5-Identity-H"/>
          </w:rPr>
          <w:t xml:space="preserve">± </w:t>
        </w:r>
        <w:proofErr w:type="gramStart"/>
        <w:r w:rsidRPr="00F76229">
          <w:rPr>
            <w:rFonts w:eastAsiaTheme="minorHAnsi"/>
          </w:rPr>
          <w:t>10 )</w:t>
        </w:r>
        <w:proofErr w:type="gramEnd"/>
        <w:r w:rsidRPr="00F76229">
          <w:rPr>
            <w:rFonts w:eastAsiaTheme="minorHAnsi"/>
          </w:rPr>
          <w:t xml:space="preserve"> mm from the connector of the DUT.</w:t>
        </w:r>
      </w:ins>
    </w:p>
    <w:p w14:paraId="7E4F7B4D" w14:textId="77777777" w:rsidR="008C6006" w:rsidRPr="00F76229" w:rsidRDefault="008C6006" w:rsidP="008C6006">
      <w:pPr>
        <w:autoSpaceDE w:val="0"/>
        <w:autoSpaceDN w:val="0"/>
        <w:adjustRightInd w:val="0"/>
        <w:spacing w:after="0"/>
        <w:ind w:firstLine="720"/>
        <w:rPr>
          <w:ins w:id="3317" w:author="Pragada Venkata Apparao Santhosh" w:date="2021-05-10T14:12:00Z"/>
          <w:rFonts w:eastAsiaTheme="minorHAnsi"/>
        </w:rPr>
      </w:pPr>
    </w:p>
    <w:p w14:paraId="4A3A4204" w14:textId="77777777" w:rsidR="008C6006" w:rsidRPr="00F76229" w:rsidRDefault="008C6006" w:rsidP="008C6006">
      <w:pPr>
        <w:ind w:left="720"/>
        <w:rPr>
          <w:ins w:id="3318" w:author="Pragada Venkata Apparao Santhosh" w:date="2021-05-10T14:12:00Z"/>
          <w:rFonts w:eastAsiaTheme="minorHAnsi"/>
        </w:rPr>
      </w:pPr>
      <w:ins w:id="3319" w:author="Pragada Venkata Apparao Santhosh" w:date="2021-05-10T14:12:00Z">
        <w:r w:rsidRPr="00F76229">
          <w:rPr>
            <w:rFonts w:eastAsiaTheme="minorHAnsi"/>
          </w:rPr>
          <w:t xml:space="preserve">The current measurement probe shall be placed at (50 </w:t>
        </w:r>
        <w:r w:rsidRPr="00F76229">
          <w:rPr>
            <w:rFonts w:eastAsia="font5-Identity-H"/>
          </w:rPr>
          <w:t xml:space="preserve">± </w:t>
        </w:r>
        <w:r w:rsidRPr="00F76229">
          <w:rPr>
            <w:rFonts w:eastAsiaTheme="minorHAnsi"/>
          </w:rPr>
          <w:t>10) mm from the connector of the DUT.</w:t>
        </w:r>
      </w:ins>
    </w:p>
    <w:p w14:paraId="380375D6" w14:textId="77777777" w:rsidR="008C6006" w:rsidRPr="00F76229" w:rsidRDefault="008C6006" w:rsidP="008C6006">
      <w:pPr>
        <w:jc w:val="center"/>
        <w:rPr>
          <w:ins w:id="3320" w:author="Pragada Venkata Apparao Santhosh" w:date="2021-05-10T14:12:00Z"/>
          <w:b/>
        </w:rPr>
      </w:pPr>
      <w:ins w:id="3321" w:author="Pragada Venkata Apparao Santhosh" w:date="2021-05-10T14:12:00Z">
        <w:r w:rsidRPr="00F76229">
          <w:rPr>
            <w:noProof/>
          </w:rPr>
          <w:lastRenderedPageBreak/>
          <w:drawing>
            <wp:inline distT="0" distB="0" distL="0" distR="0" wp14:anchorId="2EEED394" wp14:editId="1B379F52">
              <wp:extent cx="3826933" cy="381461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9783" t="1984"/>
                      <a:stretch/>
                    </pic:blipFill>
                    <pic:spPr bwMode="auto">
                      <a:xfrm>
                        <a:off x="0" y="0"/>
                        <a:ext cx="3833030" cy="3820692"/>
                      </a:xfrm>
                      <a:prstGeom prst="rect">
                        <a:avLst/>
                      </a:prstGeom>
                      <a:ln>
                        <a:noFill/>
                      </a:ln>
                      <a:extLst>
                        <a:ext uri="{53640926-AAD7-44D8-BBD7-CCE9431645EC}">
                          <a14:shadowObscured xmlns:a14="http://schemas.microsoft.com/office/drawing/2010/main"/>
                        </a:ext>
                      </a:extLst>
                    </pic:spPr>
                  </pic:pic>
                </a:graphicData>
              </a:graphic>
            </wp:inline>
          </w:drawing>
        </w:r>
      </w:ins>
    </w:p>
    <w:p w14:paraId="77CC592C" w14:textId="77777777" w:rsidR="008C6006" w:rsidRDefault="008C6006" w:rsidP="008C6006">
      <w:pPr>
        <w:jc w:val="center"/>
        <w:rPr>
          <w:ins w:id="3322" w:author="Pragada Venkata Apparao Santhosh" w:date="2021-05-10T14:12:00Z"/>
          <w:b/>
        </w:rPr>
      </w:pPr>
      <w:ins w:id="3323" w:author="Pragada Venkata Apparao Santhosh" w:date="2021-05-10T14:12:00Z">
        <w:r w:rsidRPr="00F76229">
          <w:rPr>
            <w:noProof/>
          </w:rPr>
          <w:drawing>
            <wp:inline distT="0" distB="0" distL="0" distR="0" wp14:anchorId="3FE7DC5D" wp14:editId="3CFDB1E1">
              <wp:extent cx="4007555" cy="2854569"/>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20186" cy="2863566"/>
                      </a:xfrm>
                      <a:prstGeom prst="rect">
                        <a:avLst/>
                      </a:prstGeom>
                    </pic:spPr>
                  </pic:pic>
                </a:graphicData>
              </a:graphic>
            </wp:inline>
          </w:drawing>
        </w:r>
      </w:ins>
    </w:p>
    <w:p w14:paraId="7585E34B" w14:textId="77777777" w:rsidR="008C6006" w:rsidRPr="00F76229" w:rsidRDefault="008C6006" w:rsidP="008C6006">
      <w:pPr>
        <w:jc w:val="center"/>
        <w:rPr>
          <w:ins w:id="3324" w:author="Pragada Venkata Apparao Santhosh" w:date="2021-05-10T14:12:00Z"/>
          <w:b/>
        </w:rPr>
      </w:pPr>
      <w:ins w:id="3325" w:author="Pragada Venkata Apparao Santhosh" w:date="2021-05-10T14:12:00Z">
        <w:r>
          <w:rPr>
            <w:noProof/>
          </w:rPr>
          <w:lastRenderedPageBreak/>
          <w:drawing>
            <wp:inline distT="0" distB="0" distL="0" distR="0" wp14:anchorId="6B9DD343" wp14:editId="20BE98F8">
              <wp:extent cx="5731510" cy="185610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856105"/>
                      </a:xfrm>
                      <a:prstGeom prst="rect">
                        <a:avLst/>
                      </a:prstGeom>
                    </pic:spPr>
                  </pic:pic>
                </a:graphicData>
              </a:graphic>
            </wp:inline>
          </w:drawing>
        </w:r>
      </w:ins>
    </w:p>
    <w:p w14:paraId="2C6DAD42" w14:textId="77777777" w:rsidR="008C6006" w:rsidRPr="00F76229" w:rsidRDefault="008C6006" w:rsidP="008C6006">
      <w:pPr>
        <w:jc w:val="center"/>
        <w:rPr>
          <w:ins w:id="3326" w:author="Pragada Venkata Apparao Santhosh" w:date="2021-05-10T14:12:00Z"/>
          <w:rFonts w:eastAsiaTheme="minorHAnsi"/>
        </w:rPr>
      </w:pPr>
    </w:p>
    <w:p w14:paraId="069C7DF1" w14:textId="77777777" w:rsidR="008C6006" w:rsidRPr="00F76229" w:rsidRDefault="008C6006" w:rsidP="008C6006">
      <w:pPr>
        <w:jc w:val="center"/>
        <w:rPr>
          <w:ins w:id="3327" w:author="Pragada Venkata Apparao Santhosh" w:date="2021-05-10T14:12:00Z"/>
          <w:b/>
        </w:rPr>
      </w:pPr>
      <w:ins w:id="3328" w:author="Pragada Venkata Apparao Santhosh" w:date="2021-05-10T14:12:00Z">
        <w:r w:rsidRPr="00F76229">
          <w:rPr>
            <w:noProof/>
          </w:rPr>
          <w:drawing>
            <wp:inline distT="0" distB="0" distL="0" distR="0" wp14:anchorId="4AFF1DA9" wp14:editId="3821C5BF">
              <wp:extent cx="4328371" cy="409786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36824" cy="4105868"/>
                      </a:xfrm>
                      <a:prstGeom prst="rect">
                        <a:avLst/>
                      </a:prstGeom>
                    </pic:spPr>
                  </pic:pic>
                </a:graphicData>
              </a:graphic>
            </wp:inline>
          </w:drawing>
        </w:r>
      </w:ins>
    </w:p>
    <w:p w14:paraId="3C984C89" w14:textId="77777777" w:rsidR="008C6006" w:rsidRDefault="008C6006" w:rsidP="008C6006">
      <w:pPr>
        <w:jc w:val="center"/>
        <w:rPr>
          <w:ins w:id="3329" w:author="Pragada Venkata Apparao Santhosh" w:date="2021-05-10T14:12:00Z"/>
          <w:b/>
        </w:rPr>
      </w:pPr>
      <w:ins w:id="3330" w:author="Pragada Venkata Apparao Santhosh" w:date="2021-05-10T14:12:00Z">
        <w:r w:rsidRPr="00F76229">
          <w:rPr>
            <w:noProof/>
          </w:rPr>
          <w:lastRenderedPageBreak/>
          <w:drawing>
            <wp:inline distT="0" distB="0" distL="0" distR="0" wp14:anchorId="02ABF2B4" wp14:editId="198A8D5A">
              <wp:extent cx="4343400" cy="28289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43400" cy="2828925"/>
                      </a:xfrm>
                      <a:prstGeom prst="rect">
                        <a:avLst/>
                      </a:prstGeom>
                    </pic:spPr>
                  </pic:pic>
                </a:graphicData>
              </a:graphic>
            </wp:inline>
          </w:drawing>
        </w:r>
      </w:ins>
    </w:p>
    <w:p w14:paraId="39BCF046" w14:textId="77777777" w:rsidR="008C6006" w:rsidRPr="00F76229" w:rsidRDefault="008C6006" w:rsidP="008C6006">
      <w:pPr>
        <w:jc w:val="center"/>
        <w:rPr>
          <w:ins w:id="3331" w:author="Pragada Venkata Apparao Santhosh" w:date="2021-05-10T14:12:00Z"/>
          <w:b/>
        </w:rPr>
      </w:pPr>
      <w:ins w:id="3332" w:author="Pragada Venkata Apparao Santhosh" w:date="2021-05-10T14:12:00Z">
        <w:r>
          <w:rPr>
            <w:noProof/>
          </w:rPr>
          <w:drawing>
            <wp:inline distT="0" distB="0" distL="0" distR="0" wp14:anchorId="735D84BF" wp14:editId="65BA7611">
              <wp:extent cx="5731510" cy="154686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546860"/>
                      </a:xfrm>
                      <a:prstGeom prst="rect">
                        <a:avLst/>
                      </a:prstGeom>
                    </pic:spPr>
                  </pic:pic>
                </a:graphicData>
              </a:graphic>
            </wp:inline>
          </w:drawing>
        </w:r>
      </w:ins>
    </w:p>
    <w:p w14:paraId="205A725E" w14:textId="77777777" w:rsidR="008C6006" w:rsidRPr="00F76229" w:rsidRDefault="008C6006" w:rsidP="008C6006">
      <w:pPr>
        <w:rPr>
          <w:ins w:id="3333" w:author="Pragada Venkata Apparao Santhosh" w:date="2021-05-10T14:12:00Z"/>
          <w:b/>
        </w:rPr>
      </w:pPr>
      <w:ins w:id="3334" w:author="Pragada Venkata Apparao Santhosh" w:date="2021-05-10T14:12:00Z">
        <w:r w:rsidRPr="00F76229">
          <w:rPr>
            <w:b/>
          </w:rPr>
          <w:t>Test Procedure</w:t>
        </w:r>
      </w:ins>
    </w:p>
    <w:p w14:paraId="48E237D2" w14:textId="77777777" w:rsidR="008C6006" w:rsidRDefault="008C6006" w:rsidP="008C6006">
      <w:pPr>
        <w:pStyle w:val="ListParagraph"/>
        <w:numPr>
          <w:ilvl w:val="0"/>
          <w:numId w:val="30"/>
        </w:numPr>
        <w:autoSpaceDE w:val="0"/>
        <w:autoSpaceDN w:val="0"/>
        <w:adjustRightInd w:val="0"/>
        <w:spacing w:after="0"/>
        <w:rPr>
          <w:ins w:id="3335" w:author="Pragada Venkata Apparao Santhosh" w:date="2021-05-10T14:12:00Z"/>
          <w:rFonts w:eastAsiaTheme="minorHAnsi"/>
          <w:b/>
        </w:rPr>
      </w:pPr>
      <w:ins w:id="3336" w:author="Pragada Venkata Apparao Santhosh" w:date="2021-05-10T14:12:00Z">
        <w:r w:rsidRPr="00576A87">
          <w:rPr>
            <w:rFonts w:eastAsiaTheme="minorHAnsi"/>
            <w:b/>
          </w:rPr>
          <w:t>Substitution method</w:t>
        </w:r>
      </w:ins>
    </w:p>
    <w:p w14:paraId="29844B8E" w14:textId="77777777" w:rsidR="008C6006" w:rsidRPr="00576A87" w:rsidRDefault="008C6006" w:rsidP="008C6006">
      <w:pPr>
        <w:pStyle w:val="ListParagraph"/>
        <w:autoSpaceDE w:val="0"/>
        <w:autoSpaceDN w:val="0"/>
        <w:adjustRightInd w:val="0"/>
        <w:spacing w:after="0"/>
        <w:rPr>
          <w:ins w:id="3337" w:author="Pragada Venkata Apparao Santhosh" w:date="2021-05-10T14:12:00Z"/>
          <w:rFonts w:eastAsiaTheme="minorHAnsi"/>
          <w:b/>
        </w:rPr>
      </w:pPr>
    </w:p>
    <w:p w14:paraId="53535F60" w14:textId="77777777" w:rsidR="008C6006" w:rsidRPr="00576A87" w:rsidRDefault="008C6006" w:rsidP="008C6006">
      <w:pPr>
        <w:pStyle w:val="ListParagraph"/>
        <w:numPr>
          <w:ilvl w:val="0"/>
          <w:numId w:val="31"/>
        </w:numPr>
        <w:autoSpaceDE w:val="0"/>
        <w:autoSpaceDN w:val="0"/>
        <w:adjustRightInd w:val="0"/>
        <w:spacing w:after="0"/>
        <w:rPr>
          <w:ins w:id="3338" w:author="Pragada Venkata Apparao Santhosh" w:date="2021-05-10T14:12:00Z"/>
          <w:rFonts w:eastAsiaTheme="minorHAnsi"/>
          <w:b/>
        </w:rPr>
      </w:pPr>
      <w:ins w:id="3339" w:author="Pragada Venkata Apparao Santhosh" w:date="2021-05-10T14:12:00Z">
        <w:r w:rsidRPr="00576A87">
          <w:rPr>
            <w:rFonts w:eastAsiaTheme="minorHAnsi"/>
            <w:b/>
          </w:rPr>
          <w:t>General</w:t>
        </w:r>
      </w:ins>
    </w:p>
    <w:p w14:paraId="407EC915" w14:textId="77777777" w:rsidR="008C6006" w:rsidRDefault="008C6006" w:rsidP="008C6006">
      <w:pPr>
        <w:autoSpaceDE w:val="0"/>
        <w:autoSpaceDN w:val="0"/>
        <w:adjustRightInd w:val="0"/>
        <w:spacing w:after="0"/>
        <w:ind w:left="720"/>
        <w:rPr>
          <w:ins w:id="3340" w:author="Pragada Venkata Apparao Santhosh" w:date="2021-05-10T14:12:00Z"/>
          <w:rFonts w:eastAsiaTheme="minorHAnsi"/>
        </w:rPr>
      </w:pPr>
      <w:ins w:id="3341" w:author="Pragada Venkata Apparao Santhosh" w:date="2021-05-10T14:12:00Z">
        <w:r w:rsidRPr="00F76229">
          <w:rPr>
            <w:rFonts w:eastAsiaTheme="minorHAnsi"/>
          </w:rPr>
          <w:t>The substitution method is based upon the use of forward power as the reference parameter for calibration</w:t>
        </w:r>
        <w:r>
          <w:rPr>
            <w:rFonts w:eastAsiaTheme="minorHAnsi"/>
          </w:rPr>
          <w:t xml:space="preserve"> </w:t>
        </w:r>
        <w:r w:rsidRPr="00F76229">
          <w:rPr>
            <w:rFonts w:eastAsiaTheme="minorHAnsi"/>
          </w:rPr>
          <w:t>and testing.</w:t>
        </w:r>
      </w:ins>
    </w:p>
    <w:p w14:paraId="5AF4F0FC" w14:textId="77777777" w:rsidR="008C6006" w:rsidRPr="00F76229" w:rsidRDefault="008C6006" w:rsidP="008C6006">
      <w:pPr>
        <w:autoSpaceDE w:val="0"/>
        <w:autoSpaceDN w:val="0"/>
        <w:adjustRightInd w:val="0"/>
        <w:spacing w:after="0"/>
        <w:ind w:left="720"/>
        <w:rPr>
          <w:ins w:id="3342" w:author="Pragada Venkata Apparao Santhosh" w:date="2021-05-10T14:12:00Z"/>
          <w:rFonts w:eastAsiaTheme="minorHAnsi"/>
        </w:rPr>
      </w:pPr>
    </w:p>
    <w:p w14:paraId="01CDE2E5" w14:textId="77777777" w:rsidR="008C6006" w:rsidRPr="00F76229" w:rsidRDefault="008C6006" w:rsidP="008C6006">
      <w:pPr>
        <w:autoSpaceDE w:val="0"/>
        <w:autoSpaceDN w:val="0"/>
        <w:adjustRightInd w:val="0"/>
        <w:spacing w:after="0"/>
        <w:ind w:firstLine="720"/>
        <w:rPr>
          <w:ins w:id="3343" w:author="Pragada Venkata Apparao Santhosh" w:date="2021-05-10T14:12:00Z"/>
          <w:rFonts w:eastAsiaTheme="minorHAnsi"/>
        </w:rPr>
      </w:pPr>
      <w:ins w:id="3344" w:author="Pragada Venkata Apparao Santhosh" w:date="2021-05-10T14:12:00Z">
        <w:r w:rsidRPr="00F76229">
          <w:rPr>
            <w:rFonts w:eastAsiaTheme="minorHAnsi"/>
          </w:rPr>
          <w:t>The method is carried out in two phases:</w:t>
        </w:r>
      </w:ins>
    </w:p>
    <w:p w14:paraId="52861B85" w14:textId="77777777" w:rsidR="008C6006" w:rsidRPr="00F76229" w:rsidRDefault="008C6006" w:rsidP="008C6006">
      <w:pPr>
        <w:autoSpaceDE w:val="0"/>
        <w:autoSpaceDN w:val="0"/>
        <w:adjustRightInd w:val="0"/>
        <w:spacing w:after="0"/>
        <w:ind w:firstLine="720"/>
        <w:rPr>
          <w:ins w:id="3345" w:author="Pragada Venkata Apparao Santhosh" w:date="2021-05-10T14:12:00Z"/>
          <w:rFonts w:eastAsiaTheme="minorHAnsi"/>
        </w:rPr>
      </w:pPr>
      <w:ins w:id="3346" w:author="Pragada Venkata Apparao Santhosh" w:date="2021-05-10T14:12:00Z">
        <w:r w:rsidRPr="00F76229">
          <w:rPr>
            <w:rFonts w:eastAsiaTheme="minorHAnsi"/>
          </w:rPr>
          <w:t>a) calibration (on jig);</w:t>
        </w:r>
      </w:ins>
    </w:p>
    <w:p w14:paraId="7DDA9D39" w14:textId="77777777" w:rsidR="008C6006" w:rsidRPr="00F76229" w:rsidRDefault="008C6006" w:rsidP="008C6006">
      <w:pPr>
        <w:ind w:firstLine="720"/>
        <w:rPr>
          <w:ins w:id="3347" w:author="Pragada Venkata Apparao Santhosh" w:date="2021-05-10T14:12:00Z"/>
          <w:rFonts w:eastAsiaTheme="minorHAnsi"/>
        </w:rPr>
      </w:pPr>
      <w:ins w:id="3348" w:author="Pragada Venkata Apparao Santhosh" w:date="2021-05-10T14:12:00Z">
        <w:r w:rsidRPr="00F76229">
          <w:rPr>
            <w:rFonts w:eastAsiaTheme="minorHAnsi"/>
          </w:rPr>
          <w:t>b) test of the DUT.</w:t>
        </w:r>
      </w:ins>
    </w:p>
    <w:p w14:paraId="46CE97BB" w14:textId="77777777" w:rsidR="008C6006" w:rsidRPr="00576A87" w:rsidRDefault="008C6006" w:rsidP="008C6006">
      <w:pPr>
        <w:pStyle w:val="ListParagraph"/>
        <w:numPr>
          <w:ilvl w:val="0"/>
          <w:numId w:val="31"/>
        </w:numPr>
        <w:autoSpaceDE w:val="0"/>
        <w:autoSpaceDN w:val="0"/>
        <w:adjustRightInd w:val="0"/>
        <w:spacing w:after="0"/>
        <w:rPr>
          <w:ins w:id="3349" w:author="Pragada Venkata Apparao Santhosh" w:date="2021-05-10T14:12:00Z"/>
          <w:rFonts w:eastAsiaTheme="minorHAnsi"/>
          <w:b/>
        </w:rPr>
      </w:pPr>
      <w:ins w:id="3350" w:author="Pragada Venkata Apparao Santhosh" w:date="2021-05-10T14:12:00Z">
        <w:r w:rsidRPr="00576A87">
          <w:rPr>
            <w:rFonts w:eastAsiaTheme="minorHAnsi"/>
          </w:rPr>
          <w:t xml:space="preserve"> </w:t>
        </w:r>
        <w:r w:rsidRPr="00576A87">
          <w:rPr>
            <w:rFonts w:eastAsiaTheme="minorHAnsi"/>
            <w:b/>
          </w:rPr>
          <w:t>Calibration</w:t>
        </w:r>
      </w:ins>
    </w:p>
    <w:p w14:paraId="7E9FBCDE" w14:textId="77777777" w:rsidR="008C6006" w:rsidRDefault="008C6006" w:rsidP="008C6006">
      <w:pPr>
        <w:autoSpaceDE w:val="0"/>
        <w:autoSpaceDN w:val="0"/>
        <w:adjustRightInd w:val="0"/>
        <w:spacing w:after="0"/>
        <w:ind w:left="720"/>
        <w:rPr>
          <w:ins w:id="3351" w:author="Pragada Venkata Apparao Santhosh" w:date="2021-05-10T14:12:00Z"/>
          <w:rFonts w:eastAsiaTheme="minorHAnsi"/>
        </w:rPr>
      </w:pPr>
      <w:ins w:id="3352" w:author="Pragada Venkata Apparao Santhosh" w:date="2021-05-10T14:12:00Z">
        <w:r w:rsidRPr="00F76229">
          <w:rPr>
            <w:rFonts w:eastAsiaTheme="minorHAnsi"/>
          </w:rPr>
          <w:t>The specific test level (current) shall be calibrated periodically by recording the forward power required to</w:t>
        </w:r>
        <w:r>
          <w:rPr>
            <w:rFonts w:eastAsiaTheme="minorHAnsi"/>
          </w:rPr>
          <w:t xml:space="preserve"> </w:t>
        </w:r>
        <w:r w:rsidRPr="00F76229">
          <w:rPr>
            <w:rFonts w:eastAsiaTheme="minorHAnsi"/>
          </w:rPr>
          <w:t xml:space="preserve">produce a specific current measured on a 50 </w:t>
        </w:r>
        <w:r w:rsidRPr="00F76229">
          <w:rPr>
            <w:rFonts w:eastAsia="font5-Identity-H"/>
          </w:rPr>
          <w:t xml:space="preserve">Ω </w:t>
        </w:r>
        <w:r w:rsidRPr="00F76229">
          <w:rPr>
            <w:rFonts w:eastAsiaTheme="minorHAnsi"/>
          </w:rPr>
          <w:t>calibration jig (see Annex A) for each test frequency. This</w:t>
        </w:r>
        <w:r>
          <w:rPr>
            <w:rFonts w:eastAsiaTheme="minorHAnsi"/>
          </w:rPr>
          <w:t xml:space="preserve"> </w:t>
        </w:r>
        <w:r w:rsidRPr="00F76229">
          <w:rPr>
            <w:rFonts w:eastAsiaTheme="minorHAnsi"/>
          </w:rPr>
          <w:t>calibration shall be performed with an unmodulated sinusoidal wave.</w:t>
        </w:r>
      </w:ins>
    </w:p>
    <w:p w14:paraId="511D8BFB" w14:textId="77777777" w:rsidR="008C6006" w:rsidRPr="00F76229" w:rsidRDefault="008C6006" w:rsidP="008C6006">
      <w:pPr>
        <w:autoSpaceDE w:val="0"/>
        <w:autoSpaceDN w:val="0"/>
        <w:adjustRightInd w:val="0"/>
        <w:spacing w:after="0"/>
        <w:ind w:left="720"/>
        <w:rPr>
          <w:ins w:id="3353" w:author="Pragada Venkata Apparao Santhosh" w:date="2021-05-10T14:12:00Z"/>
          <w:rFonts w:eastAsiaTheme="minorHAnsi"/>
        </w:rPr>
      </w:pPr>
    </w:p>
    <w:p w14:paraId="758FF56C" w14:textId="77777777" w:rsidR="008C6006" w:rsidRDefault="008C6006" w:rsidP="008C6006">
      <w:pPr>
        <w:autoSpaceDE w:val="0"/>
        <w:autoSpaceDN w:val="0"/>
        <w:adjustRightInd w:val="0"/>
        <w:spacing w:after="0"/>
        <w:ind w:left="720"/>
        <w:rPr>
          <w:ins w:id="3354" w:author="Pragada Venkata Apparao Santhosh" w:date="2021-05-10T14:12:00Z"/>
          <w:rFonts w:eastAsiaTheme="minorHAnsi"/>
        </w:rPr>
      </w:pPr>
      <w:ins w:id="3355" w:author="Pragada Venkata Apparao Santhosh" w:date="2021-05-10T14:12:00Z">
        <w:r w:rsidRPr="00F76229">
          <w:rPr>
            <w:rFonts w:eastAsiaTheme="minorHAnsi"/>
          </w:rPr>
          <w:t>Include, upon request, the values of forward and reverse power recorded in the calibration file in the test</w:t>
        </w:r>
        <w:r>
          <w:rPr>
            <w:rFonts w:eastAsiaTheme="minorHAnsi"/>
          </w:rPr>
          <w:t xml:space="preserve"> </w:t>
        </w:r>
        <w:r w:rsidRPr="00F76229">
          <w:rPr>
            <w:rFonts w:eastAsiaTheme="minorHAnsi"/>
          </w:rPr>
          <w:t>report.</w:t>
        </w:r>
      </w:ins>
    </w:p>
    <w:p w14:paraId="2EC716E3" w14:textId="77777777" w:rsidR="008C6006" w:rsidRPr="00F76229" w:rsidRDefault="008C6006" w:rsidP="008C6006">
      <w:pPr>
        <w:autoSpaceDE w:val="0"/>
        <w:autoSpaceDN w:val="0"/>
        <w:adjustRightInd w:val="0"/>
        <w:spacing w:after="0"/>
        <w:ind w:left="720"/>
        <w:rPr>
          <w:ins w:id="3356" w:author="Pragada Venkata Apparao Santhosh" w:date="2021-05-10T14:12:00Z"/>
          <w:rFonts w:eastAsiaTheme="minorHAnsi"/>
        </w:rPr>
      </w:pPr>
    </w:p>
    <w:p w14:paraId="26C5D69C" w14:textId="77777777" w:rsidR="008C6006" w:rsidRDefault="008C6006" w:rsidP="008C6006">
      <w:pPr>
        <w:autoSpaceDE w:val="0"/>
        <w:autoSpaceDN w:val="0"/>
        <w:adjustRightInd w:val="0"/>
        <w:spacing w:after="0"/>
        <w:ind w:left="720"/>
        <w:rPr>
          <w:ins w:id="3357" w:author="Pragada Venkata Apparao Santhosh" w:date="2021-05-10T14:12:00Z"/>
          <w:rFonts w:eastAsiaTheme="minorHAnsi"/>
        </w:rPr>
      </w:pPr>
      <w:ins w:id="3358" w:author="Pragada Venkata Apparao Santhosh" w:date="2021-05-10T14:12:00Z">
        <w:r w:rsidRPr="00F76229">
          <w:rPr>
            <w:rFonts w:eastAsiaTheme="minorHAnsi"/>
          </w:rPr>
          <w:t xml:space="preserve">The calibration jig should be terminated by a 50 </w:t>
        </w:r>
        <w:r w:rsidRPr="00F76229">
          <w:rPr>
            <w:rFonts w:eastAsia="font5-Identity-H"/>
          </w:rPr>
          <w:t xml:space="preserve">Ω </w:t>
        </w:r>
        <w:r w:rsidRPr="00F76229">
          <w:rPr>
            <w:rFonts w:eastAsiaTheme="minorHAnsi"/>
          </w:rPr>
          <w:t xml:space="preserve">(high-power) load at one end and by a 50 </w:t>
        </w:r>
        <w:r w:rsidRPr="00F76229">
          <w:rPr>
            <w:rFonts w:eastAsia="font5-Identity-H"/>
          </w:rPr>
          <w:t xml:space="preserve">Ω </w:t>
        </w:r>
        <w:r w:rsidRPr="00F76229">
          <w:rPr>
            <w:rFonts w:eastAsiaTheme="minorHAnsi"/>
          </w:rPr>
          <w:t>RF power</w:t>
        </w:r>
        <w:r>
          <w:rPr>
            <w:rFonts w:eastAsiaTheme="minorHAnsi"/>
          </w:rPr>
          <w:t xml:space="preserve"> </w:t>
        </w:r>
        <w:r w:rsidRPr="00F76229">
          <w:rPr>
            <w:rFonts w:eastAsiaTheme="minorHAnsi"/>
          </w:rPr>
          <w:t xml:space="preserve">meter at the other end, protected by a 50 </w:t>
        </w:r>
        <w:r w:rsidRPr="00F76229">
          <w:rPr>
            <w:rFonts w:eastAsia="font5-Identity-H"/>
          </w:rPr>
          <w:t xml:space="preserve">Ω </w:t>
        </w:r>
        <w:r w:rsidRPr="00F76229">
          <w:rPr>
            <w:rFonts w:eastAsiaTheme="minorHAnsi"/>
          </w:rPr>
          <w:t>attenuator of adequate power rating (see Annex A).</w:t>
        </w:r>
      </w:ins>
    </w:p>
    <w:p w14:paraId="0EC6F7D7" w14:textId="77777777" w:rsidR="008C6006" w:rsidRPr="00F76229" w:rsidRDefault="008C6006" w:rsidP="008C6006">
      <w:pPr>
        <w:autoSpaceDE w:val="0"/>
        <w:autoSpaceDN w:val="0"/>
        <w:adjustRightInd w:val="0"/>
        <w:spacing w:after="0"/>
        <w:ind w:left="720"/>
        <w:rPr>
          <w:ins w:id="3359" w:author="Pragada Venkata Apparao Santhosh" w:date="2021-05-10T14:12:00Z"/>
          <w:rFonts w:eastAsiaTheme="minorHAnsi"/>
        </w:rPr>
      </w:pPr>
    </w:p>
    <w:p w14:paraId="021EAC6E" w14:textId="77777777" w:rsidR="008C6006" w:rsidRPr="00576A87" w:rsidRDefault="008C6006" w:rsidP="008C6006">
      <w:pPr>
        <w:pStyle w:val="ListParagraph"/>
        <w:numPr>
          <w:ilvl w:val="0"/>
          <w:numId w:val="31"/>
        </w:numPr>
        <w:autoSpaceDE w:val="0"/>
        <w:autoSpaceDN w:val="0"/>
        <w:adjustRightInd w:val="0"/>
        <w:spacing w:after="0"/>
        <w:rPr>
          <w:ins w:id="3360" w:author="Pragada Venkata Apparao Santhosh" w:date="2021-05-10T14:12:00Z"/>
          <w:rFonts w:eastAsiaTheme="minorHAnsi"/>
          <w:b/>
        </w:rPr>
      </w:pPr>
      <w:ins w:id="3361" w:author="Pragada Venkata Apparao Santhosh" w:date="2021-05-10T14:12:00Z">
        <w:r w:rsidRPr="00576A87">
          <w:rPr>
            <w:rFonts w:eastAsiaTheme="minorHAnsi"/>
            <w:b/>
          </w:rPr>
          <w:t>DUT test</w:t>
        </w:r>
      </w:ins>
    </w:p>
    <w:p w14:paraId="6DC9A9B6" w14:textId="77777777" w:rsidR="008C6006" w:rsidRDefault="008C6006" w:rsidP="008C6006">
      <w:pPr>
        <w:autoSpaceDE w:val="0"/>
        <w:autoSpaceDN w:val="0"/>
        <w:adjustRightInd w:val="0"/>
        <w:spacing w:after="0"/>
        <w:ind w:firstLine="720"/>
        <w:rPr>
          <w:ins w:id="3362" w:author="Pragada Venkata Apparao Santhosh" w:date="2021-05-10T14:12:00Z"/>
          <w:rFonts w:eastAsiaTheme="minorHAnsi"/>
        </w:rPr>
      </w:pPr>
      <w:ins w:id="3363" w:author="Pragada Venkata Apparao Santhosh" w:date="2021-05-10T14:12:00Z">
        <w:r w:rsidRPr="00F76229">
          <w:rPr>
            <w:rFonts w:eastAsiaTheme="minorHAnsi"/>
          </w:rPr>
          <w:lastRenderedPageBreak/>
          <w:t>Install the DUT, harness and associated equipment on the test bench as shown in Figure 1.</w:t>
        </w:r>
      </w:ins>
    </w:p>
    <w:p w14:paraId="6C809C55" w14:textId="77777777" w:rsidR="008C6006" w:rsidRPr="00F76229" w:rsidRDefault="008C6006" w:rsidP="008C6006">
      <w:pPr>
        <w:autoSpaceDE w:val="0"/>
        <w:autoSpaceDN w:val="0"/>
        <w:adjustRightInd w:val="0"/>
        <w:spacing w:after="0"/>
        <w:ind w:firstLine="720"/>
        <w:rPr>
          <w:ins w:id="3364" w:author="Pragada Venkata Apparao Santhosh" w:date="2021-05-10T14:12:00Z"/>
          <w:rFonts w:eastAsiaTheme="minorHAnsi"/>
        </w:rPr>
      </w:pPr>
    </w:p>
    <w:p w14:paraId="1CFA6B55" w14:textId="77777777" w:rsidR="008C6006" w:rsidRDefault="008C6006" w:rsidP="008C6006">
      <w:pPr>
        <w:autoSpaceDE w:val="0"/>
        <w:autoSpaceDN w:val="0"/>
        <w:adjustRightInd w:val="0"/>
        <w:spacing w:after="0"/>
        <w:ind w:firstLine="720"/>
        <w:rPr>
          <w:ins w:id="3365" w:author="Pragada Venkata Apparao Santhosh" w:date="2021-05-10T14:12:00Z"/>
          <w:rFonts w:eastAsiaTheme="minorHAnsi"/>
        </w:rPr>
      </w:pPr>
      <w:ins w:id="3366" w:author="Pragada Venkata Apparao Santhosh" w:date="2021-05-10T14:12:00Z">
        <w:r w:rsidRPr="00F76229">
          <w:rPr>
            <w:rFonts w:eastAsiaTheme="minorHAnsi"/>
          </w:rPr>
          <w:t>Subject the DUT to the test signal based on the calibrated value as predetermined in the test plan.</w:t>
        </w:r>
      </w:ins>
    </w:p>
    <w:p w14:paraId="4DF4587F" w14:textId="77777777" w:rsidR="008C6006" w:rsidRPr="00F76229" w:rsidRDefault="008C6006" w:rsidP="008C6006">
      <w:pPr>
        <w:autoSpaceDE w:val="0"/>
        <w:autoSpaceDN w:val="0"/>
        <w:adjustRightInd w:val="0"/>
        <w:spacing w:after="0"/>
        <w:ind w:firstLine="720"/>
        <w:rPr>
          <w:ins w:id="3367" w:author="Pragada Venkata Apparao Santhosh" w:date="2021-05-10T14:12:00Z"/>
          <w:rFonts w:eastAsiaTheme="minorHAnsi"/>
        </w:rPr>
      </w:pPr>
    </w:p>
    <w:p w14:paraId="31F3D7F4" w14:textId="77777777" w:rsidR="008C6006" w:rsidRDefault="008C6006" w:rsidP="008C6006">
      <w:pPr>
        <w:autoSpaceDE w:val="0"/>
        <w:autoSpaceDN w:val="0"/>
        <w:adjustRightInd w:val="0"/>
        <w:spacing w:after="0"/>
        <w:ind w:left="720"/>
        <w:rPr>
          <w:ins w:id="3368" w:author="Pragada Venkata Apparao Santhosh" w:date="2021-05-10T14:12:00Z"/>
          <w:rFonts w:eastAsiaTheme="minorHAnsi"/>
        </w:rPr>
      </w:pPr>
      <w:ins w:id="3369" w:author="Pragada Venkata Apparao Santhosh" w:date="2021-05-10T14:12:00Z">
        <w:r w:rsidRPr="00F76229">
          <w:rPr>
            <w:rFonts w:eastAsiaTheme="minorHAnsi"/>
          </w:rPr>
          <w:t>A current measurement probe may be mounted between the current injection probe and the DUT. The use of</w:t>
        </w:r>
        <w:r>
          <w:rPr>
            <w:rFonts w:eastAsiaTheme="minorHAnsi"/>
          </w:rPr>
          <w:t xml:space="preserve"> </w:t>
        </w:r>
        <w:r w:rsidRPr="00F76229">
          <w:rPr>
            <w:rFonts w:eastAsiaTheme="minorHAnsi"/>
          </w:rPr>
          <w:t>a current measurement probe is optional; it can provide extra, useful information during investigative work on</w:t>
        </w:r>
        <w:r>
          <w:rPr>
            <w:rFonts w:eastAsiaTheme="minorHAnsi"/>
          </w:rPr>
          <w:t xml:space="preserve"> </w:t>
        </w:r>
        <w:r w:rsidRPr="00F76229">
          <w:rPr>
            <w:rFonts w:eastAsiaTheme="minorHAnsi"/>
          </w:rPr>
          <w:t>the cause of events and the variances in test conditions after system modifications. However, care should be</w:t>
        </w:r>
        <w:r>
          <w:rPr>
            <w:rFonts w:eastAsiaTheme="minorHAnsi"/>
          </w:rPr>
          <w:t xml:space="preserve"> </w:t>
        </w:r>
        <w:r w:rsidRPr="00F76229">
          <w:rPr>
            <w:rFonts w:eastAsiaTheme="minorHAnsi"/>
          </w:rPr>
          <w:t>taken, because the monitoring probe may affect the injected current.</w:t>
        </w:r>
      </w:ins>
    </w:p>
    <w:p w14:paraId="72B080FB" w14:textId="77777777" w:rsidR="008C6006" w:rsidRPr="00F76229" w:rsidRDefault="008C6006" w:rsidP="008C6006">
      <w:pPr>
        <w:autoSpaceDE w:val="0"/>
        <w:autoSpaceDN w:val="0"/>
        <w:adjustRightInd w:val="0"/>
        <w:spacing w:after="0"/>
        <w:ind w:left="720"/>
        <w:rPr>
          <w:ins w:id="3370" w:author="Pragada Venkata Apparao Santhosh" w:date="2021-05-10T14:12:00Z"/>
          <w:rFonts w:eastAsiaTheme="minorHAnsi"/>
        </w:rPr>
      </w:pPr>
    </w:p>
    <w:p w14:paraId="7851191D" w14:textId="77777777" w:rsidR="008C6006" w:rsidRDefault="008C6006" w:rsidP="008C6006">
      <w:pPr>
        <w:pStyle w:val="ListParagraph"/>
        <w:numPr>
          <w:ilvl w:val="0"/>
          <w:numId w:val="32"/>
        </w:numPr>
        <w:autoSpaceDE w:val="0"/>
        <w:autoSpaceDN w:val="0"/>
        <w:adjustRightInd w:val="0"/>
        <w:spacing w:after="0"/>
        <w:rPr>
          <w:ins w:id="3371" w:author="Pragada Venkata Apparao Santhosh" w:date="2021-05-10T14:12:00Z"/>
          <w:rFonts w:eastAsiaTheme="minorHAnsi"/>
          <w:b/>
        </w:rPr>
      </w:pPr>
      <w:ins w:id="3372" w:author="Pragada Venkata Apparao Santhosh" w:date="2021-05-10T14:12:00Z">
        <w:r w:rsidRPr="00331B92">
          <w:rPr>
            <w:rFonts w:eastAsiaTheme="minorHAnsi"/>
            <w:b/>
          </w:rPr>
          <w:t>Closed loop method with power limitation</w:t>
        </w:r>
      </w:ins>
    </w:p>
    <w:p w14:paraId="5A3D5828" w14:textId="77777777" w:rsidR="008C6006" w:rsidRDefault="008C6006" w:rsidP="008C6006">
      <w:pPr>
        <w:autoSpaceDE w:val="0"/>
        <w:autoSpaceDN w:val="0"/>
        <w:adjustRightInd w:val="0"/>
        <w:spacing w:after="0"/>
        <w:rPr>
          <w:ins w:id="3373" w:author="Pragada Venkata Apparao Santhosh" w:date="2021-05-10T14:12:00Z"/>
          <w:rFonts w:eastAsiaTheme="minorHAnsi"/>
          <w:b/>
        </w:rPr>
      </w:pPr>
    </w:p>
    <w:p w14:paraId="7E6BE2A6" w14:textId="77777777" w:rsidR="008C6006" w:rsidRPr="00331B92" w:rsidRDefault="008C6006" w:rsidP="008C6006">
      <w:pPr>
        <w:pStyle w:val="ListParagraph"/>
        <w:numPr>
          <w:ilvl w:val="0"/>
          <w:numId w:val="31"/>
        </w:numPr>
        <w:autoSpaceDE w:val="0"/>
        <w:autoSpaceDN w:val="0"/>
        <w:adjustRightInd w:val="0"/>
        <w:spacing w:after="0"/>
        <w:rPr>
          <w:ins w:id="3374" w:author="Pragada Venkata Apparao Santhosh" w:date="2021-05-10T14:12:00Z"/>
          <w:rFonts w:eastAsiaTheme="minorHAnsi"/>
          <w:b/>
        </w:rPr>
      </w:pPr>
      <w:ins w:id="3375" w:author="Pragada Venkata Apparao Santhosh" w:date="2021-05-10T14:12:00Z">
        <w:r w:rsidRPr="00331B92">
          <w:rPr>
            <w:rFonts w:eastAsiaTheme="minorHAnsi"/>
            <w:b/>
          </w:rPr>
          <w:t>General</w:t>
        </w:r>
      </w:ins>
    </w:p>
    <w:p w14:paraId="0BE2FEA2" w14:textId="77777777" w:rsidR="008C6006" w:rsidRDefault="008C6006" w:rsidP="008C6006">
      <w:pPr>
        <w:autoSpaceDE w:val="0"/>
        <w:autoSpaceDN w:val="0"/>
        <w:adjustRightInd w:val="0"/>
        <w:spacing w:after="0"/>
        <w:ind w:left="720"/>
        <w:rPr>
          <w:ins w:id="3376" w:author="Pragada Venkata Apparao Santhosh" w:date="2021-05-10T14:12:00Z"/>
          <w:rFonts w:eastAsiaTheme="minorHAnsi"/>
        </w:rPr>
      </w:pPr>
      <w:ins w:id="3377" w:author="Pragada Venkata Apparao Santhosh" w:date="2021-05-10T14:12:00Z">
        <w:r w:rsidRPr="00F76229">
          <w:rPr>
            <w:rFonts w:eastAsiaTheme="minorHAnsi"/>
          </w:rPr>
          <w:t xml:space="preserve">The test method is based upon the use of the forward power as the reference parameter used for </w:t>
        </w:r>
        <w:r>
          <w:rPr>
            <w:rFonts w:eastAsiaTheme="minorHAnsi"/>
          </w:rPr>
          <w:t xml:space="preserve">calibration </w:t>
        </w:r>
        <w:r w:rsidRPr="00F76229">
          <w:rPr>
            <w:rFonts w:eastAsiaTheme="minorHAnsi"/>
          </w:rPr>
          <w:t>and testing.</w:t>
        </w:r>
      </w:ins>
    </w:p>
    <w:p w14:paraId="1E4F37F0" w14:textId="77777777" w:rsidR="008C6006" w:rsidRPr="00F76229" w:rsidRDefault="008C6006" w:rsidP="008C6006">
      <w:pPr>
        <w:autoSpaceDE w:val="0"/>
        <w:autoSpaceDN w:val="0"/>
        <w:adjustRightInd w:val="0"/>
        <w:spacing w:after="0"/>
        <w:ind w:left="720"/>
        <w:rPr>
          <w:ins w:id="3378" w:author="Pragada Venkata Apparao Santhosh" w:date="2021-05-10T14:12:00Z"/>
          <w:rFonts w:eastAsiaTheme="minorHAnsi"/>
        </w:rPr>
      </w:pPr>
    </w:p>
    <w:p w14:paraId="6021B6AC" w14:textId="77777777" w:rsidR="008C6006" w:rsidRPr="00F76229" w:rsidRDefault="008C6006" w:rsidP="008C6006">
      <w:pPr>
        <w:autoSpaceDE w:val="0"/>
        <w:autoSpaceDN w:val="0"/>
        <w:adjustRightInd w:val="0"/>
        <w:spacing w:after="0"/>
        <w:ind w:firstLine="720"/>
        <w:rPr>
          <w:ins w:id="3379" w:author="Pragada Venkata Apparao Santhosh" w:date="2021-05-10T14:12:00Z"/>
          <w:rFonts w:eastAsiaTheme="minorHAnsi"/>
        </w:rPr>
      </w:pPr>
      <w:ins w:id="3380" w:author="Pragada Venkata Apparao Santhosh" w:date="2021-05-10T14:12:00Z">
        <w:r w:rsidRPr="00F76229">
          <w:rPr>
            <w:rFonts w:eastAsiaTheme="minorHAnsi"/>
          </w:rPr>
          <w:t>The method is carried out in two phases:</w:t>
        </w:r>
      </w:ins>
    </w:p>
    <w:p w14:paraId="0869BF14" w14:textId="77777777" w:rsidR="008C6006" w:rsidRPr="00F76229" w:rsidRDefault="008C6006" w:rsidP="008C6006">
      <w:pPr>
        <w:autoSpaceDE w:val="0"/>
        <w:autoSpaceDN w:val="0"/>
        <w:adjustRightInd w:val="0"/>
        <w:spacing w:after="0"/>
        <w:ind w:firstLine="720"/>
        <w:rPr>
          <w:ins w:id="3381" w:author="Pragada Venkata Apparao Santhosh" w:date="2021-05-10T14:12:00Z"/>
          <w:rFonts w:eastAsiaTheme="minorHAnsi"/>
        </w:rPr>
      </w:pPr>
      <w:ins w:id="3382" w:author="Pragada Venkata Apparao Santhosh" w:date="2021-05-10T14:12:00Z">
        <w:r w:rsidRPr="00F76229">
          <w:rPr>
            <w:rFonts w:eastAsiaTheme="minorHAnsi"/>
          </w:rPr>
          <w:t>a) calibration (on jig);</w:t>
        </w:r>
      </w:ins>
    </w:p>
    <w:p w14:paraId="5BD40688" w14:textId="77777777" w:rsidR="008C6006" w:rsidRDefault="008C6006" w:rsidP="008C6006">
      <w:pPr>
        <w:autoSpaceDE w:val="0"/>
        <w:autoSpaceDN w:val="0"/>
        <w:adjustRightInd w:val="0"/>
        <w:spacing w:after="0"/>
        <w:ind w:firstLine="720"/>
        <w:rPr>
          <w:ins w:id="3383" w:author="Pragada Venkata Apparao Santhosh" w:date="2021-05-10T14:12:00Z"/>
          <w:rFonts w:eastAsiaTheme="minorHAnsi"/>
        </w:rPr>
      </w:pPr>
      <w:ins w:id="3384" w:author="Pragada Venkata Apparao Santhosh" w:date="2021-05-10T14:12:00Z">
        <w:r w:rsidRPr="00F76229">
          <w:rPr>
            <w:rFonts w:eastAsiaTheme="minorHAnsi"/>
          </w:rPr>
          <w:t>b) test of the DUT.</w:t>
        </w:r>
      </w:ins>
    </w:p>
    <w:p w14:paraId="700B65F2" w14:textId="77777777" w:rsidR="008C6006" w:rsidRPr="00F76229" w:rsidRDefault="008C6006" w:rsidP="008C6006">
      <w:pPr>
        <w:autoSpaceDE w:val="0"/>
        <w:autoSpaceDN w:val="0"/>
        <w:adjustRightInd w:val="0"/>
        <w:spacing w:after="0"/>
        <w:ind w:firstLine="720"/>
        <w:rPr>
          <w:ins w:id="3385" w:author="Pragada Venkata Apparao Santhosh" w:date="2021-05-10T14:12:00Z"/>
          <w:rFonts w:eastAsiaTheme="minorHAnsi"/>
        </w:rPr>
      </w:pPr>
    </w:p>
    <w:p w14:paraId="0052ED41" w14:textId="77777777" w:rsidR="008C6006" w:rsidRDefault="008C6006" w:rsidP="008C6006">
      <w:pPr>
        <w:autoSpaceDE w:val="0"/>
        <w:autoSpaceDN w:val="0"/>
        <w:adjustRightInd w:val="0"/>
        <w:spacing w:after="0"/>
        <w:ind w:firstLine="720"/>
        <w:rPr>
          <w:ins w:id="3386" w:author="Pragada Venkata Apparao Santhosh" w:date="2021-05-10T14:12:00Z"/>
          <w:rFonts w:eastAsiaTheme="minorHAnsi"/>
        </w:rPr>
      </w:pPr>
      <w:ins w:id="3387" w:author="Pragada Venkata Apparao Santhosh" w:date="2021-05-10T14:12:00Z">
        <w:r w:rsidRPr="00F76229">
          <w:rPr>
            <w:rFonts w:eastAsiaTheme="minorHAnsi"/>
          </w:rPr>
          <w:t>The power limit is determined using a calibration jig.</w:t>
        </w:r>
      </w:ins>
    </w:p>
    <w:p w14:paraId="08647F4E" w14:textId="77777777" w:rsidR="008C6006" w:rsidRPr="00F76229" w:rsidRDefault="008C6006" w:rsidP="008C6006">
      <w:pPr>
        <w:autoSpaceDE w:val="0"/>
        <w:autoSpaceDN w:val="0"/>
        <w:adjustRightInd w:val="0"/>
        <w:spacing w:after="0"/>
        <w:ind w:firstLine="720"/>
        <w:rPr>
          <w:ins w:id="3388" w:author="Pragada Venkata Apparao Santhosh" w:date="2021-05-10T14:12:00Z"/>
          <w:rFonts w:eastAsiaTheme="minorHAnsi"/>
        </w:rPr>
      </w:pPr>
    </w:p>
    <w:p w14:paraId="127478A8" w14:textId="77777777" w:rsidR="008C6006" w:rsidRDefault="008C6006" w:rsidP="008C6006">
      <w:pPr>
        <w:autoSpaceDE w:val="0"/>
        <w:autoSpaceDN w:val="0"/>
        <w:adjustRightInd w:val="0"/>
        <w:spacing w:after="0"/>
        <w:ind w:firstLine="720"/>
        <w:rPr>
          <w:ins w:id="3389" w:author="Pragada Venkata Apparao Santhosh" w:date="2021-05-10T14:12:00Z"/>
          <w:rFonts w:eastAsiaTheme="minorHAnsi"/>
        </w:rPr>
      </w:pPr>
      <w:ins w:id="3390" w:author="Pragada Venkata Apparao Santhosh" w:date="2021-05-10T14:12:00Z">
        <w:r w:rsidRPr="00F76229">
          <w:rPr>
            <w:rFonts w:eastAsiaTheme="minorHAnsi"/>
          </w:rPr>
          <w:t>The disturbance (</w:t>
        </w:r>
        <w:proofErr w:type="spellStart"/>
        <w:r w:rsidRPr="00F76229">
          <w:rPr>
            <w:rFonts w:eastAsiaTheme="minorHAnsi"/>
          </w:rPr>
          <w:t>Idisturb</w:t>
        </w:r>
        <w:proofErr w:type="spellEnd"/>
        <w:r w:rsidRPr="00F76229">
          <w:rPr>
            <w:rFonts w:eastAsiaTheme="minorHAnsi"/>
          </w:rPr>
          <w:t>) applied to the DUT is determined using a limit curve versus frequency.</w:t>
        </w:r>
      </w:ins>
    </w:p>
    <w:p w14:paraId="1945720E" w14:textId="77777777" w:rsidR="008C6006" w:rsidRPr="00F76229" w:rsidRDefault="008C6006" w:rsidP="008C6006">
      <w:pPr>
        <w:autoSpaceDE w:val="0"/>
        <w:autoSpaceDN w:val="0"/>
        <w:adjustRightInd w:val="0"/>
        <w:spacing w:after="0"/>
        <w:ind w:firstLine="720"/>
        <w:rPr>
          <w:ins w:id="3391" w:author="Pragada Venkata Apparao Santhosh" w:date="2021-05-10T14:12:00Z"/>
          <w:rFonts w:eastAsiaTheme="minorHAnsi"/>
        </w:rPr>
      </w:pPr>
    </w:p>
    <w:p w14:paraId="1835540C" w14:textId="77777777" w:rsidR="008C6006" w:rsidRPr="00331B92" w:rsidRDefault="008C6006" w:rsidP="008C6006">
      <w:pPr>
        <w:pStyle w:val="ListParagraph"/>
        <w:numPr>
          <w:ilvl w:val="0"/>
          <w:numId w:val="31"/>
        </w:numPr>
        <w:autoSpaceDE w:val="0"/>
        <w:autoSpaceDN w:val="0"/>
        <w:adjustRightInd w:val="0"/>
        <w:spacing w:after="0"/>
        <w:rPr>
          <w:ins w:id="3392" w:author="Pragada Venkata Apparao Santhosh" w:date="2021-05-10T14:12:00Z"/>
          <w:rFonts w:eastAsiaTheme="minorHAnsi"/>
          <w:b/>
        </w:rPr>
      </w:pPr>
      <w:ins w:id="3393" w:author="Pragada Venkata Apparao Santhosh" w:date="2021-05-10T14:12:00Z">
        <w:r w:rsidRPr="00331B92">
          <w:rPr>
            <w:rFonts w:eastAsiaTheme="minorHAnsi"/>
            <w:b/>
          </w:rPr>
          <w:t>Calibration</w:t>
        </w:r>
      </w:ins>
    </w:p>
    <w:p w14:paraId="50E62118" w14:textId="77777777" w:rsidR="008C6006" w:rsidRDefault="008C6006" w:rsidP="008C6006">
      <w:pPr>
        <w:autoSpaceDE w:val="0"/>
        <w:autoSpaceDN w:val="0"/>
        <w:adjustRightInd w:val="0"/>
        <w:spacing w:after="0"/>
        <w:ind w:firstLine="720"/>
        <w:rPr>
          <w:ins w:id="3394" w:author="Pragada Venkata Apparao Santhosh" w:date="2021-05-10T14:12:00Z"/>
          <w:rFonts w:eastAsiaTheme="minorHAnsi"/>
        </w:rPr>
      </w:pPr>
      <w:ins w:id="3395" w:author="Pragada Venkata Apparao Santhosh" w:date="2021-05-10T14:12:00Z">
        <w:r w:rsidRPr="00F76229">
          <w:rPr>
            <w:rFonts w:eastAsiaTheme="minorHAnsi"/>
          </w:rPr>
          <w:t>This procedure determines the power limit applicable for the test with DUT.</w:t>
        </w:r>
      </w:ins>
    </w:p>
    <w:p w14:paraId="279077EA" w14:textId="77777777" w:rsidR="008C6006" w:rsidRPr="00F76229" w:rsidRDefault="008C6006" w:rsidP="008C6006">
      <w:pPr>
        <w:autoSpaceDE w:val="0"/>
        <w:autoSpaceDN w:val="0"/>
        <w:adjustRightInd w:val="0"/>
        <w:spacing w:after="0"/>
        <w:ind w:firstLine="720"/>
        <w:rPr>
          <w:ins w:id="3396" w:author="Pragada Venkata Apparao Santhosh" w:date="2021-05-10T14:12:00Z"/>
          <w:rFonts w:eastAsiaTheme="minorHAnsi"/>
        </w:rPr>
      </w:pPr>
    </w:p>
    <w:p w14:paraId="6C55143C" w14:textId="77777777" w:rsidR="008C6006" w:rsidRDefault="008C6006" w:rsidP="008C6006">
      <w:pPr>
        <w:autoSpaceDE w:val="0"/>
        <w:autoSpaceDN w:val="0"/>
        <w:adjustRightInd w:val="0"/>
        <w:spacing w:after="0"/>
        <w:ind w:firstLine="720"/>
        <w:rPr>
          <w:ins w:id="3397" w:author="Pragada Venkata Apparao Santhosh" w:date="2021-05-10T14:12:00Z"/>
          <w:rFonts w:eastAsiaTheme="minorHAnsi"/>
        </w:rPr>
      </w:pPr>
      <w:ins w:id="3398" w:author="Pragada Venkata Apparao Santhosh" w:date="2021-05-10T14:12:00Z">
        <w:r w:rsidRPr="00F76229">
          <w:rPr>
            <w:rFonts w:eastAsiaTheme="minorHAnsi"/>
          </w:rPr>
          <w:t>The specific test level (current) shall be calibrated prior to the actual testing (see Annex A).</w:t>
        </w:r>
      </w:ins>
    </w:p>
    <w:p w14:paraId="16F645E6" w14:textId="77777777" w:rsidR="008C6006" w:rsidRPr="00F76229" w:rsidRDefault="008C6006" w:rsidP="008C6006">
      <w:pPr>
        <w:autoSpaceDE w:val="0"/>
        <w:autoSpaceDN w:val="0"/>
        <w:adjustRightInd w:val="0"/>
        <w:spacing w:after="0"/>
        <w:ind w:firstLine="720"/>
        <w:rPr>
          <w:ins w:id="3399" w:author="Pragada Venkata Apparao Santhosh" w:date="2021-05-10T14:12:00Z"/>
          <w:rFonts w:eastAsiaTheme="minorHAnsi"/>
        </w:rPr>
      </w:pPr>
    </w:p>
    <w:p w14:paraId="00E44507" w14:textId="77777777" w:rsidR="008C6006" w:rsidRDefault="008C6006" w:rsidP="008C6006">
      <w:pPr>
        <w:autoSpaceDE w:val="0"/>
        <w:autoSpaceDN w:val="0"/>
        <w:adjustRightInd w:val="0"/>
        <w:spacing w:after="0"/>
        <w:ind w:left="720"/>
        <w:rPr>
          <w:ins w:id="3400" w:author="Pragada Venkata Apparao Santhosh" w:date="2021-05-10T14:12:00Z"/>
          <w:rFonts w:eastAsiaTheme="minorHAnsi"/>
        </w:rPr>
      </w:pPr>
      <w:ins w:id="3401" w:author="Pragada Venkata Apparao Santhosh" w:date="2021-05-10T14:12:00Z">
        <w:r w:rsidRPr="00F76229">
          <w:rPr>
            <w:rFonts w:eastAsiaTheme="minorHAnsi"/>
          </w:rPr>
          <w:t>Prior to the actual test with DUT, the forward power required to produce a specific current measured on a</w:t>
        </w:r>
        <w:r>
          <w:rPr>
            <w:rFonts w:eastAsiaTheme="minorHAnsi"/>
          </w:rPr>
          <w:t xml:space="preserve"> </w:t>
        </w:r>
        <w:r w:rsidRPr="00F76229">
          <w:rPr>
            <w:rFonts w:eastAsiaTheme="minorHAnsi"/>
          </w:rPr>
          <w:t xml:space="preserve">50 </w:t>
        </w:r>
        <w:r w:rsidRPr="00F76229">
          <w:rPr>
            <w:rFonts w:eastAsia="font5-Identity-H"/>
          </w:rPr>
          <w:t xml:space="preserve">Ω </w:t>
        </w:r>
        <w:r w:rsidRPr="00F76229">
          <w:rPr>
            <w:rFonts w:eastAsiaTheme="minorHAnsi"/>
          </w:rPr>
          <w:t>calibration jig (see Annex A) shall be determined for each frequency.</w:t>
        </w:r>
      </w:ins>
    </w:p>
    <w:p w14:paraId="5038C10F" w14:textId="77777777" w:rsidR="008C6006" w:rsidRPr="00F76229" w:rsidRDefault="008C6006" w:rsidP="008C6006">
      <w:pPr>
        <w:autoSpaceDE w:val="0"/>
        <w:autoSpaceDN w:val="0"/>
        <w:adjustRightInd w:val="0"/>
        <w:spacing w:after="0"/>
        <w:ind w:left="720"/>
        <w:rPr>
          <w:ins w:id="3402" w:author="Pragada Venkata Apparao Santhosh" w:date="2021-05-10T14:12:00Z"/>
          <w:rFonts w:eastAsiaTheme="minorHAnsi"/>
        </w:rPr>
      </w:pPr>
    </w:p>
    <w:p w14:paraId="2C533A0A" w14:textId="77777777" w:rsidR="008C6006" w:rsidRDefault="008C6006" w:rsidP="008C6006">
      <w:pPr>
        <w:autoSpaceDE w:val="0"/>
        <w:autoSpaceDN w:val="0"/>
        <w:adjustRightInd w:val="0"/>
        <w:spacing w:after="0"/>
        <w:ind w:firstLine="720"/>
        <w:rPr>
          <w:ins w:id="3403" w:author="Pragada Venkata Apparao Santhosh" w:date="2021-05-10T14:12:00Z"/>
          <w:rFonts w:eastAsiaTheme="minorHAnsi"/>
        </w:rPr>
      </w:pPr>
      <w:ins w:id="3404" w:author="Pragada Venkata Apparao Santhosh" w:date="2021-05-10T14:12:00Z">
        <w:r w:rsidRPr="00F76229">
          <w:rPr>
            <w:rFonts w:eastAsiaTheme="minorHAnsi"/>
          </w:rPr>
          <w:t>This calibration shall be performed with an unmodulated sinusoidal wave.</w:t>
        </w:r>
      </w:ins>
    </w:p>
    <w:p w14:paraId="0FE64B8E" w14:textId="77777777" w:rsidR="008C6006" w:rsidRPr="00F76229" w:rsidRDefault="008C6006" w:rsidP="008C6006">
      <w:pPr>
        <w:autoSpaceDE w:val="0"/>
        <w:autoSpaceDN w:val="0"/>
        <w:adjustRightInd w:val="0"/>
        <w:spacing w:after="0"/>
        <w:ind w:firstLine="720"/>
        <w:rPr>
          <w:ins w:id="3405" w:author="Pragada Venkata Apparao Santhosh" w:date="2021-05-10T14:12:00Z"/>
          <w:rFonts w:eastAsiaTheme="minorHAnsi"/>
        </w:rPr>
      </w:pPr>
    </w:p>
    <w:p w14:paraId="10ED49BA" w14:textId="77777777" w:rsidR="008C6006" w:rsidRDefault="008C6006" w:rsidP="008C6006">
      <w:pPr>
        <w:autoSpaceDE w:val="0"/>
        <w:autoSpaceDN w:val="0"/>
        <w:adjustRightInd w:val="0"/>
        <w:spacing w:after="0"/>
        <w:ind w:left="720"/>
        <w:rPr>
          <w:ins w:id="3406" w:author="Pragada Venkata Apparao Santhosh" w:date="2021-05-10T14:12:00Z"/>
          <w:rFonts w:eastAsiaTheme="minorHAnsi"/>
        </w:rPr>
      </w:pPr>
      <w:ins w:id="3407" w:author="Pragada Venkata Apparao Santhosh" w:date="2021-05-10T14:12:00Z">
        <w:r w:rsidRPr="00F76229">
          <w:rPr>
            <w:rFonts w:eastAsiaTheme="minorHAnsi"/>
          </w:rPr>
          <w:t>Include, upon request, the values of forward and reverse power recorded in the calibration file in the test</w:t>
        </w:r>
        <w:r>
          <w:rPr>
            <w:rFonts w:eastAsiaTheme="minorHAnsi"/>
          </w:rPr>
          <w:t xml:space="preserve"> </w:t>
        </w:r>
        <w:r w:rsidRPr="00F76229">
          <w:rPr>
            <w:rFonts w:eastAsiaTheme="minorHAnsi"/>
          </w:rPr>
          <w:t>report.</w:t>
        </w:r>
      </w:ins>
    </w:p>
    <w:p w14:paraId="7A320E74" w14:textId="77777777" w:rsidR="008C6006" w:rsidRPr="00F76229" w:rsidRDefault="008C6006" w:rsidP="008C6006">
      <w:pPr>
        <w:autoSpaceDE w:val="0"/>
        <w:autoSpaceDN w:val="0"/>
        <w:adjustRightInd w:val="0"/>
        <w:spacing w:after="0"/>
        <w:ind w:left="720"/>
        <w:rPr>
          <w:ins w:id="3408" w:author="Pragada Venkata Apparao Santhosh" w:date="2021-05-10T14:12:00Z"/>
          <w:rFonts w:eastAsiaTheme="minorHAnsi"/>
        </w:rPr>
      </w:pPr>
    </w:p>
    <w:p w14:paraId="6D616695" w14:textId="77777777" w:rsidR="008C6006" w:rsidRDefault="008C6006" w:rsidP="008C6006">
      <w:pPr>
        <w:autoSpaceDE w:val="0"/>
        <w:autoSpaceDN w:val="0"/>
        <w:adjustRightInd w:val="0"/>
        <w:spacing w:after="0"/>
        <w:ind w:left="720"/>
        <w:rPr>
          <w:ins w:id="3409" w:author="Pragada Venkata Apparao Santhosh" w:date="2021-05-10T14:12:00Z"/>
          <w:rFonts w:eastAsiaTheme="minorHAnsi"/>
        </w:rPr>
      </w:pPr>
      <w:ins w:id="3410" w:author="Pragada Venkata Apparao Santhosh" w:date="2021-05-10T14:12:00Z">
        <w:r w:rsidRPr="00F76229">
          <w:rPr>
            <w:rFonts w:eastAsiaTheme="minorHAnsi"/>
          </w:rPr>
          <w:t xml:space="preserve">The calibration jig should be terminated by a 50 </w:t>
        </w:r>
        <w:r w:rsidRPr="00F76229">
          <w:rPr>
            <w:rFonts w:eastAsia="font5-Identity-H"/>
          </w:rPr>
          <w:t xml:space="preserve">Ω </w:t>
        </w:r>
        <w:r w:rsidRPr="00F76229">
          <w:rPr>
            <w:rFonts w:eastAsiaTheme="minorHAnsi"/>
          </w:rPr>
          <w:t xml:space="preserve">(high-power) load at one end and by a 50 </w:t>
        </w:r>
        <w:r w:rsidRPr="00F76229">
          <w:rPr>
            <w:rFonts w:eastAsia="font5-Identity-H"/>
          </w:rPr>
          <w:t xml:space="preserve">Ω </w:t>
        </w:r>
        <w:r w:rsidRPr="00F76229">
          <w:rPr>
            <w:rFonts w:eastAsiaTheme="minorHAnsi"/>
          </w:rPr>
          <w:t>RF power</w:t>
        </w:r>
        <w:r>
          <w:rPr>
            <w:rFonts w:eastAsiaTheme="minorHAnsi"/>
          </w:rPr>
          <w:t xml:space="preserve"> </w:t>
        </w:r>
        <w:r w:rsidRPr="00F76229">
          <w:rPr>
            <w:rFonts w:eastAsiaTheme="minorHAnsi"/>
          </w:rPr>
          <w:t xml:space="preserve">meter at the other end, protected by a 50 </w:t>
        </w:r>
        <w:r w:rsidRPr="00F76229">
          <w:rPr>
            <w:rFonts w:eastAsia="font5-Identity-H"/>
          </w:rPr>
          <w:t xml:space="preserve">Ω </w:t>
        </w:r>
        <w:r w:rsidRPr="00F76229">
          <w:rPr>
            <w:rFonts w:eastAsiaTheme="minorHAnsi"/>
          </w:rPr>
          <w:t>attenuator of adequate power rating (see Annex A).</w:t>
        </w:r>
      </w:ins>
    </w:p>
    <w:p w14:paraId="4CA95871" w14:textId="77777777" w:rsidR="008C6006" w:rsidRPr="00F76229" w:rsidRDefault="008C6006" w:rsidP="008C6006">
      <w:pPr>
        <w:autoSpaceDE w:val="0"/>
        <w:autoSpaceDN w:val="0"/>
        <w:adjustRightInd w:val="0"/>
        <w:spacing w:after="0"/>
        <w:ind w:left="720"/>
        <w:rPr>
          <w:ins w:id="3411" w:author="Pragada Venkata Apparao Santhosh" w:date="2021-05-10T14:12:00Z"/>
          <w:rFonts w:eastAsiaTheme="minorHAnsi"/>
        </w:rPr>
      </w:pPr>
    </w:p>
    <w:p w14:paraId="17B2B9B3" w14:textId="77777777" w:rsidR="008C6006" w:rsidRDefault="008C6006" w:rsidP="008C6006">
      <w:pPr>
        <w:autoSpaceDE w:val="0"/>
        <w:autoSpaceDN w:val="0"/>
        <w:adjustRightInd w:val="0"/>
        <w:spacing w:after="0"/>
        <w:ind w:firstLine="720"/>
        <w:rPr>
          <w:ins w:id="3412" w:author="Pragada Venkata Apparao Santhosh" w:date="2021-05-10T14:12:00Z"/>
          <w:rFonts w:eastAsiaTheme="minorHAnsi"/>
        </w:rPr>
      </w:pPr>
      <w:ins w:id="3413" w:author="Pragada Venkata Apparao Santhosh" w:date="2021-05-10T14:12:00Z">
        <w:r w:rsidRPr="00F76229">
          <w:rPr>
            <w:rFonts w:eastAsiaTheme="minorHAnsi"/>
          </w:rPr>
          <w:t>Apply the current test signal level to the jig and record the corresponding forward power (</w:t>
        </w:r>
        <w:proofErr w:type="spellStart"/>
        <w:r w:rsidRPr="00F76229">
          <w:rPr>
            <w:rFonts w:eastAsiaTheme="minorHAnsi"/>
          </w:rPr>
          <w:t>Pfor</w:t>
        </w:r>
        <w:proofErr w:type="spellEnd"/>
        <w:r w:rsidRPr="00F76229">
          <w:rPr>
            <w:rFonts w:eastAsiaTheme="minorHAnsi"/>
          </w:rPr>
          <w:t xml:space="preserve"> </w:t>
        </w:r>
        <w:proofErr w:type="spellStart"/>
        <w:r w:rsidRPr="00F76229">
          <w:rPr>
            <w:rFonts w:eastAsiaTheme="minorHAnsi"/>
          </w:rPr>
          <w:t>cal</w:t>
        </w:r>
        <w:proofErr w:type="spellEnd"/>
        <w:r w:rsidRPr="00F76229">
          <w:rPr>
            <w:rFonts w:eastAsiaTheme="minorHAnsi"/>
          </w:rPr>
          <w:t>).</w:t>
        </w:r>
      </w:ins>
    </w:p>
    <w:p w14:paraId="3E8AC8EA" w14:textId="77777777" w:rsidR="008C6006" w:rsidRPr="00F76229" w:rsidRDefault="008C6006" w:rsidP="008C6006">
      <w:pPr>
        <w:autoSpaceDE w:val="0"/>
        <w:autoSpaceDN w:val="0"/>
        <w:adjustRightInd w:val="0"/>
        <w:spacing w:after="0"/>
        <w:ind w:firstLine="720"/>
        <w:rPr>
          <w:ins w:id="3414" w:author="Pragada Venkata Apparao Santhosh" w:date="2021-05-10T14:12:00Z"/>
          <w:rFonts w:eastAsiaTheme="minorHAnsi"/>
        </w:rPr>
      </w:pPr>
    </w:p>
    <w:p w14:paraId="6D4A9E62" w14:textId="77777777" w:rsidR="008C6006" w:rsidRPr="00F76229" w:rsidRDefault="008C6006" w:rsidP="008C6006">
      <w:pPr>
        <w:autoSpaceDE w:val="0"/>
        <w:autoSpaceDN w:val="0"/>
        <w:adjustRightInd w:val="0"/>
        <w:spacing w:after="0"/>
        <w:ind w:firstLine="720"/>
        <w:rPr>
          <w:ins w:id="3415" w:author="Pragada Venkata Apparao Santhosh" w:date="2021-05-10T14:12:00Z"/>
          <w:rFonts w:eastAsiaTheme="minorHAnsi"/>
        </w:rPr>
      </w:pPr>
      <w:ins w:id="3416" w:author="Pragada Venkata Apparao Santhosh" w:date="2021-05-10T14:12:00Z">
        <w:r w:rsidRPr="00F76229">
          <w:rPr>
            <w:rFonts w:eastAsiaTheme="minorHAnsi"/>
          </w:rPr>
          <w:t>The power limit is calculated from:</w:t>
        </w:r>
      </w:ins>
    </w:p>
    <w:p w14:paraId="62AB0C96" w14:textId="77777777" w:rsidR="008C6006" w:rsidRPr="00F76229" w:rsidRDefault="008C6006" w:rsidP="008C6006">
      <w:pPr>
        <w:autoSpaceDE w:val="0"/>
        <w:autoSpaceDN w:val="0"/>
        <w:adjustRightInd w:val="0"/>
        <w:spacing w:after="0"/>
        <w:ind w:left="720" w:firstLine="720"/>
        <w:rPr>
          <w:ins w:id="3417" w:author="Pragada Venkata Apparao Santhosh" w:date="2021-05-10T14:12:00Z"/>
          <w:rFonts w:eastAsiaTheme="minorHAnsi"/>
        </w:rPr>
      </w:pPr>
      <w:ins w:id="3418" w:author="Pragada Venkata Apparao Santhosh" w:date="2021-05-10T14:12:00Z">
        <w:r w:rsidRPr="00F76229">
          <w:rPr>
            <w:rFonts w:eastAsiaTheme="minorHAnsi"/>
          </w:rPr>
          <w:t xml:space="preserve">PCW limit </w:t>
        </w:r>
        <w:r w:rsidRPr="00F76229">
          <w:rPr>
            <w:rFonts w:eastAsia="font5-Identity-H"/>
          </w:rPr>
          <w:t xml:space="preserve">= </w:t>
        </w:r>
        <w:proofErr w:type="spellStart"/>
        <w:r w:rsidRPr="00F76229">
          <w:rPr>
            <w:rFonts w:eastAsiaTheme="minorHAnsi"/>
          </w:rPr>
          <w:t>kPfor</w:t>
        </w:r>
        <w:proofErr w:type="spellEnd"/>
        <w:r w:rsidRPr="00F76229">
          <w:rPr>
            <w:rFonts w:eastAsiaTheme="minorHAnsi"/>
          </w:rPr>
          <w:t xml:space="preserve"> </w:t>
        </w:r>
        <w:proofErr w:type="spellStart"/>
        <w:r w:rsidRPr="00F76229">
          <w:rPr>
            <w:rFonts w:eastAsiaTheme="minorHAnsi"/>
          </w:rPr>
          <w:t>cal</w:t>
        </w:r>
        <w:proofErr w:type="spellEnd"/>
      </w:ins>
    </w:p>
    <w:p w14:paraId="570EC16A" w14:textId="77777777" w:rsidR="008C6006" w:rsidRPr="00F76229" w:rsidRDefault="008C6006" w:rsidP="008C6006">
      <w:pPr>
        <w:autoSpaceDE w:val="0"/>
        <w:autoSpaceDN w:val="0"/>
        <w:adjustRightInd w:val="0"/>
        <w:spacing w:after="0"/>
        <w:ind w:firstLine="720"/>
        <w:rPr>
          <w:ins w:id="3419" w:author="Pragada Venkata Apparao Santhosh" w:date="2021-05-10T14:12:00Z"/>
          <w:rFonts w:eastAsiaTheme="minorHAnsi"/>
        </w:rPr>
      </w:pPr>
      <w:ins w:id="3420" w:author="Pragada Venkata Apparao Santhosh" w:date="2021-05-10T14:12:00Z">
        <w:r w:rsidRPr="00F76229">
          <w:rPr>
            <w:rFonts w:eastAsiaTheme="minorHAnsi"/>
          </w:rPr>
          <w:t>where</w:t>
        </w:r>
      </w:ins>
    </w:p>
    <w:p w14:paraId="6C1EE110" w14:textId="77777777" w:rsidR="008C6006" w:rsidRPr="00F76229" w:rsidRDefault="008C6006" w:rsidP="008C6006">
      <w:pPr>
        <w:autoSpaceDE w:val="0"/>
        <w:autoSpaceDN w:val="0"/>
        <w:adjustRightInd w:val="0"/>
        <w:spacing w:after="0"/>
        <w:ind w:left="720" w:firstLine="720"/>
        <w:rPr>
          <w:ins w:id="3421" w:author="Pragada Venkata Apparao Santhosh" w:date="2021-05-10T14:12:00Z"/>
          <w:rFonts w:eastAsiaTheme="minorHAnsi"/>
        </w:rPr>
      </w:pPr>
      <w:ins w:id="3422" w:author="Pragada Venkata Apparao Santhosh" w:date="2021-05-10T14:12:00Z">
        <w:r w:rsidRPr="00F76229">
          <w:rPr>
            <w:rFonts w:eastAsiaTheme="minorHAnsi"/>
          </w:rPr>
          <w:t>PCW limit is the power limit;</w:t>
        </w:r>
      </w:ins>
    </w:p>
    <w:p w14:paraId="77AD0FAE" w14:textId="77777777" w:rsidR="008C6006" w:rsidRDefault="008C6006" w:rsidP="008C6006">
      <w:pPr>
        <w:autoSpaceDE w:val="0"/>
        <w:autoSpaceDN w:val="0"/>
        <w:adjustRightInd w:val="0"/>
        <w:spacing w:after="0"/>
        <w:ind w:left="720" w:firstLine="720"/>
        <w:rPr>
          <w:ins w:id="3423" w:author="Pragada Venkata Apparao Santhosh" w:date="2021-05-10T14:12:00Z"/>
          <w:rFonts w:eastAsiaTheme="minorHAnsi"/>
        </w:rPr>
      </w:pPr>
      <w:proofErr w:type="spellStart"/>
      <w:ins w:id="3424" w:author="Pragada Venkata Apparao Santhosh" w:date="2021-05-10T14:12:00Z">
        <w:r w:rsidRPr="00F76229">
          <w:rPr>
            <w:rFonts w:eastAsiaTheme="minorHAnsi"/>
          </w:rPr>
          <w:t>Pfor</w:t>
        </w:r>
        <w:proofErr w:type="spellEnd"/>
        <w:r w:rsidRPr="00F76229">
          <w:rPr>
            <w:rFonts w:eastAsiaTheme="minorHAnsi"/>
          </w:rPr>
          <w:t xml:space="preserve"> </w:t>
        </w:r>
        <w:proofErr w:type="spellStart"/>
        <w:r w:rsidRPr="00F76229">
          <w:rPr>
            <w:rFonts w:eastAsiaTheme="minorHAnsi"/>
          </w:rPr>
          <w:t>cal</w:t>
        </w:r>
        <w:proofErr w:type="spellEnd"/>
        <w:r w:rsidRPr="00F76229">
          <w:rPr>
            <w:rFonts w:eastAsiaTheme="minorHAnsi"/>
          </w:rPr>
          <w:t xml:space="preserve"> is the forward power applied to reach the current test signal level in the jig.</w:t>
        </w:r>
      </w:ins>
    </w:p>
    <w:p w14:paraId="453F8391" w14:textId="77777777" w:rsidR="008C6006" w:rsidRPr="00F76229" w:rsidRDefault="008C6006" w:rsidP="008C6006">
      <w:pPr>
        <w:autoSpaceDE w:val="0"/>
        <w:autoSpaceDN w:val="0"/>
        <w:adjustRightInd w:val="0"/>
        <w:spacing w:after="0"/>
        <w:ind w:left="720" w:firstLine="720"/>
        <w:rPr>
          <w:ins w:id="3425" w:author="Pragada Venkata Apparao Santhosh" w:date="2021-05-10T14:12:00Z"/>
          <w:rFonts w:eastAsiaTheme="minorHAnsi"/>
        </w:rPr>
      </w:pPr>
    </w:p>
    <w:p w14:paraId="30A7272C" w14:textId="77777777" w:rsidR="008C6006" w:rsidRDefault="008C6006" w:rsidP="008C6006">
      <w:pPr>
        <w:autoSpaceDE w:val="0"/>
        <w:autoSpaceDN w:val="0"/>
        <w:adjustRightInd w:val="0"/>
        <w:spacing w:after="0"/>
        <w:ind w:firstLine="720"/>
        <w:rPr>
          <w:ins w:id="3426" w:author="Pragada Venkata Apparao Santhosh" w:date="2021-05-10T14:12:00Z"/>
          <w:rFonts w:eastAsiaTheme="minorHAnsi"/>
        </w:rPr>
      </w:pPr>
      <w:ins w:id="3427" w:author="Pragada Venkata Apparao Santhosh" w:date="2021-05-10T14:12:00Z">
        <w:r w:rsidRPr="00F76229">
          <w:rPr>
            <w:rFonts w:eastAsiaTheme="minorHAnsi"/>
          </w:rPr>
          <w:t>The default value for k is 4, unless otherwise specified in the test plan.</w:t>
        </w:r>
      </w:ins>
    </w:p>
    <w:p w14:paraId="17968021" w14:textId="77777777" w:rsidR="008C6006" w:rsidRPr="00F76229" w:rsidRDefault="008C6006" w:rsidP="008C6006">
      <w:pPr>
        <w:autoSpaceDE w:val="0"/>
        <w:autoSpaceDN w:val="0"/>
        <w:adjustRightInd w:val="0"/>
        <w:spacing w:after="0"/>
        <w:ind w:firstLine="720"/>
        <w:rPr>
          <w:ins w:id="3428" w:author="Pragada Venkata Apparao Santhosh" w:date="2021-05-10T14:12:00Z"/>
          <w:rFonts w:eastAsiaTheme="minorHAnsi"/>
        </w:rPr>
      </w:pPr>
    </w:p>
    <w:p w14:paraId="03BE2DDC" w14:textId="77777777" w:rsidR="008C6006" w:rsidRPr="00331B92" w:rsidRDefault="008C6006" w:rsidP="008C6006">
      <w:pPr>
        <w:pStyle w:val="ListParagraph"/>
        <w:numPr>
          <w:ilvl w:val="0"/>
          <w:numId w:val="31"/>
        </w:numPr>
        <w:autoSpaceDE w:val="0"/>
        <w:autoSpaceDN w:val="0"/>
        <w:adjustRightInd w:val="0"/>
        <w:spacing w:after="0"/>
        <w:rPr>
          <w:ins w:id="3429" w:author="Pragada Venkata Apparao Santhosh" w:date="2021-05-10T14:12:00Z"/>
          <w:rFonts w:eastAsiaTheme="minorHAnsi"/>
          <w:b/>
        </w:rPr>
      </w:pPr>
      <w:ins w:id="3430" w:author="Pragada Venkata Apparao Santhosh" w:date="2021-05-10T14:12:00Z">
        <w:r w:rsidRPr="00331B92">
          <w:rPr>
            <w:rFonts w:eastAsiaTheme="minorHAnsi"/>
            <w:b/>
          </w:rPr>
          <w:t>DUT Test</w:t>
        </w:r>
      </w:ins>
    </w:p>
    <w:p w14:paraId="31F2096B" w14:textId="77777777" w:rsidR="008C6006" w:rsidRDefault="008C6006" w:rsidP="008C6006">
      <w:pPr>
        <w:autoSpaceDE w:val="0"/>
        <w:autoSpaceDN w:val="0"/>
        <w:adjustRightInd w:val="0"/>
        <w:spacing w:after="0"/>
        <w:ind w:firstLine="720"/>
        <w:rPr>
          <w:ins w:id="3431" w:author="Pragada Venkata Apparao Santhosh" w:date="2021-05-10T14:12:00Z"/>
          <w:rFonts w:eastAsiaTheme="minorHAnsi"/>
        </w:rPr>
      </w:pPr>
      <w:ins w:id="3432" w:author="Pragada Venkata Apparao Santhosh" w:date="2021-05-10T14:12:00Z">
        <w:r w:rsidRPr="00F76229">
          <w:rPr>
            <w:rFonts w:eastAsiaTheme="minorHAnsi"/>
          </w:rPr>
          <w:t>Install the DUT, harness and associated equipment on the test bench as shown in Figure 2.</w:t>
        </w:r>
      </w:ins>
    </w:p>
    <w:p w14:paraId="2D602610" w14:textId="77777777" w:rsidR="008C6006" w:rsidRPr="00F76229" w:rsidRDefault="008C6006" w:rsidP="008C6006">
      <w:pPr>
        <w:autoSpaceDE w:val="0"/>
        <w:autoSpaceDN w:val="0"/>
        <w:adjustRightInd w:val="0"/>
        <w:spacing w:after="0"/>
        <w:ind w:firstLine="720"/>
        <w:rPr>
          <w:ins w:id="3433" w:author="Pragada Venkata Apparao Santhosh" w:date="2021-05-10T14:12:00Z"/>
          <w:rFonts w:eastAsiaTheme="minorHAnsi"/>
        </w:rPr>
      </w:pPr>
    </w:p>
    <w:p w14:paraId="5CA105A2" w14:textId="77777777" w:rsidR="008C6006" w:rsidRDefault="008C6006" w:rsidP="008C6006">
      <w:pPr>
        <w:autoSpaceDE w:val="0"/>
        <w:autoSpaceDN w:val="0"/>
        <w:adjustRightInd w:val="0"/>
        <w:spacing w:after="0"/>
        <w:ind w:firstLine="720"/>
        <w:rPr>
          <w:ins w:id="3434" w:author="Pragada Venkata Apparao Santhosh" w:date="2021-05-10T14:12:00Z"/>
          <w:rFonts w:eastAsiaTheme="minorHAnsi"/>
        </w:rPr>
      </w:pPr>
      <w:ins w:id="3435" w:author="Pragada Venkata Apparao Santhosh" w:date="2021-05-10T14:12:00Z">
        <w:r w:rsidRPr="00F76229">
          <w:rPr>
            <w:rFonts w:eastAsiaTheme="minorHAnsi"/>
          </w:rPr>
          <w:t>The test procedure uses a closed loop method with power limit (</w:t>
        </w:r>
        <w:proofErr w:type="spellStart"/>
        <w:r w:rsidRPr="00F76229">
          <w:rPr>
            <w:rFonts w:eastAsiaTheme="minorHAnsi"/>
          </w:rPr>
          <w:t>Plimit</w:t>
        </w:r>
        <w:proofErr w:type="spellEnd"/>
        <w:r w:rsidRPr="00F76229">
          <w:rPr>
            <w:rFonts w:eastAsiaTheme="minorHAnsi"/>
          </w:rPr>
          <w:t>).</w:t>
        </w:r>
      </w:ins>
    </w:p>
    <w:p w14:paraId="2861FF2E" w14:textId="77777777" w:rsidR="008C6006" w:rsidRPr="00F76229" w:rsidRDefault="008C6006" w:rsidP="008C6006">
      <w:pPr>
        <w:autoSpaceDE w:val="0"/>
        <w:autoSpaceDN w:val="0"/>
        <w:adjustRightInd w:val="0"/>
        <w:spacing w:after="0"/>
        <w:ind w:firstLine="720"/>
        <w:rPr>
          <w:ins w:id="3436" w:author="Pragada Venkata Apparao Santhosh" w:date="2021-05-10T14:12:00Z"/>
          <w:rFonts w:eastAsiaTheme="minorHAnsi"/>
        </w:rPr>
      </w:pPr>
    </w:p>
    <w:p w14:paraId="52874DB1" w14:textId="77777777" w:rsidR="008C6006" w:rsidRDefault="008C6006" w:rsidP="008C6006">
      <w:pPr>
        <w:autoSpaceDE w:val="0"/>
        <w:autoSpaceDN w:val="0"/>
        <w:adjustRightInd w:val="0"/>
        <w:spacing w:after="0"/>
        <w:ind w:firstLine="720"/>
        <w:rPr>
          <w:ins w:id="3437" w:author="Pragada Venkata Apparao Santhosh" w:date="2021-05-10T14:12:00Z"/>
          <w:rFonts w:eastAsiaTheme="minorHAnsi"/>
        </w:rPr>
      </w:pPr>
      <w:ins w:id="3438" w:author="Pragada Venkata Apparao Santhosh" w:date="2021-05-10T14:12:00Z">
        <w:r w:rsidRPr="00F76229">
          <w:rPr>
            <w:rFonts w:eastAsiaTheme="minorHAnsi"/>
          </w:rPr>
          <w:t>The procedure used at each frequency is described below.</w:t>
        </w:r>
      </w:ins>
    </w:p>
    <w:p w14:paraId="2BBC722B" w14:textId="77777777" w:rsidR="008C6006" w:rsidRPr="00F76229" w:rsidRDefault="008C6006" w:rsidP="008C6006">
      <w:pPr>
        <w:autoSpaceDE w:val="0"/>
        <w:autoSpaceDN w:val="0"/>
        <w:adjustRightInd w:val="0"/>
        <w:spacing w:after="0"/>
        <w:ind w:firstLine="720"/>
        <w:rPr>
          <w:ins w:id="3439" w:author="Pragada Venkata Apparao Santhosh" w:date="2021-05-10T14:12:00Z"/>
          <w:rFonts w:eastAsiaTheme="minorHAnsi"/>
        </w:rPr>
      </w:pPr>
    </w:p>
    <w:p w14:paraId="7774A08D" w14:textId="77777777" w:rsidR="008C6006" w:rsidRPr="00F76229" w:rsidRDefault="008C6006" w:rsidP="008C6006">
      <w:pPr>
        <w:autoSpaceDE w:val="0"/>
        <w:autoSpaceDN w:val="0"/>
        <w:adjustRightInd w:val="0"/>
        <w:spacing w:after="0"/>
        <w:ind w:left="720"/>
        <w:rPr>
          <w:ins w:id="3440" w:author="Pragada Venkata Apparao Santhosh" w:date="2021-05-10T14:12:00Z"/>
          <w:rFonts w:eastAsiaTheme="minorHAnsi"/>
        </w:rPr>
      </w:pPr>
      <w:ins w:id="3441" w:author="Pragada Venkata Apparao Santhosh" w:date="2021-05-10T14:12:00Z">
        <w:r w:rsidRPr="00F76229">
          <w:rPr>
            <w:rFonts w:eastAsiaTheme="minorHAnsi"/>
          </w:rPr>
          <w:t>Increase the forward power applied to the current injection probe and measure the injected current (</w:t>
        </w:r>
        <w:proofErr w:type="spellStart"/>
        <w:r w:rsidRPr="00F76229">
          <w:rPr>
            <w:rFonts w:eastAsiaTheme="minorHAnsi"/>
          </w:rPr>
          <w:t>Iref</w:t>
        </w:r>
        <w:proofErr w:type="spellEnd"/>
        <w:r w:rsidRPr="00F76229">
          <w:rPr>
            <w:rFonts w:eastAsiaTheme="minorHAnsi"/>
          </w:rPr>
          <w:t>) until</w:t>
        </w:r>
        <w:r>
          <w:rPr>
            <w:rFonts w:eastAsiaTheme="minorHAnsi"/>
          </w:rPr>
          <w:t xml:space="preserve"> </w:t>
        </w:r>
        <w:r w:rsidRPr="00F76229">
          <w:rPr>
            <w:rFonts w:eastAsiaTheme="minorHAnsi"/>
          </w:rPr>
          <w:t>either</w:t>
        </w:r>
      </w:ins>
    </w:p>
    <w:p w14:paraId="5040459F" w14:textId="77777777" w:rsidR="008C6006" w:rsidRPr="00F76229" w:rsidRDefault="008C6006" w:rsidP="008C6006">
      <w:pPr>
        <w:autoSpaceDE w:val="0"/>
        <w:autoSpaceDN w:val="0"/>
        <w:adjustRightInd w:val="0"/>
        <w:spacing w:after="0"/>
        <w:ind w:firstLine="720"/>
        <w:rPr>
          <w:ins w:id="3442" w:author="Pragada Venkata Apparao Santhosh" w:date="2021-05-10T14:12:00Z"/>
          <w:rFonts w:eastAsiaTheme="minorHAnsi"/>
        </w:rPr>
      </w:pPr>
      <w:ins w:id="3443" w:author="Pragada Venkata Apparao Santhosh" w:date="2021-05-10T14:12:00Z">
        <w:r>
          <w:t>---</w:t>
        </w:r>
        <w:r w:rsidRPr="00F76229">
          <w:rPr>
            <w:rFonts w:eastAsia="font5-Identity-H"/>
          </w:rPr>
          <w:t xml:space="preserve"> </w:t>
        </w:r>
        <w:r w:rsidRPr="00F76229">
          <w:rPr>
            <w:rFonts w:eastAsiaTheme="minorHAnsi"/>
          </w:rPr>
          <w:t>the measured current reaches the specified test level, or</w:t>
        </w:r>
      </w:ins>
    </w:p>
    <w:p w14:paraId="4CBBBD1A" w14:textId="77777777" w:rsidR="008C6006" w:rsidRDefault="008C6006" w:rsidP="008C6006">
      <w:pPr>
        <w:autoSpaceDE w:val="0"/>
        <w:autoSpaceDN w:val="0"/>
        <w:adjustRightInd w:val="0"/>
        <w:spacing w:after="0"/>
        <w:ind w:firstLine="720"/>
        <w:rPr>
          <w:ins w:id="3444" w:author="Pragada Venkata Apparao Santhosh" w:date="2021-05-10T14:12:00Z"/>
          <w:rFonts w:eastAsiaTheme="minorHAnsi"/>
        </w:rPr>
      </w:pPr>
      <w:ins w:id="3445" w:author="Pragada Venkata Apparao Santhosh" w:date="2021-05-10T14:12:00Z">
        <w:r>
          <w:t xml:space="preserve">--- </w:t>
        </w:r>
        <w:r w:rsidRPr="00F76229">
          <w:rPr>
            <w:rFonts w:eastAsiaTheme="minorHAnsi"/>
          </w:rPr>
          <w:t>the forward power reaches the power limit PCW limit.</w:t>
        </w:r>
      </w:ins>
    </w:p>
    <w:p w14:paraId="59526E34" w14:textId="77777777" w:rsidR="008C6006" w:rsidRPr="00F76229" w:rsidRDefault="008C6006" w:rsidP="008C6006">
      <w:pPr>
        <w:autoSpaceDE w:val="0"/>
        <w:autoSpaceDN w:val="0"/>
        <w:adjustRightInd w:val="0"/>
        <w:spacing w:after="0"/>
        <w:ind w:firstLine="720"/>
        <w:rPr>
          <w:ins w:id="3446" w:author="Pragada Venkata Apparao Santhosh" w:date="2021-05-10T14:12:00Z"/>
          <w:rFonts w:eastAsiaTheme="minorHAnsi"/>
        </w:rPr>
      </w:pPr>
    </w:p>
    <w:p w14:paraId="4A5A9FF9" w14:textId="77777777" w:rsidR="008C6006" w:rsidRDefault="008C6006" w:rsidP="008C6006">
      <w:pPr>
        <w:autoSpaceDE w:val="0"/>
        <w:autoSpaceDN w:val="0"/>
        <w:adjustRightInd w:val="0"/>
        <w:spacing w:after="0"/>
        <w:ind w:firstLine="720"/>
        <w:rPr>
          <w:ins w:id="3447" w:author="Pragada Venkata Apparao Santhosh" w:date="2021-05-10T14:12:00Z"/>
          <w:rFonts w:eastAsiaTheme="minorHAnsi"/>
        </w:rPr>
      </w:pPr>
      <w:ins w:id="3448" w:author="Pragada Venkata Apparao Santhosh" w:date="2021-05-10T14:12:00Z">
        <w:r w:rsidRPr="00F76229">
          <w:rPr>
            <w:rFonts w:eastAsiaTheme="minorHAnsi"/>
          </w:rPr>
          <w:t>In either case, record the achieved current (</w:t>
        </w:r>
        <w:proofErr w:type="spellStart"/>
        <w:r w:rsidRPr="00F76229">
          <w:rPr>
            <w:rFonts w:eastAsiaTheme="minorHAnsi"/>
          </w:rPr>
          <w:t>Iref</w:t>
        </w:r>
        <w:proofErr w:type="spellEnd"/>
        <w:r w:rsidRPr="00F76229">
          <w:rPr>
            <w:rFonts w:eastAsiaTheme="minorHAnsi"/>
          </w:rPr>
          <w:t>) and the applied forward power (Pref).</w:t>
        </w:r>
      </w:ins>
    </w:p>
    <w:p w14:paraId="11B8008E" w14:textId="77777777" w:rsidR="008C6006" w:rsidRPr="00F76229" w:rsidRDefault="008C6006" w:rsidP="008C6006">
      <w:pPr>
        <w:autoSpaceDE w:val="0"/>
        <w:autoSpaceDN w:val="0"/>
        <w:adjustRightInd w:val="0"/>
        <w:spacing w:after="0"/>
        <w:ind w:firstLine="720"/>
        <w:rPr>
          <w:ins w:id="3449" w:author="Pragada Venkata Apparao Santhosh" w:date="2021-05-10T14:12:00Z"/>
          <w:rFonts w:eastAsiaTheme="minorHAnsi"/>
        </w:rPr>
      </w:pPr>
    </w:p>
    <w:p w14:paraId="5AFA0D0B" w14:textId="77777777" w:rsidR="008C6006" w:rsidRDefault="008C6006" w:rsidP="008C6006">
      <w:pPr>
        <w:autoSpaceDE w:val="0"/>
        <w:autoSpaceDN w:val="0"/>
        <w:adjustRightInd w:val="0"/>
        <w:spacing w:after="0"/>
        <w:ind w:left="720"/>
        <w:rPr>
          <w:ins w:id="3450" w:author="Pragada Venkata Apparao Santhosh" w:date="2021-05-10T14:12:00Z"/>
          <w:rFonts w:eastAsiaTheme="minorHAnsi"/>
        </w:rPr>
      </w:pPr>
      <w:ins w:id="3451" w:author="Pragada Venkata Apparao Santhosh" w:date="2021-05-10T14:12:00Z">
        <w:r w:rsidRPr="00F76229">
          <w:rPr>
            <w:rFonts w:eastAsiaTheme="minorHAnsi"/>
          </w:rPr>
          <w:t>When the DUT susceptibility threshold is found, the fault current (</w:t>
        </w:r>
        <w:proofErr w:type="spellStart"/>
        <w:r w:rsidRPr="00F76229">
          <w:rPr>
            <w:rFonts w:eastAsiaTheme="minorHAnsi"/>
          </w:rPr>
          <w:t>Ifault</w:t>
        </w:r>
        <w:proofErr w:type="spellEnd"/>
        <w:r w:rsidRPr="00F76229">
          <w:rPr>
            <w:rFonts w:eastAsiaTheme="minorHAnsi"/>
          </w:rPr>
          <w:t>) and the forward power applied (</w:t>
        </w:r>
        <w:proofErr w:type="spellStart"/>
        <w:r w:rsidRPr="00F76229">
          <w:rPr>
            <w:rFonts w:eastAsiaTheme="minorHAnsi"/>
          </w:rPr>
          <w:t>Pfault</w:t>
        </w:r>
        <w:proofErr w:type="spellEnd"/>
        <w:r w:rsidRPr="00F76229">
          <w:rPr>
            <w:rFonts w:eastAsiaTheme="minorHAnsi"/>
          </w:rPr>
          <w:t>)</w:t>
        </w:r>
        <w:r>
          <w:rPr>
            <w:rFonts w:eastAsiaTheme="minorHAnsi"/>
          </w:rPr>
          <w:t xml:space="preserve"> </w:t>
        </w:r>
        <w:r w:rsidRPr="00F76229">
          <w:rPr>
            <w:rFonts w:eastAsiaTheme="minorHAnsi"/>
          </w:rPr>
          <w:t>shall also be recorded.</w:t>
        </w:r>
      </w:ins>
    </w:p>
    <w:p w14:paraId="45D34772" w14:textId="77777777" w:rsidR="008C6006" w:rsidRPr="00F76229" w:rsidRDefault="008C6006" w:rsidP="008C6006">
      <w:pPr>
        <w:autoSpaceDE w:val="0"/>
        <w:autoSpaceDN w:val="0"/>
        <w:adjustRightInd w:val="0"/>
        <w:spacing w:after="0"/>
        <w:ind w:left="720"/>
        <w:rPr>
          <w:ins w:id="3452" w:author="Pragada Venkata Apparao Santhosh" w:date="2021-05-10T14:12:00Z"/>
          <w:rFonts w:eastAsiaTheme="minorHAnsi"/>
        </w:rPr>
      </w:pPr>
    </w:p>
    <w:p w14:paraId="5568C232" w14:textId="77777777" w:rsidR="008C6006" w:rsidRPr="00585025" w:rsidRDefault="008C6006" w:rsidP="008C6006">
      <w:pPr>
        <w:autoSpaceDE w:val="0"/>
        <w:autoSpaceDN w:val="0"/>
        <w:adjustRightInd w:val="0"/>
        <w:spacing w:after="0"/>
        <w:ind w:left="720"/>
        <w:rPr>
          <w:ins w:id="3453" w:author="Pragada Venkata Apparao Santhosh" w:date="2021-05-10T14:12:00Z"/>
          <w:rFonts w:eastAsiaTheme="minorHAnsi"/>
        </w:rPr>
      </w:pPr>
      <w:ins w:id="3454" w:author="Pragada Venkata Apparao Santhosh" w:date="2021-05-10T14:12:00Z">
        <w:r w:rsidRPr="00F76229">
          <w:rPr>
            <w:rFonts w:eastAsiaTheme="minorHAnsi"/>
          </w:rPr>
          <w:t>When a harness containing several branches is used, repeat the test with the injection probe clamped around</w:t>
        </w:r>
        <w:r>
          <w:rPr>
            <w:rFonts w:eastAsiaTheme="minorHAnsi"/>
          </w:rPr>
          <w:t xml:space="preserve"> </w:t>
        </w:r>
        <w:r w:rsidRPr="00F76229">
          <w:rPr>
            <w:rFonts w:eastAsiaTheme="minorHAnsi"/>
          </w:rPr>
          <w:t xml:space="preserve">each branch, (900 </w:t>
        </w:r>
        <w:r w:rsidRPr="00F76229">
          <w:rPr>
            <w:rFonts w:eastAsia="font5-Identity-H"/>
          </w:rPr>
          <w:t xml:space="preserve">± </w:t>
        </w:r>
        <w:r w:rsidRPr="00F76229">
          <w:rPr>
            <w:rFonts w:eastAsiaTheme="minorHAnsi"/>
          </w:rPr>
          <w:t>10) mm from the connector of the DUT. Under these test conditions, the current</w:t>
        </w:r>
        <w:r>
          <w:rPr>
            <w:rFonts w:eastAsiaTheme="minorHAnsi"/>
          </w:rPr>
          <w:t xml:space="preserve"> </w:t>
        </w:r>
        <w:r w:rsidRPr="00F76229">
          <w:rPr>
            <w:rFonts w:eastAsiaTheme="minorHAnsi"/>
          </w:rPr>
          <w:t>measurement probe, shall be left at its previous distance from the DUT.</w:t>
        </w:r>
      </w:ins>
    </w:p>
    <w:p w14:paraId="05961589" w14:textId="77777777" w:rsidR="008C6006" w:rsidRDefault="008C6006"/>
    <w:p w14:paraId="380FD9D2" w14:textId="77777777" w:rsidR="00906BE9" w:rsidRDefault="00906BE9"/>
    <w:p w14:paraId="53241CF0" w14:textId="77777777" w:rsidR="00906BE9" w:rsidRDefault="00697CC9">
      <w:pPr>
        <w:pStyle w:val="Heading2"/>
        <w:numPr>
          <w:ilvl w:val="1"/>
          <w:numId w:val="4"/>
        </w:numPr>
        <w:rPr>
          <w:b w:val="0"/>
          <w:sz w:val="20"/>
          <w:szCs w:val="20"/>
        </w:rPr>
      </w:pPr>
      <w:bookmarkStart w:id="3455" w:name="_Toc70976795"/>
      <w:r>
        <w:t>Interference Immunity - ALSE (Antenna)</w:t>
      </w:r>
      <w:bookmarkEnd w:id="3455"/>
      <w:r>
        <w:rPr>
          <w:b w:val="0"/>
          <w:sz w:val="20"/>
          <w:szCs w:val="20"/>
        </w:rPr>
        <w:t xml:space="preserve"> </w:t>
      </w:r>
    </w:p>
    <w:p w14:paraId="2B771741" w14:textId="77777777" w:rsidR="00906BE9" w:rsidDel="00AE2577" w:rsidRDefault="00697CC9">
      <w:pPr>
        <w:rPr>
          <w:del w:id="3456" w:author="Pragada Venkata Apparao Santhosh" w:date="2021-05-10T13:44:00Z"/>
        </w:rPr>
      </w:pPr>
      <w:del w:id="3457" w:author="Pragada Venkata Apparao Santhosh" w:date="2021-05-10T13:44:00Z">
        <w:r w:rsidDel="00AE2577">
          <w:delText>Test Specification reference: ISO 11452-2</w:delText>
        </w:r>
      </w:del>
    </w:p>
    <w:p w14:paraId="12C3D9F4" w14:textId="45224235" w:rsidR="00906BE9" w:rsidRDefault="00697CC9">
      <w:pPr>
        <w:rPr>
          <w:ins w:id="3458" w:author="Pragada Venkata Apparao Santhosh" w:date="2021-05-10T13:44:00Z"/>
        </w:rPr>
      </w:pPr>
      <w:del w:id="3459" w:author="Pragada Venkata Apparao Santhosh" w:date="2021-05-10T13:44:00Z">
        <w:r w:rsidDel="00AE2577">
          <w:delText xml:space="preserve">Acceptance Criteria: DUT shall be tested up to level 4, meet Test level 2 with FPSC status 1 as a minimum. </w:delText>
        </w:r>
      </w:del>
    </w:p>
    <w:p w14:paraId="1090D803" w14:textId="77777777" w:rsidR="00D25348" w:rsidRPr="00290D6C" w:rsidRDefault="00D25348" w:rsidP="00D25348">
      <w:pPr>
        <w:rPr>
          <w:ins w:id="3460" w:author="Pragada Venkata Apparao Santhosh" w:date="2021-05-10T13:44:00Z"/>
          <w:highlight w:val="yellow"/>
        </w:rPr>
      </w:pPr>
      <w:ins w:id="3461" w:author="Pragada Venkata Apparao Santhosh" w:date="2021-05-10T13:44:00Z">
        <w:r w:rsidRPr="00290D6C">
          <w:rPr>
            <w:highlight w:val="yellow"/>
          </w:rPr>
          <w:t>Test Specification reference: ISO 11452-2</w:t>
        </w:r>
      </w:ins>
    </w:p>
    <w:p w14:paraId="1FBBA41D" w14:textId="77777777" w:rsidR="00D25348" w:rsidRDefault="00D25348" w:rsidP="00D25348">
      <w:pPr>
        <w:rPr>
          <w:ins w:id="3462" w:author="Pragada Venkata Apparao Santhosh" w:date="2021-05-10T13:44:00Z"/>
        </w:rPr>
      </w:pPr>
      <w:ins w:id="3463" w:author="Pragada Venkata Apparao Santhosh" w:date="2021-05-10T13:44:00Z">
        <w:r w:rsidRPr="00290D6C">
          <w:rPr>
            <w:highlight w:val="yellow"/>
          </w:rPr>
          <w:t>Acceptance Criteria: DUT shall be tested up to level 4, meet Test level 2 with FPSC status 1 as a minimum.</w:t>
        </w:r>
        <w:r>
          <w:t xml:space="preserve"> </w:t>
        </w:r>
      </w:ins>
    </w:p>
    <w:p w14:paraId="7C93A8C6" w14:textId="77777777" w:rsidR="00D25348" w:rsidRDefault="00D25348" w:rsidP="00D25348">
      <w:pPr>
        <w:rPr>
          <w:ins w:id="3464" w:author="Pragada Venkata Apparao Santhosh" w:date="2021-05-10T13:44:00Z"/>
        </w:rPr>
      </w:pPr>
      <w:ins w:id="3465" w:author="Pragada Venkata Apparao Santhosh" w:date="2021-05-10T13:44:00Z">
        <w:r>
          <w:rPr>
            <w:highlight w:val="yellow"/>
          </w:rPr>
          <w:t>This will differ from the ECU to ECU. Hence system level operation, the supplier should get these details reviewed and get the written approval for the same.</w:t>
        </w:r>
      </w:ins>
    </w:p>
    <w:p w14:paraId="47BEB5A1" w14:textId="77777777" w:rsidR="00D25348" w:rsidRDefault="00D25348" w:rsidP="00D25348">
      <w:pPr>
        <w:rPr>
          <w:ins w:id="3466" w:author="Pragada Venkata Apparao Santhosh" w:date="2021-05-10T13:44:00Z"/>
        </w:rPr>
      </w:pPr>
    </w:p>
    <w:p w14:paraId="7A4ACB82" w14:textId="77777777" w:rsidR="00D25348" w:rsidRPr="00D566F8" w:rsidRDefault="00D25348" w:rsidP="00D25348">
      <w:pPr>
        <w:rPr>
          <w:ins w:id="3467" w:author="Pragada Venkata Apparao Santhosh" w:date="2021-05-10T13:44:00Z"/>
          <w:b/>
          <w:bCs/>
        </w:rPr>
      </w:pPr>
      <w:ins w:id="3468" w:author="Pragada Venkata Apparao Santhosh" w:date="2021-05-10T13:44:00Z">
        <w:r w:rsidRPr="00D566F8">
          <w:rPr>
            <w:b/>
            <w:bCs/>
          </w:rPr>
          <w:t xml:space="preserve">Purpose: </w:t>
        </w:r>
      </w:ins>
    </w:p>
    <w:p w14:paraId="226E3B41" w14:textId="77777777" w:rsidR="00D25348" w:rsidRDefault="00D25348" w:rsidP="00D25348">
      <w:pPr>
        <w:rPr>
          <w:ins w:id="3469" w:author="Pragada Venkata Apparao Santhosh" w:date="2021-05-10T13:44:00Z"/>
        </w:rPr>
      </w:pPr>
      <w:ins w:id="3470" w:author="Pragada Venkata Apparao Santhosh" w:date="2021-05-10T13:44:00Z">
        <w:r>
          <w:t>The device under test (DUT), together with the wiring harness (prototype or standard test harness), is subjected to an electromagnetic disturbance generated inside an absorber-lined shielded enclosure, with peripheral devices either inside or outside the enclosure. It is applicable only to disturbances from continuous narrowband electromagnetic fields.</w:t>
        </w:r>
      </w:ins>
    </w:p>
    <w:p w14:paraId="79E3FE5B" w14:textId="77777777" w:rsidR="00D25348" w:rsidRDefault="00D25348" w:rsidP="00D25348">
      <w:pPr>
        <w:rPr>
          <w:ins w:id="3471" w:author="Pragada Venkata Apparao Santhosh" w:date="2021-05-10T13:44:00Z"/>
        </w:rPr>
      </w:pPr>
      <w:ins w:id="3472" w:author="Pragada Venkata Apparao Santhosh" w:date="2021-05-10T13:44:00Z">
        <w:r>
          <w:t>It will verify whether DUT will be able to sustain in such an electromagnetic disturbance.</w:t>
        </w:r>
      </w:ins>
    </w:p>
    <w:p w14:paraId="3AA1EFC8" w14:textId="77777777" w:rsidR="00D25348" w:rsidRDefault="00D25348" w:rsidP="00D25348">
      <w:pPr>
        <w:rPr>
          <w:ins w:id="3473" w:author="Pragada Venkata Apparao Santhosh" w:date="2021-05-10T13:44:00Z"/>
        </w:rPr>
      </w:pPr>
      <w:ins w:id="3474" w:author="Pragada Venkata Apparao Santhosh" w:date="2021-05-10T13:44:00Z">
        <w:r>
          <w:t>Radiation will be generated by immunity antenna.</w:t>
        </w:r>
      </w:ins>
    </w:p>
    <w:p w14:paraId="717895E8" w14:textId="77777777" w:rsidR="00D25348" w:rsidRDefault="00D25348" w:rsidP="00D25348">
      <w:pPr>
        <w:rPr>
          <w:ins w:id="3475" w:author="Pragada Venkata Apparao Santhosh" w:date="2021-05-10T13:44:00Z"/>
          <w:b/>
          <w:bCs/>
        </w:rPr>
      </w:pPr>
      <w:ins w:id="3476" w:author="Pragada Venkata Apparao Santhosh" w:date="2021-05-10T13:44:00Z">
        <w:r w:rsidRPr="00D566F8">
          <w:rPr>
            <w:b/>
            <w:bCs/>
          </w:rPr>
          <w:t>Reference Documents:</w:t>
        </w:r>
      </w:ins>
    </w:p>
    <w:p w14:paraId="3A1BE5B6" w14:textId="77777777" w:rsidR="00D25348" w:rsidRDefault="00D25348" w:rsidP="00D25348">
      <w:pPr>
        <w:rPr>
          <w:ins w:id="3477" w:author="Pragada Venkata Apparao Santhosh" w:date="2021-05-10T13:44:00Z"/>
        </w:rPr>
      </w:pPr>
      <w:ins w:id="3478" w:author="Pragada Venkata Apparao Santhosh" w:date="2021-05-10T13:44:00Z">
        <w:r>
          <w:t>ISO 11452-2: Second edition 2004-11-</w:t>
        </w:r>
        <w:proofErr w:type="gramStart"/>
        <w:r>
          <w:t>01 ;</w:t>
        </w:r>
        <w:proofErr w:type="gramEnd"/>
        <w:r>
          <w:t xml:space="preserve"> Part 2</w:t>
        </w:r>
      </w:ins>
    </w:p>
    <w:p w14:paraId="5B48377B" w14:textId="77777777" w:rsidR="00D25348" w:rsidRDefault="00D25348" w:rsidP="00D25348">
      <w:pPr>
        <w:rPr>
          <w:ins w:id="3479" w:author="Pragada Venkata Apparao Santhosh" w:date="2021-05-10T13:44:00Z"/>
        </w:rPr>
      </w:pPr>
    </w:p>
    <w:p w14:paraId="7C8544A5" w14:textId="77777777" w:rsidR="00D25348" w:rsidRDefault="00D25348" w:rsidP="00D25348">
      <w:pPr>
        <w:rPr>
          <w:ins w:id="3480" w:author="Pragada Venkata Apparao Santhosh" w:date="2021-05-10T13:44:00Z"/>
          <w:b/>
          <w:bCs/>
        </w:rPr>
      </w:pPr>
      <w:ins w:id="3481" w:author="Pragada Venkata Apparao Santhosh" w:date="2021-05-10T13:44:00Z">
        <w:r w:rsidRPr="00D566F8">
          <w:rPr>
            <w:b/>
            <w:bCs/>
          </w:rPr>
          <w:t>Test Range:</w:t>
        </w:r>
      </w:ins>
    </w:p>
    <w:p w14:paraId="1FA75B6A" w14:textId="77777777" w:rsidR="00D25348" w:rsidRDefault="00D25348" w:rsidP="00D25348">
      <w:pPr>
        <w:rPr>
          <w:ins w:id="3482" w:author="Pragada Venkata Apparao Santhosh" w:date="2021-05-10T13:44:00Z"/>
        </w:rPr>
      </w:pPr>
      <w:ins w:id="3483" w:author="Pragada Venkata Apparao Santhosh" w:date="2021-05-10T13:44:00Z">
        <w:r>
          <w:t>The applicable frequency range of the absorber-lined shielded enclosure test method is 80 MHz to 18 GHz.</w:t>
        </w:r>
      </w:ins>
    </w:p>
    <w:p w14:paraId="726AB384" w14:textId="77777777" w:rsidR="00D25348" w:rsidRDefault="00D25348" w:rsidP="00D25348">
      <w:pPr>
        <w:rPr>
          <w:ins w:id="3484" w:author="Pragada Venkata Apparao Santhosh" w:date="2021-05-10T13:44:00Z"/>
          <w:b/>
          <w:bCs/>
        </w:rPr>
      </w:pPr>
      <w:ins w:id="3485" w:author="Pragada Venkata Apparao Santhosh" w:date="2021-05-10T13:44:00Z">
        <w:r w:rsidRPr="004F4698">
          <w:rPr>
            <w:b/>
            <w:bCs/>
          </w:rPr>
          <w:t>Test apparatus and instrumentation</w:t>
        </w:r>
        <w:r>
          <w:rPr>
            <w:b/>
            <w:bCs/>
          </w:rPr>
          <w:t>:</w:t>
        </w:r>
      </w:ins>
    </w:p>
    <w:p w14:paraId="0275D022" w14:textId="77777777" w:rsidR="00D25348" w:rsidRDefault="00D25348" w:rsidP="00D25348">
      <w:pPr>
        <w:rPr>
          <w:ins w:id="3486" w:author="Pragada Venkata Apparao Santhosh" w:date="2021-05-10T13:44:00Z"/>
        </w:rPr>
      </w:pPr>
      <w:ins w:id="3487" w:author="Pragada Venkata Apparao Santhosh" w:date="2021-05-10T13:44:00Z">
        <w:r>
          <w:t>Radiated electromagnetic fields are generated using antenna with a radio frequency (RF) energy source capable of producing the desired field strengths. A set of antennae and multiple RF amplifiers could be required to cover the range of test frequencies.</w:t>
        </w:r>
      </w:ins>
    </w:p>
    <w:p w14:paraId="7CBE6185" w14:textId="77777777" w:rsidR="00D25348" w:rsidRDefault="00D25348" w:rsidP="00D25348">
      <w:pPr>
        <w:rPr>
          <w:ins w:id="3488" w:author="Pragada Venkata Apparao Santhosh" w:date="2021-05-10T13:44:00Z"/>
        </w:rPr>
      </w:pPr>
      <w:ins w:id="3489" w:author="Pragada Venkata Apparao Santhosh" w:date="2021-05-10T13:44:00Z">
        <w:r>
          <w:t>Measuring equipment:</w:t>
        </w:r>
      </w:ins>
    </w:p>
    <w:p w14:paraId="2EB01BDD" w14:textId="77777777" w:rsidR="00D25348" w:rsidRDefault="00D25348" w:rsidP="00D25348">
      <w:pPr>
        <w:pStyle w:val="ListParagraph"/>
        <w:numPr>
          <w:ilvl w:val="0"/>
          <w:numId w:val="16"/>
        </w:numPr>
        <w:rPr>
          <w:ins w:id="3490" w:author="Pragada Venkata Apparao Santhosh" w:date="2021-05-10T13:44:00Z"/>
        </w:rPr>
      </w:pPr>
      <w:ins w:id="3491" w:author="Pragada Venkata Apparao Santhosh" w:date="2021-05-10T13:44:00Z">
        <w:r>
          <w:t xml:space="preserve">Field-generating device: any available antenna (including high-power </w:t>
        </w:r>
        <w:proofErr w:type="spellStart"/>
        <w:r>
          <w:t>baluns</w:t>
        </w:r>
        <w:proofErr w:type="spellEnd"/>
        <w:r>
          <w:t>, if appropriate) capable of radiating the specified field strength at the DUT with the available power may be used.</w:t>
        </w:r>
      </w:ins>
    </w:p>
    <w:p w14:paraId="3529B119" w14:textId="77777777" w:rsidR="00D25348" w:rsidRDefault="00D25348" w:rsidP="00D25348">
      <w:pPr>
        <w:pStyle w:val="ListParagraph"/>
        <w:numPr>
          <w:ilvl w:val="0"/>
          <w:numId w:val="16"/>
        </w:numPr>
        <w:rPr>
          <w:ins w:id="3492" w:author="Pragada Venkata Apparao Santhosh" w:date="2021-05-10T13:44:00Z"/>
        </w:rPr>
      </w:pPr>
      <w:ins w:id="3493" w:author="Pragada Venkata Apparao Santhosh" w:date="2021-05-10T13:44:00Z">
        <w:r>
          <w:t>Field probes, which should be electrically small and isotropic.</w:t>
        </w:r>
      </w:ins>
    </w:p>
    <w:p w14:paraId="1B7BCE52" w14:textId="77777777" w:rsidR="00D25348" w:rsidRDefault="00D25348" w:rsidP="00D25348">
      <w:pPr>
        <w:pStyle w:val="ListParagraph"/>
        <w:numPr>
          <w:ilvl w:val="0"/>
          <w:numId w:val="16"/>
        </w:numPr>
        <w:rPr>
          <w:ins w:id="3494" w:author="Pragada Venkata Apparao Santhosh" w:date="2021-05-10T13:44:00Z"/>
        </w:rPr>
      </w:pPr>
      <w:ins w:id="3495" w:author="Pragada Venkata Apparao Santhosh" w:date="2021-05-10T13:44:00Z">
        <w:r>
          <w:t>Artificial network(s)</w:t>
        </w:r>
      </w:ins>
    </w:p>
    <w:p w14:paraId="77A6E924" w14:textId="77777777" w:rsidR="00D25348" w:rsidRDefault="00D25348" w:rsidP="00D25348">
      <w:pPr>
        <w:pStyle w:val="ListParagraph"/>
        <w:numPr>
          <w:ilvl w:val="0"/>
          <w:numId w:val="16"/>
        </w:numPr>
        <w:rPr>
          <w:ins w:id="3496" w:author="Pragada Venkata Apparao Santhosh" w:date="2021-05-10T13:44:00Z"/>
        </w:rPr>
      </w:pPr>
      <w:ins w:id="3497" w:author="Pragada Venkata Apparao Santhosh" w:date="2021-05-10T13:44:00Z">
        <w:r>
          <w:t>HF generator</w:t>
        </w:r>
      </w:ins>
    </w:p>
    <w:p w14:paraId="594B039C" w14:textId="77777777" w:rsidR="00D25348" w:rsidRDefault="00D25348" w:rsidP="00D25348">
      <w:pPr>
        <w:pStyle w:val="ListParagraph"/>
        <w:numPr>
          <w:ilvl w:val="0"/>
          <w:numId w:val="16"/>
        </w:numPr>
        <w:rPr>
          <w:ins w:id="3498" w:author="Pragada Venkata Apparao Santhosh" w:date="2021-05-10T13:44:00Z"/>
        </w:rPr>
      </w:pPr>
      <w:ins w:id="3499" w:author="Pragada Venkata Apparao Santhosh" w:date="2021-05-10T13:44:00Z">
        <w:r>
          <w:lastRenderedPageBreak/>
          <w:t>High-power amplifier</w:t>
        </w:r>
      </w:ins>
    </w:p>
    <w:p w14:paraId="2DD6697D" w14:textId="77777777" w:rsidR="00D25348" w:rsidRDefault="00D25348" w:rsidP="00D25348">
      <w:pPr>
        <w:pStyle w:val="ListParagraph"/>
        <w:numPr>
          <w:ilvl w:val="0"/>
          <w:numId w:val="16"/>
        </w:numPr>
        <w:rPr>
          <w:ins w:id="3500" w:author="Pragada Venkata Apparao Santhosh" w:date="2021-05-10T13:44:00Z"/>
        </w:rPr>
      </w:pPr>
      <w:ins w:id="3501" w:author="Pragada Venkata Apparao Santhosh" w:date="2021-05-10T13:44:00Z">
        <w:r>
          <w:t>Power meter</w:t>
        </w:r>
      </w:ins>
    </w:p>
    <w:p w14:paraId="1599B6E1" w14:textId="77777777" w:rsidR="00D25348" w:rsidRDefault="00D25348" w:rsidP="00D25348">
      <w:pPr>
        <w:pStyle w:val="ListParagraph"/>
        <w:rPr>
          <w:ins w:id="3502" w:author="Pragada Venkata Apparao Santhosh" w:date="2021-05-10T13:44:00Z"/>
        </w:rPr>
      </w:pPr>
    </w:p>
    <w:p w14:paraId="4509A0BE" w14:textId="77777777" w:rsidR="00D25348" w:rsidRDefault="00D25348" w:rsidP="00D25348">
      <w:pPr>
        <w:pStyle w:val="ListParagraph"/>
        <w:rPr>
          <w:ins w:id="3503" w:author="Pragada Venkata Apparao Santhosh" w:date="2021-05-10T13:44:00Z"/>
        </w:rPr>
      </w:pPr>
    </w:p>
    <w:p w14:paraId="1D686C0C" w14:textId="77777777" w:rsidR="00D25348" w:rsidRDefault="00D25348" w:rsidP="00D25348">
      <w:pPr>
        <w:rPr>
          <w:ins w:id="3504" w:author="Pragada Venkata Apparao Santhosh" w:date="2021-05-10T13:44:00Z"/>
          <w:b/>
          <w:bCs/>
        </w:rPr>
      </w:pPr>
      <w:ins w:id="3505" w:author="Pragada Venkata Apparao Santhosh" w:date="2021-05-10T13:44:00Z">
        <w:r w:rsidRPr="004F4698">
          <w:rPr>
            <w:b/>
            <w:bCs/>
          </w:rPr>
          <w:t>Test set-up:</w:t>
        </w:r>
      </w:ins>
    </w:p>
    <w:p w14:paraId="4A05C5BA" w14:textId="77777777" w:rsidR="00D25348" w:rsidRDefault="00D25348" w:rsidP="00D25348">
      <w:pPr>
        <w:rPr>
          <w:ins w:id="3506" w:author="Pragada Venkata Apparao Santhosh" w:date="2021-05-10T13:44:00Z"/>
          <w:b/>
          <w:bCs/>
        </w:rPr>
      </w:pPr>
      <w:ins w:id="3507" w:author="Pragada Venkata Apparao Santhosh" w:date="2021-05-10T13:44:00Z">
        <w:r w:rsidRPr="00581CDF">
          <w:rPr>
            <w:b/>
            <w:bCs/>
          </w:rPr>
          <w:t>The test setup and details should comply with the requirements of ISO 11452-2 the standard.</w:t>
        </w:r>
      </w:ins>
    </w:p>
    <w:p w14:paraId="5A7F4157" w14:textId="77777777" w:rsidR="00D25348" w:rsidRDefault="00D25348" w:rsidP="00D25348">
      <w:pPr>
        <w:pStyle w:val="ListParagraph"/>
        <w:rPr>
          <w:ins w:id="3508" w:author="Pragada Venkata Apparao Santhosh" w:date="2021-05-10T13:44:00Z"/>
        </w:rPr>
      </w:pPr>
      <w:ins w:id="3509" w:author="Pragada Venkata Apparao Santhosh" w:date="2021-05-10T13:44:00Z">
        <w:r w:rsidRPr="004F4698">
          <w:rPr>
            <w:b/>
            <w:bCs/>
          </w:rPr>
          <w:t>Ground plane:</w:t>
        </w:r>
        <w:r>
          <w:t xml:space="preserve"> The ground plane shall be made of 0,5 mm thick copper. The minimum width of the ground plane shall be 1 000 mm.</w:t>
        </w:r>
      </w:ins>
    </w:p>
    <w:p w14:paraId="5EFA9F77" w14:textId="77777777" w:rsidR="00D25348" w:rsidRDefault="00D25348" w:rsidP="00D25348">
      <w:pPr>
        <w:ind w:left="720" w:firstLine="45"/>
        <w:rPr>
          <w:ins w:id="3510" w:author="Pragada Venkata Apparao Santhosh" w:date="2021-05-10T13:44:00Z"/>
        </w:rPr>
      </w:pPr>
      <w:ins w:id="3511" w:author="Pragada Venkata Apparao Santhosh" w:date="2021-05-10T13:44:00Z">
        <w:r>
          <w:t xml:space="preserve">The minimum length of the ground plane shall be 2 000 mm, or the length of the entire underneath of the equipment plus 200 mm, whichever is the larger. </w:t>
        </w:r>
      </w:ins>
    </w:p>
    <w:p w14:paraId="4FC4718B" w14:textId="77777777" w:rsidR="00D25348" w:rsidRDefault="00D25348" w:rsidP="00D25348">
      <w:pPr>
        <w:ind w:left="720"/>
        <w:rPr>
          <w:ins w:id="3512" w:author="Pragada Venkata Apparao Santhosh" w:date="2021-05-10T13:44:00Z"/>
        </w:rPr>
      </w:pPr>
      <w:ins w:id="3513" w:author="Pragada Venkata Apparao Santhosh" w:date="2021-05-10T13:44:00Z">
        <w:r>
          <w:t xml:space="preserve">The height of the ground plane (test bench) shall be (900 ± 100) mm above the floor. The ground plane shall be bonded to the shielded enclosure such that the </w:t>
        </w:r>
        <w:proofErr w:type="spellStart"/>
        <w:r>
          <w:t>d.c.</w:t>
        </w:r>
        <w:proofErr w:type="spellEnd"/>
        <w:r>
          <w:t xml:space="preserve"> resistance shall not exceed 2,5 mΩ. In addition, the bond straps shall be placed at a distance no greater than 0,3 m apart edge to edge.</w:t>
        </w:r>
      </w:ins>
    </w:p>
    <w:p w14:paraId="3E44CF1E" w14:textId="77777777" w:rsidR="00D25348" w:rsidRDefault="00D25348" w:rsidP="00D25348">
      <w:pPr>
        <w:pStyle w:val="ListParagraph"/>
        <w:rPr>
          <w:ins w:id="3514" w:author="Pragada Venkata Apparao Santhosh" w:date="2021-05-10T13:44:00Z"/>
        </w:rPr>
      </w:pPr>
      <w:ins w:id="3515" w:author="Pragada Venkata Apparao Santhosh" w:date="2021-05-10T13:44:00Z">
        <w:r w:rsidRPr="004F4698">
          <w:rPr>
            <w:b/>
            <w:bCs/>
          </w:rPr>
          <w:t>Power supply and AN:</w:t>
        </w:r>
        <w:r>
          <w:t xml:space="preserve"> Each DUT power supply lead shall be connected to the power supply through an </w:t>
        </w:r>
        <w:proofErr w:type="spellStart"/>
        <w:r>
          <w:t>AN</w:t>
        </w:r>
        <w:proofErr w:type="spellEnd"/>
        <w:r>
          <w:t>.</w:t>
        </w:r>
      </w:ins>
    </w:p>
    <w:p w14:paraId="70CA81C5" w14:textId="77777777" w:rsidR="00D25348" w:rsidRDefault="00D25348" w:rsidP="00D25348">
      <w:pPr>
        <w:ind w:left="720"/>
        <w:rPr>
          <w:ins w:id="3516" w:author="Pragada Venkata Apparao Santhosh" w:date="2021-05-10T13:44:00Z"/>
        </w:rPr>
      </w:pPr>
      <w:ins w:id="3517" w:author="Pragada Venkata Apparao Santhosh" w:date="2021-05-10T13:44:00Z">
        <w:r>
          <w:t>The AN(s) shall be mounted directly on the ground plane. The case or cases of the AN(s) shall be bonded to the ground plane.</w:t>
        </w:r>
      </w:ins>
    </w:p>
    <w:p w14:paraId="23E15489" w14:textId="77777777" w:rsidR="00D25348" w:rsidRDefault="00D25348" w:rsidP="00D25348">
      <w:pPr>
        <w:ind w:left="720" w:firstLine="45"/>
        <w:rPr>
          <w:ins w:id="3518" w:author="Pragada Venkata Apparao Santhosh" w:date="2021-05-10T13:44:00Z"/>
        </w:rPr>
      </w:pPr>
      <w:ins w:id="3519" w:author="Pragada Venkata Apparao Santhosh" w:date="2021-05-10T13:44:00Z">
        <w:r>
          <w:t>The power supply return shall be connected to the ground plane — between the power supply and the AN(s).</w:t>
        </w:r>
      </w:ins>
    </w:p>
    <w:p w14:paraId="1674C9E3" w14:textId="77777777" w:rsidR="00D25348" w:rsidRDefault="00D25348" w:rsidP="00D25348">
      <w:pPr>
        <w:rPr>
          <w:ins w:id="3520" w:author="Pragada Venkata Apparao Santhosh" w:date="2021-05-10T13:44:00Z"/>
        </w:rPr>
      </w:pPr>
    </w:p>
    <w:p w14:paraId="1971D332" w14:textId="77777777" w:rsidR="00D25348" w:rsidRDefault="00D25348" w:rsidP="00D25348">
      <w:pPr>
        <w:pStyle w:val="ListParagraph"/>
        <w:rPr>
          <w:ins w:id="3521" w:author="Pragada Venkata Apparao Santhosh" w:date="2021-05-10T13:44:00Z"/>
        </w:rPr>
      </w:pPr>
      <w:ins w:id="3522" w:author="Pragada Venkata Apparao Santhosh" w:date="2021-05-10T13:44:00Z">
        <w:r w:rsidRPr="00812288">
          <w:rPr>
            <w:b/>
            <w:bCs/>
          </w:rPr>
          <w:t>Location of DUT:</w:t>
        </w:r>
        <w:r>
          <w:rPr>
            <w:b/>
            <w:bCs/>
          </w:rPr>
          <w:t xml:space="preserve"> </w:t>
        </w:r>
        <w:r>
          <w:t>The DUT shall be placed on a non-conductive, low relative permittivity (dielectric-constant) material (</w:t>
        </w:r>
        <w:proofErr w:type="spellStart"/>
        <w:r>
          <w:t>εr</w:t>
        </w:r>
        <w:proofErr w:type="spellEnd"/>
        <w:r>
          <w:t xml:space="preserve"> u 1,4), at (50 ± 5) mm above the ground plane.</w:t>
        </w:r>
      </w:ins>
    </w:p>
    <w:p w14:paraId="3EBFF4D0" w14:textId="77777777" w:rsidR="00D25348" w:rsidRDefault="00D25348" w:rsidP="00D25348">
      <w:pPr>
        <w:pStyle w:val="ListParagraph"/>
        <w:rPr>
          <w:ins w:id="3523" w:author="Pragada Venkata Apparao Santhosh" w:date="2021-05-10T13:44:00Z"/>
          <w:b/>
          <w:bCs/>
        </w:rPr>
      </w:pPr>
    </w:p>
    <w:p w14:paraId="651FAC9F" w14:textId="77777777" w:rsidR="00D25348" w:rsidRDefault="00D25348" w:rsidP="00D25348">
      <w:pPr>
        <w:pStyle w:val="ListParagraph"/>
        <w:rPr>
          <w:ins w:id="3524" w:author="Pragada Venkata Apparao Santhosh" w:date="2021-05-10T13:44:00Z"/>
        </w:rPr>
      </w:pPr>
      <w:ins w:id="3525" w:author="Pragada Venkata Apparao Santhosh" w:date="2021-05-10T13:44:00Z">
        <w:r w:rsidRPr="00812288">
          <w:rPr>
            <w:b/>
            <w:bCs/>
          </w:rPr>
          <w:t>Location of test harness:</w:t>
        </w:r>
        <w:r>
          <w:t xml:space="preserve"> The part of the test harness parallel to the front edge of the ground plane shall be (1500 ± 75) mm. </w:t>
        </w:r>
      </w:ins>
    </w:p>
    <w:p w14:paraId="0B2E4088" w14:textId="77777777" w:rsidR="00D25348" w:rsidRDefault="00D25348" w:rsidP="00D25348">
      <w:pPr>
        <w:pStyle w:val="ListParagraph"/>
        <w:rPr>
          <w:ins w:id="3526" w:author="Pragada Venkata Apparao Santhosh" w:date="2021-05-10T13:44:00Z"/>
        </w:rPr>
      </w:pPr>
      <w:ins w:id="3527" w:author="Pragada Venkata Apparao Santhosh" w:date="2021-05-10T13:44:00Z">
        <w:r>
          <w:t>The total length of the test harness between the DUT and the load simulator (or the RF boundary) shall not exceed 2 000 mm. The wiring type is defined by the actual system application and requirement.</w:t>
        </w:r>
      </w:ins>
    </w:p>
    <w:p w14:paraId="086E630C" w14:textId="77777777" w:rsidR="00D25348" w:rsidRDefault="00D25348" w:rsidP="00D25348">
      <w:pPr>
        <w:pStyle w:val="ListParagraph"/>
        <w:rPr>
          <w:ins w:id="3528" w:author="Pragada Venkata Apparao Santhosh" w:date="2021-05-10T13:44:00Z"/>
        </w:rPr>
      </w:pPr>
    </w:p>
    <w:p w14:paraId="0DDA7B56" w14:textId="77777777" w:rsidR="00D25348" w:rsidRDefault="00D25348" w:rsidP="00D25348">
      <w:pPr>
        <w:pStyle w:val="ListParagraph"/>
        <w:rPr>
          <w:ins w:id="3529" w:author="Pragada Venkata Apparao Santhosh" w:date="2021-05-10T13:44:00Z"/>
        </w:rPr>
      </w:pPr>
      <w:ins w:id="3530" w:author="Pragada Venkata Apparao Santhosh" w:date="2021-05-10T13:44:00Z">
        <w:r w:rsidRPr="00812288">
          <w:rPr>
            <w:b/>
            <w:bCs/>
          </w:rPr>
          <w:t>Location of load simulator</w:t>
        </w:r>
        <w:r>
          <w:rPr>
            <w:b/>
            <w:bCs/>
          </w:rPr>
          <w:t xml:space="preserve">: </w:t>
        </w:r>
        <w:r>
          <w:t>the load simulator shall be placed directly on the ground plane. If the load simulator has a metallic case, this case shall be bonded to the ground plane.</w:t>
        </w:r>
      </w:ins>
    </w:p>
    <w:p w14:paraId="11BA39A8" w14:textId="77777777" w:rsidR="00D25348" w:rsidRPr="00812288" w:rsidRDefault="00D25348" w:rsidP="00D25348">
      <w:pPr>
        <w:pStyle w:val="ListParagraph"/>
        <w:rPr>
          <w:ins w:id="3531" w:author="Pragada Venkata Apparao Santhosh" w:date="2021-05-10T13:44:00Z"/>
          <w:b/>
          <w:bCs/>
        </w:rPr>
      </w:pPr>
    </w:p>
    <w:p w14:paraId="3042AA57" w14:textId="77777777" w:rsidR="00D25348" w:rsidRDefault="00D25348" w:rsidP="00D25348">
      <w:pPr>
        <w:pStyle w:val="ListParagraph"/>
        <w:rPr>
          <w:ins w:id="3532" w:author="Pragada Venkata Apparao Santhosh" w:date="2021-05-10T13:44:00Z"/>
        </w:rPr>
      </w:pPr>
      <w:ins w:id="3533" w:author="Pragada Venkata Apparao Santhosh" w:date="2021-05-10T13:44:00Z">
        <w:r w:rsidRPr="00812288">
          <w:rPr>
            <w:b/>
            <w:bCs/>
          </w:rPr>
          <w:t>Location of field generating device (antenna)</w:t>
        </w:r>
        <w:r>
          <w:rPr>
            <w:b/>
            <w:bCs/>
          </w:rPr>
          <w:t xml:space="preserve">: </w:t>
        </w:r>
        <w:r>
          <w:t>The height of the phase center of the antenna shall be (100 ± 10) mm above the ground plane. No part of any antenna radiating element shall be closer than 250 mm to the floor.</w:t>
        </w:r>
      </w:ins>
    </w:p>
    <w:p w14:paraId="088D89F3" w14:textId="77777777" w:rsidR="00D25348" w:rsidRDefault="00D25348" w:rsidP="00D25348">
      <w:pPr>
        <w:pStyle w:val="ListParagraph"/>
        <w:rPr>
          <w:ins w:id="3534" w:author="Pragada Venkata Apparao Santhosh" w:date="2021-05-10T13:44:00Z"/>
        </w:rPr>
      </w:pPr>
      <w:ins w:id="3535" w:author="Pragada Venkata Apparao Santhosh" w:date="2021-05-10T13:44:00Z">
        <w:r>
          <w:t xml:space="preserve">The distance between the wiring harness and the antenna shall be (1 000 ± 10) mm. </w:t>
        </w:r>
      </w:ins>
    </w:p>
    <w:p w14:paraId="38F1E78D" w14:textId="77777777" w:rsidR="00D25348" w:rsidRDefault="00D25348" w:rsidP="00D25348">
      <w:pPr>
        <w:pStyle w:val="ListParagraph"/>
        <w:rPr>
          <w:ins w:id="3536" w:author="Pragada Venkata Apparao Santhosh" w:date="2021-05-10T13:44:00Z"/>
        </w:rPr>
      </w:pPr>
      <w:ins w:id="3537" w:author="Pragada Venkata Apparao Santhosh" w:date="2021-05-10T13:44:00Z">
        <w:r>
          <w:t xml:space="preserve">This distance is measured from. </w:t>
        </w:r>
      </w:ins>
    </w:p>
    <w:p w14:paraId="334CCF82" w14:textId="77777777" w:rsidR="00D25348" w:rsidRDefault="00D25348" w:rsidP="00D25348">
      <w:pPr>
        <w:pStyle w:val="ListParagraph"/>
        <w:numPr>
          <w:ilvl w:val="0"/>
          <w:numId w:val="17"/>
        </w:numPr>
        <w:rPr>
          <w:ins w:id="3538" w:author="Pragada Venkata Apparao Santhosh" w:date="2021-05-10T13:44:00Z"/>
        </w:rPr>
      </w:pPr>
      <w:ins w:id="3539" w:author="Pragada Venkata Apparao Santhosh" w:date="2021-05-10T13:44:00Z">
        <w:r>
          <w:t>the phase center (mid-point) of the biconical antenna,</w:t>
        </w:r>
      </w:ins>
    </w:p>
    <w:p w14:paraId="24C18C6A" w14:textId="77777777" w:rsidR="00D25348" w:rsidRDefault="00D25348" w:rsidP="00D25348">
      <w:pPr>
        <w:pStyle w:val="ListParagraph"/>
        <w:numPr>
          <w:ilvl w:val="0"/>
          <w:numId w:val="17"/>
        </w:numPr>
        <w:rPr>
          <w:ins w:id="3540" w:author="Pragada Venkata Apparao Santhosh" w:date="2021-05-10T13:44:00Z"/>
        </w:rPr>
      </w:pPr>
      <w:ins w:id="3541" w:author="Pragada Venkata Apparao Santhosh" w:date="2021-05-10T13:44:00Z">
        <w:r>
          <w:t>the nearest part of the log-periodic antenna,</w:t>
        </w:r>
      </w:ins>
    </w:p>
    <w:p w14:paraId="30347E59" w14:textId="77777777" w:rsidR="00D25348" w:rsidRDefault="00D25348" w:rsidP="00D25348">
      <w:pPr>
        <w:pStyle w:val="ListParagraph"/>
        <w:numPr>
          <w:ilvl w:val="0"/>
          <w:numId w:val="17"/>
        </w:numPr>
        <w:rPr>
          <w:ins w:id="3542" w:author="Pragada Venkata Apparao Santhosh" w:date="2021-05-10T13:44:00Z"/>
        </w:rPr>
      </w:pPr>
      <w:ins w:id="3543" w:author="Pragada Venkata Apparao Santhosh" w:date="2021-05-10T13:44:00Z">
        <w:r>
          <w:t>the nearest part of the horn antenna.</w:t>
        </w:r>
      </w:ins>
    </w:p>
    <w:p w14:paraId="68DFECE1" w14:textId="77777777" w:rsidR="00D25348" w:rsidRDefault="00D25348" w:rsidP="00D25348">
      <w:pPr>
        <w:pStyle w:val="ListParagraph"/>
        <w:rPr>
          <w:ins w:id="3544" w:author="Pragada Venkata Apparao Santhosh" w:date="2021-05-10T13:44:00Z"/>
        </w:rPr>
      </w:pPr>
      <w:ins w:id="3545" w:author="Pragada Venkata Apparao Santhosh" w:date="2021-05-10T13:44:00Z">
        <w:r>
          <w:t xml:space="preserve"> The phase center of the antenna for frequencies from 80 MHz to 1 000 MHz shall be in line with the center of the longitudinal part (1 500 mm length) of the wiring harness. The phase center of the antenna for frequencies above 1 000 MHz shall be in line with the DUT.</w:t>
        </w:r>
      </w:ins>
    </w:p>
    <w:p w14:paraId="718F57B1" w14:textId="77777777" w:rsidR="00D25348" w:rsidRDefault="00D25348" w:rsidP="00D25348">
      <w:pPr>
        <w:pStyle w:val="ListParagraph"/>
        <w:rPr>
          <w:ins w:id="3546" w:author="Pragada Venkata Apparao Santhosh" w:date="2021-05-10T13:44:00Z"/>
        </w:rPr>
      </w:pPr>
    </w:p>
    <w:p w14:paraId="232406FB" w14:textId="77777777" w:rsidR="00D25348" w:rsidRDefault="00D25348" w:rsidP="00D25348">
      <w:pPr>
        <w:rPr>
          <w:ins w:id="3547" w:author="Pragada Venkata Apparao Santhosh" w:date="2021-05-10T13:44:00Z"/>
          <w:b/>
          <w:bCs/>
        </w:rPr>
      </w:pPr>
    </w:p>
    <w:p w14:paraId="382C9164" w14:textId="77777777" w:rsidR="00D25348" w:rsidRDefault="00D25348" w:rsidP="00D25348">
      <w:pPr>
        <w:rPr>
          <w:ins w:id="3548" w:author="Pragada Venkata Apparao Santhosh" w:date="2021-05-10T13:44:00Z"/>
          <w:b/>
          <w:bCs/>
        </w:rPr>
      </w:pPr>
    </w:p>
    <w:p w14:paraId="20D28ABD" w14:textId="77777777" w:rsidR="00D25348" w:rsidRDefault="00D25348" w:rsidP="00D25348">
      <w:pPr>
        <w:rPr>
          <w:ins w:id="3549" w:author="Pragada Venkata Apparao Santhosh" w:date="2021-05-10T13:44:00Z"/>
          <w:b/>
          <w:bCs/>
        </w:rPr>
      </w:pPr>
      <w:ins w:id="3550" w:author="Pragada Venkata Apparao Santhosh" w:date="2021-05-10T13:44:00Z">
        <w:r w:rsidRPr="00812288">
          <w:rPr>
            <w:b/>
            <w:bCs/>
          </w:rPr>
          <w:t>Test procedure</w:t>
        </w:r>
        <w:r>
          <w:rPr>
            <w:b/>
            <w:bCs/>
          </w:rPr>
          <w:t>:</w:t>
        </w:r>
      </w:ins>
    </w:p>
    <w:p w14:paraId="48212D3B" w14:textId="77777777" w:rsidR="00D25348" w:rsidRDefault="00D25348" w:rsidP="00D25348">
      <w:pPr>
        <w:spacing w:after="0"/>
        <w:rPr>
          <w:ins w:id="3551" w:author="Pragada Venkata Apparao Santhosh" w:date="2021-05-10T13:44:00Z"/>
          <w:rFonts w:eastAsiaTheme="minorHAnsi"/>
          <w:sz w:val="24"/>
          <w:szCs w:val="24"/>
          <w:lang w:val="en-IN" w:eastAsia="en-IN"/>
        </w:rPr>
      </w:pPr>
      <w:ins w:id="3552" w:author="Pragada Venkata Apparao Santhosh" w:date="2021-05-10T13:44:00Z">
        <w:r w:rsidRPr="002E387E">
          <w:rPr>
            <w:b/>
          </w:rPr>
          <w:t>The test procedure and details should comply the requirements of the ISO11542-2 standard</w:t>
        </w:r>
        <w:r w:rsidRPr="002E387E">
          <w:rPr>
            <w:bCs/>
          </w:rPr>
          <w:t>.</w:t>
        </w:r>
        <w:r>
          <w:rPr>
            <w:rFonts w:eastAsiaTheme="minorHAnsi"/>
            <w:sz w:val="24"/>
            <w:szCs w:val="24"/>
            <w:lang w:val="en-IN" w:eastAsia="en-IN"/>
          </w:rPr>
          <w:t xml:space="preserve"> </w:t>
        </w:r>
      </w:ins>
    </w:p>
    <w:p w14:paraId="3BD10F98" w14:textId="77777777" w:rsidR="00D25348" w:rsidRDefault="00D25348" w:rsidP="00D25348">
      <w:pPr>
        <w:rPr>
          <w:ins w:id="3553" w:author="Pragada Venkata Apparao Santhosh" w:date="2021-05-10T13:44:00Z"/>
          <w:b/>
          <w:bCs/>
        </w:rPr>
      </w:pPr>
    </w:p>
    <w:p w14:paraId="5E5007EB" w14:textId="77777777" w:rsidR="00D25348" w:rsidRDefault="00D25348" w:rsidP="00D25348">
      <w:pPr>
        <w:rPr>
          <w:ins w:id="3554" w:author="Pragada Venkata Apparao Santhosh" w:date="2021-05-10T13:44:00Z"/>
        </w:rPr>
      </w:pPr>
      <w:ins w:id="3555" w:author="Pragada Venkata Apparao Santhosh" w:date="2021-05-10T13:44:00Z">
        <w:r>
          <w:lastRenderedPageBreak/>
          <w:t>The test shall be performed with the substitution method, which is based upon the use of forward power as the reference parameter used for field calibration and test.</w:t>
        </w:r>
      </w:ins>
    </w:p>
    <w:p w14:paraId="3F4CAA12" w14:textId="77777777" w:rsidR="00D25348" w:rsidRDefault="00D25348" w:rsidP="00D25348">
      <w:pPr>
        <w:rPr>
          <w:ins w:id="3556" w:author="Pragada Venkata Apparao Santhosh" w:date="2021-05-10T13:44:00Z"/>
        </w:rPr>
      </w:pPr>
      <w:ins w:id="3557" w:author="Pragada Venkata Apparao Santhosh" w:date="2021-05-10T13:44:00Z">
        <w:r>
          <w:t xml:space="preserve"> This method is carried out in two phases:</w:t>
        </w:r>
      </w:ins>
    </w:p>
    <w:p w14:paraId="7B255D5C" w14:textId="77777777" w:rsidR="00D25348" w:rsidRDefault="00D25348" w:rsidP="00D25348">
      <w:pPr>
        <w:pStyle w:val="ListParagraph"/>
        <w:numPr>
          <w:ilvl w:val="0"/>
          <w:numId w:val="18"/>
        </w:numPr>
        <w:rPr>
          <w:ins w:id="3558" w:author="Pragada Venkata Apparao Santhosh" w:date="2021-05-10T13:44:00Z"/>
        </w:rPr>
      </w:pPr>
      <w:ins w:id="3559" w:author="Pragada Venkata Apparao Santhosh" w:date="2021-05-10T13:44:00Z">
        <w:r>
          <w:t>field calibration (without the DUT, wiring harness and peripheral devices present)</w:t>
        </w:r>
      </w:ins>
    </w:p>
    <w:p w14:paraId="637B970B" w14:textId="77777777" w:rsidR="00D25348" w:rsidRDefault="00D25348" w:rsidP="00D25348">
      <w:pPr>
        <w:pStyle w:val="ListParagraph"/>
        <w:numPr>
          <w:ilvl w:val="0"/>
          <w:numId w:val="18"/>
        </w:numPr>
        <w:rPr>
          <w:ins w:id="3560" w:author="Pragada Venkata Apparao Santhosh" w:date="2021-05-10T13:44:00Z"/>
        </w:rPr>
      </w:pPr>
      <w:ins w:id="3561" w:author="Pragada Venkata Apparao Santhosh" w:date="2021-05-10T13:44:00Z">
        <w:r>
          <w:t>test of the DUT with wiring harness and peripheral devices connected.</w:t>
        </w:r>
      </w:ins>
    </w:p>
    <w:p w14:paraId="175E6E52" w14:textId="77777777" w:rsidR="00D25348" w:rsidRDefault="00D25348" w:rsidP="00D25348">
      <w:pPr>
        <w:pStyle w:val="ListParagraph"/>
        <w:ind w:left="405"/>
        <w:rPr>
          <w:ins w:id="3562" w:author="Pragada Venkata Apparao Santhosh" w:date="2021-05-10T13:44:00Z"/>
          <w:b/>
          <w:bCs/>
        </w:rPr>
      </w:pPr>
    </w:p>
    <w:p w14:paraId="1CBAF3CB" w14:textId="77777777" w:rsidR="00D25348" w:rsidRPr="009A632D" w:rsidRDefault="00D25348" w:rsidP="00D25348">
      <w:pPr>
        <w:rPr>
          <w:ins w:id="3563" w:author="Pragada Venkata Apparao Santhosh" w:date="2021-05-10T13:44:00Z"/>
          <w:b/>
          <w:bCs/>
        </w:rPr>
      </w:pPr>
      <w:ins w:id="3564" w:author="Pragada Venkata Apparao Santhosh" w:date="2021-05-10T13:44:00Z">
        <w:r w:rsidRPr="009A632D">
          <w:rPr>
            <w:b/>
            <w:bCs/>
          </w:rPr>
          <w:t>Field calibration:</w:t>
        </w:r>
      </w:ins>
    </w:p>
    <w:p w14:paraId="4B276878" w14:textId="77777777" w:rsidR="00D25348" w:rsidRDefault="00D25348" w:rsidP="00D25348">
      <w:pPr>
        <w:rPr>
          <w:ins w:id="3565" w:author="Pragada Venkata Apparao Santhosh" w:date="2021-05-10T13:44:00Z"/>
        </w:rPr>
      </w:pPr>
      <w:ins w:id="3566" w:author="Pragada Venkata Apparao Santhosh" w:date="2021-05-10T13:44:00Z">
        <w:r>
          <w:t xml:space="preserve">Place the electrical phase center of the field probe (150 ± 10) mm above the ground plane and </w:t>
        </w:r>
        <w:proofErr w:type="gramStart"/>
        <w:r>
          <w:t>at a distance o</w:t>
        </w:r>
        <w:proofErr w:type="gramEnd"/>
        <w:r>
          <w:t xml:space="preserve">f (100 ± 10) mm from the front edge of the ground plane. </w:t>
        </w:r>
      </w:ins>
    </w:p>
    <w:p w14:paraId="41DFA680" w14:textId="77777777" w:rsidR="00D25348" w:rsidRPr="009A632D" w:rsidRDefault="00D25348" w:rsidP="00D25348">
      <w:pPr>
        <w:pStyle w:val="ListParagraph"/>
        <w:numPr>
          <w:ilvl w:val="0"/>
          <w:numId w:val="19"/>
        </w:numPr>
        <w:rPr>
          <w:ins w:id="3567" w:author="Pragada Venkata Apparao Santhosh" w:date="2021-05-10T13:44:00Z"/>
          <w:b/>
          <w:bCs/>
        </w:rPr>
      </w:pPr>
      <w:ins w:id="3568" w:author="Pragada Venkata Apparao Santhosh" w:date="2021-05-10T13:44:00Z">
        <w:r>
          <w:t xml:space="preserve">For frequencies of from 80 MHz to 1 000 MHz, the phase center of the field probe shall be in line with the center of the longitudinal part (1 500 mm length) of the wiring harness position. </w:t>
        </w:r>
      </w:ins>
    </w:p>
    <w:p w14:paraId="3C034D59" w14:textId="77777777" w:rsidR="00D25348" w:rsidRPr="009A632D" w:rsidRDefault="00D25348" w:rsidP="00D25348">
      <w:pPr>
        <w:pStyle w:val="ListParagraph"/>
        <w:numPr>
          <w:ilvl w:val="0"/>
          <w:numId w:val="19"/>
        </w:numPr>
        <w:rPr>
          <w:ins w:id="3569" w:author="Pragada Venkata Apparao Santhosh" w:date="2021-05-10T13:44:00Z"/>
          <w:b/>
          <w:bCs/>
        </w:rPr>
      </w:pPr>
      <w:ins w:id="3570" w:author="Pragada Venkata Apparao Santhosh" w:date="2021-05-10T13:44:00Z">
        <w:r>
          <w:t xml:space="preserve"> For frequencies above 1 000 MHz, the phase center of the field probe shall be in line with the DUT position. </w:t>
        </w:r>
      </w:ins>
    </w:p>
    <w:p w14:paraId="65BB28CB" w14:textId="77777777" w:rsidR="00D25348" w:rsidRDefault="00D25348" w:rsidP="00D25348">
      <w:pPr>
        <w:ind w:left="360"/>
        <w:rPr>
          <w:ins w:id="3571" w:author="Pragada Venkata Apparao Santhosh" w:date="2021-05-10T13:44:00Z"/>
        </w:rPr>
      </w:pPr>
      <w:ins w:id="3572" w:author="Pragada Venkata Apparao Santhosh" w:date="2021-05-10T13:44:00Z">
        <w:r>
          <w:t xml:space="preserve">Place the field-generating device (antenna) </w:t>
        </w:r>
        <w:proofErr w:type="gramStart"/>
        <w:r>
          <w:t>at a distance o</w:t>
        </w:r>
        <w:proofErr w:type="gramEnd"/>
        <w:r>
          <w:t xml:space="preserve">f (1 000 ± 10) mm from the electrical phase center of the field probe. Calibrate the field strength for vertical and horizontal polarizations. </w:t>
        </w:r>
      </w:ins>
    </w:p>
    <w:p w14:paraId="5818EF4D" w14:textId="77777777" w:rsidR="00D25348" w:rsidRDefault="00D25348" w:rsidP="00D25348">
      <w:pPr>
        <w:ind w:left="360"/>
        <w:rPr>
          <w:ins w:id="3573" w:author="Pragada Venkata Apparao Santhosh" w:date="2021-05-10T13:44:00Z"/>
        </w:rPr>
      </w:pPr>
      <w:ins w:id="3574" w:author="Pragada Venkata Apparao Santhosh" w:date="2021-05-10T13:44:00Z">
        <w:r>
          <w:t>When requested, the values of forward and reverse power recorded in the calibration file and a precise description of the associated position of the field probe shall be included in the test report.</w:t>
        </w:r>
      </w:ins>
    </w:p>
    <w:p w14:paraId="4FA14AF7" w14:textId="77777777" w:rsidR="00D25348" w:rsidRDefault="00D25348" w:rsidP="00D25348">
      <w:pPr>
        <w:rPr>
          <w:ins w:id="3575" w:author="Pragada Venkata Apparao Santhosh" w:date="2021-05-10T13:44:00Z"/>
        </w:rPr>
      </w:pPr>
      <w:ins w:id="3576" w:author="Pragada Venkata Apparao Santhosh" w:date="2021-05-10T13:44:00Z">
        <w:r w:rsidRPr="009A632D">
          <w:rPr>
            <w:b/>
            <w:bCs/>
          </w:rPr>
          <w:t>DUT test:</w:t>
        </w:r>
      </w:ins>
    </w:p>
    <w:p w14:paraId="79C5D871" w14:textId="77777777" w:rsidR="00D25348" w:rsidRDefault="00D25348" w:rsidP="00D25348">
      <w:pPr>
        <w:rPr>
          <w:ins w:id="3577" w:author="Pragada Venkata Apparao Santhosh" w:date="2021-05-10T13:44:00Z"/>
        </w:rPr>
      </w:pPr>
      <w:ins w:id="3578" w:author="Pragada Venkata Apparao Santhosh" w:date="2021-05-10T13:44:00Z">
        <w:r>
          <w:t xml:space="preserve"> Install the DUT, harness and associated equipment on the test. </w:t>
        </w:r>
      </w:ins>
    </w:p>
    <w:p w14:paraId="360D6AC7" w14:textId="77777777" w:rsidR="00D25348" w:rsidRDefault="00D25348" w:rsidP="00D25348">
      <w:pPr>
        <w:rPr>
          <w:ins w:id="3579" w:author="Pragada Venkata Apparao Santhosh" w:date="2021-05-10T13:44:00Z"/>
        </w:rPr>
      </w:pPr>
      <w:ins w:id="3580" w:author="Pragada Venkata Apparao Santhosh" w:date="2021-05-10T13:44:00Z">
        <w:r>
          <w:t xml:space="preserve">Subject the DUT to the test signal based on the calibrated value as predetermined in the test plan. </w:t>
        </w:r>
      </w:ins>
    </w:p>
    <w:p w14:paraId="3BC6145B" w14:textId="77777777" w:rsidR="00D25348" w:rsidRDefault="00D25348" w:rsidP="00D25348">
      <w:pPr>
        <w:rPr>
          <w:ins w:id="3581" w:author="Pragada Venkata Apparao Santhosh" w:date="2021-05-10T13:44:00Z"/>
        </w:rPr>
      </w:pPr>
      <w:ins w:id="3582" w:author="Pragada Venkata Apparao Santhosh" w:date="2021-05-10T13:44:00Z">
        <w:r>
          <w:t xml:space="preserve">A field probe may be placed above the wiring harness during the test. </w:t>
        </w:r>
      </w:ins>
    </w:p>
    <w:p w14:paraId="3907CC83" w14:textId="77777777" w:rsidR="00D25348" w:rsidRDefault="00D25348" w:rsidP="00D25348">
      <w:pPr>
        <w:rPr>
          <w:ins w:id="3583" w:author="Pragada Venkata Apparao Santhosh" w:date="2021-05-10T13:44:00Z"/>
        </w:rPr>
      </w:pPr>
      <w:ins w:id="3584" w:author="Pragada Venkata Apparao Santhosh" w:date="2021-05-10T13:44:00Z">
        <w:r>
          <w:t>Perform the test for both horizontal and vertical polarization in the appropriate frequency ranges.</w:t>
        </w:r>
      </w:ins>
    </w:p>
    <w:p w14:paraId="7B3D952D" w14:textId="77777777" w:rsidR="00D25348" w:rsidRDefault="00D25348" w:rsidP="00D25348">
      <w:pPr>
        <w:rPr>
          <w:ins w:id="3585" w:author="Pragada Venkata Apparao Santhosh" w:date="2021-05-10T13:44:00Z"/>
          <w:b/>
          <w:bCs/>
        </w:rPr>
      </w:pPr>
    </w:p>
    <w:p w14:paraId="0490EC84" w14:textId="77777777" w:rsidR="00D25348" w:rsidRDefault="00D25348" w:rsidP="00D25348">
      <w:pPr>
        <w:rPr>
          <w:ins w:id="3586" w:author="Pragada Venkata Apparao Santhosh" w:date="2021-05-10T13:44:00Z"/>
          <w:b/>
          <w:bCs/>
        </w:rPr>
      </w:pPr>
      <w:ins w:id="3587" w:author="Pragada Venkata Apparao Santhosh" w:date="2021-05-10T13:44:00Z">
        <w:r>
          <w:rPr>
            <w:b/>
            <w:bCs/>
          </w:rPr>
          <w:t>Biconical Antenna:</w:t>
        </w:r>
      </w:ins>
    </w:p>
    <w:p w14:paraId="46CE3F85" w14:textId="77777777" w:rsidR="00D25348" w:rsidRDefault="00D25348" w:rsidP="00D25348">
      <w:pPr>
        <w:rPr>
          <w:ins w:id="3588" w:author="Pragada Venkata Apparao Santhosh" w:date="2021-05-10T13:44:00Z"/>
          <w:b/>
          <w:bCs/>
        </w:rPr>
      </w:pPr>
      <w:ins w:id="3589" w:author="Pragada Venkata Apparao Santhosh" w:date="2021-05-10T13:44:00Z">
        <w:r w:rsidRPr="00812288">
          <w:rPr>
            <w:b/>
            <w:bCs/>
            <w:noProof/>
          </w:rPr>
          <w:lastRenderedPageBreak/>
          <w:drawing>
            <wp:inline distT="0" distB="0" distL="0" distR="0" wp14:anchorId="7E9E1617" wp14:editId="11C26AF1">
              <wp:extent cx="5731510" cy="4714240"/>
              <wp:effectExtent l="0" t="0" r="254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3"/>
                      <a:stretch>
                        <a:fillRect/>
                      </a:stretch>
                    </pic:blipFill>
                    <pic:spPr>
                      <a:xfrm>
                        <a:off x="0" y="0"/>
                        <a:ext cx="5731510" cy="4714240"/>
                      </a:xfrm>
                      <a:prstGeom prst="rect">
                        <a:avLst/>
                      </a:prstGeom>
                    </pic:spPr>
                  </pic:pic>
                </a:graphicData>
              </a:graphic>
            </wp:inline>
          </w:drawing>
        </w:r>
      </w:ins>
    </w:p>
    <w:p w14:paraId="7167BAAA" w14:textId="77777777" w:rsidR="00D25348" w:rsidRDefault="00D25348" w:rsidP="00D25348">
      <w:pPr>
        <w:rPr>
          <w:ins w:id="3590" w:author="Pragada Venkata Apparao Santhosh" w:date="2021-05-10T13:44:00Z"/>
          <w:b/>
          <w:bCs/>
        </w:rPr>
      </w:pPr>
      <w:ins w:id="3591" w:author="Pragada Venkata Apparao Santhosh" w:date="2021-05-10T13:44:00Z">
        <w:r w:rsidRPr="00812288">
          <w:rPr>
            <w:b/>
            <w:bCs/>
            <w:noProof/>
          </w:rPr>
          <w:drawing>
            <wp:inline distT="0" distB="0" distL="0" distR="0" wp14:anchorId="6A8D5951" wp14:editId="4BA87A5A">
              <wp:extent cx="5731510" cy="2600325"/>
              <wp:effectExtent l="0" t="0" r="2540" b="9525"/>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44"/>
                      <a:stretch>
                        <a:fillRect/>
                      </a:stretch>
                    </pic:blipFill>
                    <pic:spPr>
                      <a:xfrm>
                        <a:off x="0" y="0"/>
                        <a:ext cx="5731510" cy="2600325"/>
                      </a:xfrm>
                      <a:prstGeom prst="rect">
                        <a:avLst/>
                      </a:prstGeom>
                    </pic:spPr>
                  </pic:pic>
                </a:graphicData>
              </a:graphic>
            </wp:inline>
          </w:drawing>
        </w:r>
      </w:ins>
    </w:p>
    <w:p w14:paraId="3370F46F" w14:textId="77777777" w:rsidR="00D25348" w:rsidRDefault="00D25348" w:rsidP="00D25348">
      <w:pPr>
        <w:rPr>
          <w:ins w:id="3592" w:author="Pragada Venkata Apparao Santhosh" w:date="2021-05-10T13:44:00Z"/>
          <w:b/>
          <w:bCs/>
        </w:rPr>
      </w:pPr>
    </w:p>
    <w:p w14:paraId="0F5E16BA" w14:textId="77777777" w:rsidR="00D25348" w:rsidRDefault="00D25348" w:rsidP="00D25348">
      <w:pPr>
        <w:rPr>
          <w:ins w:id="3593" w:author="Pragada Venkata Apparao Santhosh" w:date="2021-05-10T13:44:00Z"/>
          <w:b/>
          <w:bCs/>
        </w:rPr>
      </w:pPr>
    </w:p>
    <w:p w14:paraId="279A8D3A" w14:textId="77777777" w:rsidR="00D25348" w:rsidRDefault="00D25348" w:rsidP="00D25348">
      <w:pPr>
        <w:rPr>
          <w:ins w:id="3594" w:author="Pragada Venkata Apparao Santhosh" w:date="2021-05-10T13:44:00Z"/>
          <w:b/>
          <w:bCs/>
        </w:rPr>
      </w:pPr>
    </w:p>
    <w:p w14:paraId="6F28B1A0" w14:textId="77777777" w:rsidR="00D25348" w:rsidRDefault="00D25348" w:rsidP="00D25348">
      <w:pPr>
        <w:rPr>
          <w:ins w:id="3595" w:author="Pragada Venkata Apparao Santhosh" w:date="2021-05-10T13:44:00Z"/>
          <w:b/>
          <w:bCs/>
        </w:rPr>
      </w:pPr>
    </w:p>
    <w:p w14:paraId="073332E0" w14:textId="77777777" w:rsidR="00D25348" w:rsidRDefault="00D25348" w:rsidP="00D25348">
      <w:pPr>
        <w:rPr>
          <w:ins w:id="3596" w:author="Pragada Venkata Apparao Santhosh" w:date="2021-05-10T13:44:00Z"/>
          <w:b/>
          <w:bCs/>
        </w:rPr>
      </w:pPr>
    </w:p>
    <w:p w14:paraId="523376A4" w14:textId="77777777" w:rsidR="00D25348" w:rsidRDefault="00D25348" w:rsidP="00D25348">
      <w:pPr>
        <w:rPr>
          <w:ins w:id="3597" w:author="Pragada Venkata Apparao Santhosh" w:date="2021-05-10T13:44:00Z"/>
          <w:b/>
          <w:bCs/>
        </w:rPr>
      </w:pPr>
      <w:ins w:id="3598" w:author="Pragada Venkata Apparao Santhosh" w:date="2021-05-10T13:44:00Z">
        <w:r>
          <w:rPr>
            <w:b/>
            <w:bCs/>
          </w:rPr>
          <w:t>LOG-Periodic Antenna:</w:t>
        </w:r>
      </w:ins>
    </w:p>
    <w:p w14:paraId="1B5B656B" w14:textId="77777777" w:rsidR="00D25348" w:rsidRDefault="00D25348" w:rsidP="00D25348">
      <w:pPr>
        <w:rPr>
          <w:ins w:id="3599" w:author="Pragada Venkata Apparao Santhosh" w:date="2021-05-10T13:44:00Z"/>
          <w:b/>
          <w:bCs/>
        </w:rPr>
      </w:pPr>
      <w:ins w:id="3600" w:author="Pragada Venkata Apparao Santhosh" w:date="2021-05-10T13:44:00Z">
        <w:r w:rsidRPr="00812288">
          <w:rPr>
            <w:b/>
            <w:bCs/>
            <w:noProof/>
          </w:rPr>
          <w:drawing>
            <wp:inline distT="0" distB="0" distL="0" distR="0" wp14:anchorId="196AA730" wp14:editId="2B9CA3C5">
              <wp:extent cx="5731510" cy="5273040"/>
              <wp:effectExtent l="0" t="0" r="2540" b="3810"/>
              <wp:docPr id="19" name="Picture 1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schematic&#10;&#10;Description automatically generated"/>
                      <pic:cNvPicPr/>
                    </pic:nvPicPr>
                    <pic:blipFill>
                      <a:blip r:embed="rId45"/>
                      <a:stretch>
                        <a:fillRect/>
                      </a:stretch>
                    </pic:blipFill>
                    <pic:spPr>
                      <a:xfrm>
                        <a:off x="0" y="0"/>
                        <a:ext cx="5731510" cy="5273040"/>
                      </a:xfrm>
                      <a:prstGeom prst="rect">
                        <a:avLst/>
                      </a:prstGeom>
                    </pic:spPr>
                  </pic:pic>
                </a:graphicData>
              </a:graphic>
            </wp:inline>
          </w:drawing>
        </w:r>
      </w:ins>
    </w:p>
    <w:p w14:paraId="1C4E8CAB" w14:textId="77777777" w:rsidR="00D25348" w:rsidRDefault="00D25348" w:rsidP="00D25348">
      <w:pPr>
        <w:rPr>
          <w:ins w:id="3601" w:author="Pragada Venkata Apparao Santhosh" w:date="2021-05-10T13:44:00Z"/>
          <w:b/>
          <w:bCs/>
        </w:rPr>
      </w:pPr>
      <w:ins w:id="3602" w:author="Pragada Venkata Apparao Santhosh" w:date="2021-05-10T13:44:00Z">
        <w:r w:rsidRPr="00812288">
          <w:rPr>
            <w:b/>
            <w:bCs/>
            <w:noProof/>
          </w:rPr>
          <w:lastRenderedPageBreak/>
          <w:drawing>
            <wp:inline distT="0" distB="0" distL="0" distR="0" wp14:anchorId="33439369" wp14:editId="427AEAA0">
              <wp:extent cx="5731510" cy="2847340"/>
              <wp:effectExtent l="0" t="0" r="2540"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46"/>
                      <a:stretch>
                        <a:fillRect/>
                      </a:stretch>
                    </pic:blipFill>
                    <pic:spPr>
                      <a:xfrm>
                        <a:off x="0" y="0"/>
                        <a:ext cx="5731510" cy="2847340"/>
                      </a:xfrm>
                      <a:prstGeom prst="rect">
                        <a:avLst/>
                      </a:prstGeom>
                    </pic:spPr>
                  </pic:pic>
                </a:graphicData>
              </a:graphic>
            </wp:inline>
          </w:drawing>
        </w:r>
      </w:ins>
    </w:p>
    <w:p w14:paraId="0C774AF3" w14:textId="77777777" w:rsidR="00D25348" w:rsidRDefault="00D25348" w:rsidP="00D25348">
      <w:pPr>
        <w:rPr>
          <w:ins w:id="3603" w:author="Pragada Venkata Apparao Santhosh" w:date="2021-05-10T13:44:00Z"/>
          <w:b/>
          <w:bCs/>
        </w:rPr>
      </w:pPr>
    </w:p>
    <w:p w14:paraId="5783030C" w14:textId="77777777" w:rsidR="00D25348" w:rsidRDefault="00D25348" w:rsidP="00D25348">
      <w:pPr>
        <w:rPr>
          <w:ins w:id="3604" w:author="Pragada Venkata Apparao Santhosh" w:date="2021-05-10T13:44:00Z"/>
          <w:b/>
          <w:bCs/>
        </w:rPr>
      </w:pPr>
    </w:p>
    <w:p w14:paraId="5818DB18" w14:textId="77777777" w:rsidR="00D25348" w:rsidRDefault="00D25348" w:rsidP="00D25348">
      <w:pPr>
        <w:rPr>
          <w:ins w:id="3605" w:author="Pragada Venkata Apparao Santhosh" w:date="2021-05-10T13:44:00Z"/>
          <w:b/>
          <w:bCs/>
        </w:rPr>
      </w:pPr>
    </w:p>
    <w:p w14:paraId="4C9A0B99" w14:textId="77777777" w:rsidR="00D25348" w:rsidRDefault="00D25348" w:rsidP="00D25348">
      <w:pPr>
        <w:rPr>
          <w:ins w:id="3606" w:author="Pragada Venkata Apparao Santhosh" w:date="2021-05-10T13:44:00Z"/>
          <w:b/>
          <w:bCs/>
        </w:rPr>
      </w:pPr>
      <w:ins w:id="3607" w:author="Pragada Venkata Apparao Santhosh" w:date="2021-05-10T13:44:00Z">
        <w:r>
          <w:rPr>
            <w:b/>
            <w:bCs/>
          </w:rPr>
          <w:t>Horn Antenna:</w:t>
        </w:r>
      </w:ins>
    </w:p>
    <w:p w14:paraId="4CBBCB4A" w14:textId="77777777" w:rsidR="00D25348" w:rsidRDefault="00D25348" w:rsidP="00D25348">
      <w:pPr>
        <w:rPr>
          <w:ins w:id="3608" w:author="Pragada Venkata Apparao Santhosh" w:date="2021-05-10T13:44:00Z"/>
          <w:b/>
          <w:bCs/>
        </w:rPr>
      </w:pPr>
    </w:p>
    <w:p w14:paraId="5B72C680" w14:textId="77777777" w:rsidR="00D25348" w:rsidRDefault="00D25348" w:rsidP="00D25348">
      <w:pPr>
        <w:rPr>
          <w:ins w:id="3609" w:author="Pragada Venkata Apparao Santhosh" w:date="2021-05-10T13:44:00Z"/>
          <w:b/>
          <w:bCs/>
        </w:rPr>
      </w:pPr>
      <w:ins w:id="3610" w:author="Pragada Venkata Apparao Santhosh" w:date="2021-05-10T13:44:00Z">
        <w:r w:rsidRPr="00812288">
          <w:rPr>
            <w:b/>
            <w:bCs/>
            <w:noProof/>
          </w:rPr>
          <w:lastRenderedPageBreak/>
          <w:drawing>
            <wp:inline distT="0" distB="0" distL="0" distR="0" wp14:anchorId="0087E0E8" wp14:editId="77CBE385">
              <wp:extent cx="5731510" cy="4628515"/>
              <wp:effectExtent l="0" t="0" r="2540" b="635"/>
              <wp:docPr id="21" name="Picture 2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schematic&#10;&#10;Description automatically generated"/>
                      <pic:cNvPicPr/>
                    </pic:nvPicPr>
                    <pic:blipFill>
                      <a:blip r:embed="rId47"/>
                      <a:stretch>
                        <a:fillRect/>
                      </a:stretch>
                    </pic:blipFill>
                    <pic:spPr>
                      <a:xfrm>
                        <a:off x="0" y="0"/>
                        <a:ext cx="5731510" cy="4628515"/>
                      </a:xfrm>
                      <a:prstGeom prst="rect">
                        <a:avLst/>
                      </a:prstGeom>
                    </pic:spPr>
                  </pic:pic>
                </a:graphicData>
              </a:graphic>
            </wp:inline>
          </w:drawing>
        </w:r>
      </w:ins>
    </w:p>
    <w:p w14:paraId="5D35F690" w14:textId="77777777" w:rsidR="00D25348" w:rsidRDefault="00D25348" w:rsidP="00D25348">
      <w:pPr>
        <w:rPr>
          <w:ins w:id="3611" w:author="Pragada Venkata Apparao Santhosh" w:date="2021-05-10T13:44:00Z"/>
          <w:b/>
          <w:bCs/>
        </w:rPr>
      </w:pPr>
      <w:ins w:id="3612" w:author="Pragada Venkata Apparao Santhosh" w:date="2021-05-10T13:44:00Z">
        <w:r w:rsidRPr="00812288">
          <w:rPr>
            <w:b/>
            <w:bCs/>
            <w:noProof/>
          </w:rPr>
          <w:drawing>
            <wp:inline distT="0" distB="0" distL="0" distR="0" wp14:anchorId="63E44AD8" wp14:editId="48182AA4">
              <wp:extent cx="5731510" cy="277177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771775"/>
                      </a:xfrm>
                      <a:prstGeom prst="rect">
                        <a:avLst/>
                      </a:prstGeom>
                    </pic:spPr>
                  </pic:pic>
                </a:graphicData>
              </a:graphic>
            </wp:inline>
          </w:drawing>
        </w:r>
      </w:ins>
    </w:p>
    <w:p w14:paraId="7A40D8E3" w14:textId="77777777" w:rsidR="00D25348" w:rsidRDefault="00D25348" w:rsidP="00D25348">
      <w:pPr>
        <w:rPr>
          <w:ins w:id="3613" w:author="Pragada Venkata Apparao Santhosh" w:date="2021-05-10T13:44:00Z"/>
          <w:b/>
          <w:bCs/>
        </w:rPr>
      </w:pPr>
    </w:p>
    <w:p w14:paraId="24CD6FDB" w14:textId="77777777" w:rsidR="00D25348" w:rsidRPr="009A632D" w:rsidRDefault="00D25348" w:rsidP="00D25348">
      <w:pPr>
        <w:rPr>
          <w:ins w:id="3614" w:author="Pragada Venkata Apparao Santhosh" w:date="2021-05-10T13:44:00Z"/>
          <w:b/>
          <w:bCs/>
        </w:rPr>
      </w:pPr>
    </w:p>
    <w:p w14:paraId="7848F3E8" w14:textId="77777777" w:rsidR="00D25348" w:rsidRDefault="00D25348" w:rsidP="00D25348">
      <w:pPr>
        <w:rPr>
          <w:ins w:id="3615" w:author="Pragada Venkata Apparao Santhosh" w:date="2021-05-10T13:44:00Z"/>
          <w:b/>
          <w:bCs/>
        </w:rPr>
      </w:pPr>
      <w:ins w:id="3616" w:author="Pragada Venkata Apparao Santhosh" w:date="2021-05-10T13:44:00Z">
        <w:r w:rsidRPr="009A632D">
          <w:rPr>
            <w:b/>
            <w:bCs/>
          </w:rPr>
          <w:lastRenderedPageBreak/>
          <w:t>Function performance status classification (FPSC):</w:t>
        </w:r>
      </w:ins>
    </w:p>
    <w:p w14:paraId="21C1F2D6" w14:textId="77777777" w:rsidR="00D25348" w:rsidRDefault="00D25348" w:rsidP="00D25348">
      <w:pPr>
        <w:rPr>
          <w:ins w:id="3617" w:author="Pragada Venkata Apparao Santhosh" w:date="2021-05-10T13:44:00Z"/>
          <w:b/>
          <w:bCs/>
        </w:rPr>
      </w:pPr>
      <w:ins w:id="3618" w:author="Pragada Venkata Apparao Santhosh" w:date="2021-05-10T13:44:00Z">
        <w:r w:rsidRPr="009A632D">
          <w:rPr>
            <w:b/>
            <w:bCs/>
            <w:noProof/>
          </w:rPr>
          <w:drawing>
            <wp:inline distT="0" distB="0" distL="0" distR="0" wp14:anchorId="6228BE2D" wp14:editId="5014B411">
              <wp:extent cx="4800600" cy="1914525"/>
              <wp:effectExtent l="0" t="0" r="0" b="9525"/>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49"/>
                      <a:stretch>
                        <a:fillRect/>
                      </a:stretch>
                    </pic:blipFill>
                    <pic:spPr>
                      <a:xfrm>
                        <a:off x="0" y="0"/>
                        <a:ext cx="4801272" cy="1914793"/>
                      </a:xfrm>
                      <a:prstGeom prst="rect">
                        <a:avLst/>
                      </a:prstGeom>
                    </pic:spPr>
                  </pic:pic>
                </a:graphicData>
              </a:graphic>
            </wp:inline>
          </w:drawing>
        </w:r>
      </w:ins>
    </w:p>
    <w:p w14:paraId="5EB5C6F2" w14:textId="51CDD6D1" w:rsidR="00D25348" w:rsidRPr="00B61BFC" w:rsidRDefault="00D25348">
      <w:pPr>
        <w:rPr>
          <w:ins w:id="3619" w:author="Pragada Venkata Apparao Santhosh" w:date="2021-05-10T13:44:00Z"/>
          <w:bCs/>
          <w:rPrChange w:id="3620" w:author="Pragada Venkata Apparao Santhosh" w:date="2021-05-10T13:45:00Z">
            <w:rPr>
              <w:ins w:id="3621" w:author="Pragada Venkata Apparao Santhosh" w:date="2021-05-10T13:44:00Z"/>
            </w:rPr>
          </w:rPrChange>
        </w:rPr>
        <w:pPrChange w:id="3622" w:author="Pragada Venkata Apparao Santhosh" w:date="2021-05-10T13:45:00Z">
          <w:pPr>
            <w:pStyle w:val="Heading2"/>
            <w:numPr>
              <w:ilvl w:val="1"/>
              <w:numId w:val="10"/>
            </w:numPr>
            <w:ind w:left="720" w:hanging="720"/>
          </w:pPr>
        </w:pPrChange>
      </w:pPr>
      <w:ins w:id="3623" w:author="Pragada Venkata Apparao Santhosh" w:date="2021-05-10T13:44:00Z">
        <w:r w:rsidRPr="009A632D">
          <w:rPr>
            <w:b/>
            <w:bCs/>
            <w:noProof/>
          </w:rPr>
          <w:drawing>
            <wp:inline distT="0" distB="0" distL="0" distR="0" wp14:anchorId="454CC359" wp14:editId="2CEEF8A3">
              <wp:extent cx="4895215" cy="2133600"/>
              <wp:effectExtent l="0" t="0" r="635"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50"/>
                      <a:stretch>
                        <a:fillRect/>
                      </a:stretch>
                    </pic:blipFill>
                    <pic:spPr>
                      <a:xfrm>
                        <a:off x="0" y="0"/>
                        <a:ext cx="4899710" cy="2135559"/>
                      </a:xfrm>
                      <a:prstGeom prst="rect">
                        <a:avLst/>
                      </a:prstGeom>
                    </pic:spPr>
                  </pic:pic>
                </a:graphicData>
              </a:graphic>
            </wp:inline>
          </w:drawing>
        </w:r>
      </w:ins>
    </w:p>
    <w:p w14:paraId="4E52C65E" w14:textId="77777777" w:rsidR="00D25348" w:rsidRDefault="00D25348"/>
    <w:p w14:paraId="7E8D2819" w14:textId="77777777" w:rsidR="00906BE9" w:rsidRDefault="00906BE9"/>
    <w:p w14:paraId="08484BB5" w14:textId="77777777" w:rsidR="00906BE9" w:rsidRDefault="00697CC9">
      <w:pPr>
        <w:pStyle w:val="Heading2"/>
        <w:numPr>
          <w:ilvl w:val="1"/>
          <w:numId w:val="4"/>
        </w:numPr>
      </w:pPr>
      <w:bookmarkStart w:id="3624" w:name="_Toc70976796"/>
      <w:r>
        <w:t>Interference Immunity – Magnetic Fields</w:t>
      </w:r>
      <w:bookmarkEnd w:id="3624"/>
    </w:p>
    <w:p w14:paraId="588D25B6" w14:textId="16AD4D12" w:rsidR="00906BE9" w:rsidDel="000D29C2" w:rsidRDefault="00697CC9">
      <w:pPr>
        <w:rPr>
          <w:del w:id="3625" w:author="Pragada Venkata Apparao Santhosh" w:date="2021-05-10T13:47:00Z"/>
        </w:rPr>
      </w:pPr>
      <w:del w:id="3626" w:author="Pragada Venkata Apparao Santhosh" w:date="2021-05-10T13:47:00Z">
        <w:r w:rsidDel="000D29C2">
          <w:delText>Test Specification reference: ISO 11452-8</w:delText>
        </w:r>
      </w:del>
    </w:p>
    <w:p w14:paraId="714B413A" w14:textId="0A7598B4" w:rsidR="000D29C2" w:rsidRPr="002D775B" w:rsidRDefault="00697CC9" w:rsidP="000D29C2">
      <w:pPr>
        <w:rPr>
          <w:ins w:id="3627" w:author="Pragada Venkata Apparao Santhosh" w:date="2021-05-10T13:47:00Z"/>
          <w:highlight w:val="yellow"/>
        </w:rPr>
      </w:pPr>
      <w:del w:id="3628" w:author="Pragada Venkata Apparao Santhosh" w:date="2021-05-10T13:47:00Z">
        <w:r w:rsidDel="000D29C2">
          <w:delText>Acceptance Criteria: DUT shall be tested up to level 4, meet minimum requirement of Status I at level 2. FPSC as described in ISO 11452-1: Status I-The function performs as designed during and after the test.</w:delText>
        </w:r>
      </w:del>
      <w:ins w:id="3629" w:author="Pragada Venkata Apparao Santhosh" w:date="2021-05-10T13:47:00Z">
        <w:r w:rsidR="000D29C2" w:rsidRPr="002D775B">
          <w:rPr>
            <w:highlight w:val="yellow"/>
          </w:rPr>
          <w:t>Test Specification reference: ISO 11452-8</w:t>
        </w:r>
      </w:ins>
    </w:p>
    <w:p w14:paraId="6F1251DE" w14:textId="77777777" w:rsidR="000D29C2" w:rsidRDefault="000D29C2" w:rsidP="000D29C2">
      <w:pPr>
        <w:rPr>
          <w:ins w:id="3630" w:author="Pragada Venkata Apparao Santhosh" w:date="2021-05-10T13:47:00Z"/>
        </w:rPr>
      </w:pPr>
      <w:ins w:id="3631" w:author="Pragada Venkata Apparao Santhosh" w:date="2021-05-10T13:47:00Z">
        <w:r w:rsidRPr="002D775B">
          <w:rPr>
            <w:highlight w:val="yellow"/>
          </w:rPr>
          <w:t>Acceptance Criteria: DUT shall be tested up to level 4, meet minimum requirement of Status I at level 2. FPSC as described in ISO 11452-1: Status I-The function performs as designed during and after the test.</w:t>
        </w:r>
      </w:ins>
    </w:p>
    <w:p w14:paraId="2CDB9EF8" w14:textId="77777777" w:rsidR="000D29C2" w:rsidRDefault="000D29C2" w:rsidP="000D29C2">
      <w:pPr>
        <w:rPr>
          <w:ins w:id="3632" w:author="Pragada Venkata Apparao Santhosh" w:date="2021-05-10T13:47:00Z"/>
        </w:rPr>
      </w:pPr>
      <w:ins w:id="3633" w:author="Pragada Venkata Apparao Santhosh" w:date="2021-05-10T13:47:00Z">
        <w:r>
          <w:rPr>
            <w:highlight w:val="yellow"/>
          </w:rPr>
          <w:t>This will differ from the ECU to ECU. Hence system level operation, the supplier should get these details reviewed and get the written approval for the same.</w:t>
        </w:r>
      </w:ins>
    </w:p>
    <w:p w14:paraId="006E6A89" w14:textId="77777777" w:rsidR="000D29C2" w:rsidRPr="002D775B" w:rsidRDefault="000D29C2" w:rsidP="000D29C2">
      <w:pPr>
        <w:rPr>
          <w:ins w:id="3634" w:author="Pragada Venkata Apparao Santhosh" w:date="2021-05-10T13:47:00Z"/>
          <w:b/>
          <w:bCs/>
        </w:rPr>
      </w:pPr>
      <w:ins w:id="3635" w:author="Pragada Venkata Apparao Santhosh" w:date="2021-05-10T13:47:00Z">
        <w:r w:rsidRPr="002D775B">
          <w:rPr>
            <w:b/>
            <w:bCs/>
          </w:rPr>
          <w:t>Purpose:</w:t>
        </w:r>
      </w:ins>
    </w:p>
    <w:p w14:paraId="26F9C677" w14:textId="77777777" w:rsidR="000D29C2" w:rsidRDefault="000D29C2" w:rsidP="000D29C2">
      <w:pPr>
        <w:rPr>
          <w:ins w:id="3636" w:author="Pragada Venkata Apparao Santhosh" w:date="2021-05-10T13:47:00Z"/>
          <w:color w:val="000000"/>
        </w:rPr>
      </w:pPr>
      <w:ins w:id="3637" w:author="Pragada Venkata Apparao Santhosh" w:date="2021-05-10T13:47:00Z">
        <w:r>
          <w:rPr>
            <w:color w:val="000000"/>
          </w:rPr>
          <w:t>This test is to check the immunity and Performance of the Electrical components under magnetic field disturbance.</w:t>
        </w:r>
      </w:ins>
    </w:p>
    <w:p w14:paraId="573F7BA7" w14:textId="77777777" w:rsidR="000D29C2" w:rsidRDefault="000D29C2" w:rsidP="000D29C2">
      <w:pPr>
        <w:rPr>
          <w:ins w:id="3638" w:author="Pragada Venkata Apparao Santhosh" w:date="2021-05-10T13:47:00Z"/>
        </w:rPr>
      </w:pPr>
      <w:ins w:id="3639" w:author="Pragada Venkata Apparao Santhosh" w:date="2021-05-10T13:47:00Z">
        <w:r>
          <w:t>These sources are classified into “internal magnetic field” (sources internal to the vehicle, e.g. vehicle electro-mechanical motors, actuators,) and “external magnetic field” (sources external to the vehicle e.g. power transmission lines, generating stations,). To perform this test, the device under test (DUT) is exposed to a magnetic disturbance field.</w:t>
        </w:r>
      </w:ins>
    </w:p>
    <w:p w14:paraId="39779264" w14:textId="77777777" w:rsidR="000D29C2" w:rsidRDefault="000D29C2" w:rsidP="000D29C2">
      <w:pPr>
        <w:rPr>
          <w:ins w:id="3640" w:author="Pragada Venkata Apparao Santhosh" w:date="2021-05-10T13:47:00Z"/>
        </w:rPr>
      </w:pPr>
    </w:p>
    <w:p w14:paraId="3B37EAE2" w14:textId="77777777" w:rsidR="000D29C2" w:rsidRDefault="000D29C2" w:rsidP="000D29C2">
      <w:pPr>
        <w:rPr>
          <w:ins w:id="3641" w:author="Pragada Venkata Apparao Santhosh" w:date="2021-05-10T13:47:00Z"/>
          <w:b/>
          <w:bCs/>
        </w:rPr>
      </w:pPr>
      <w:ins w:id="3642" w:author="Pragada Venkata Apparao Santhosh" w:date="2021-05-10T13:47:00Z">
        <w:r>
          <w:rPr>
            <w:b/>
            <w:bCs/>
          </w:rPr>
          <w:t>References Documents:</w:t>
        </w:r>
      </w:ins>
    </w:p>
    <w:p w14:paraId="6B3AB0CC" w14:textId="77777777" w:rsidR="000D29C2" w:rsidRDefault="000D29C2" w:rsidP="000D29C2">
      <w:pPr>
        <w:rPr>
          <w:ins w:id="3643" w:author="Pragada Venkata Apparao Santhosh" w:date="2021-05-10T13:47:00Z"/>
        </w:rPr>
      </w:pPr>
      <w:ins w:id="3644" w:author="Pragada Venkata Apparao Santhosh" w:date="2021-05-10T13:47:00Z">
        <w:r>
          <w:t>ISO 11452-8: Second edition 2015-06-01; Part 8</w:t>
        </w:r>
      </w:ins>
    </w:p>
    <w:p w14:paraId="459D7400" w14:textId="77777777" w:rsidR="000D29C2" w:rsidRDefault="000D29C2" w:rsidP="000D29C2">
      <w:pPr>
        <w:rPr>
          <w:ins w:id="3645" w:author="Pragada Venkata Apparao Santhosh" w:date="2021-05-10T13:47:00Z"/>
        </w:rPr>
      </w:pPr>
    </w:p>
    <w:p w14:paraId="44780170" w14:textId="77777777" w:rsidR="000D29C2" w:rsidRDefault="000D29C2" w:rsidP="000D29C2">
      <w:pPr>
        <w:rPr>
          <w:ins w:id="3646" w:author="Pragada Venkata Apparao Santhosh" w:date="2021-05-10T13:47:00Z"/>
          <w:b/>
          <w:bCs/>
        </w:rPr>
      </w:pPr>
      <w:ins w:id="3647" w:author="Pragada Venkata Apparao Santhosh" w:date="2021-05-10T13:47:00Z">
        <w:r w:rsidRPr="00991EF4">
          <w:rPr>
            <w:b/>
            <w:bCs/>
          </w:rPr>
          <w:lastRenderedPageBreak/>
          <w:t>Test Frequency:</w:t>
        </w:r>
      </w:ins>
    </w:p>
    <w:p w14:paraId="4ADBEC92" w14:textId="77777777" w:rsidR="000D29C2" w:rsidRDefault="000D29C2" w:rsidP="000D29C2">
      <w:pPr>
        <w:rPr>
          <w:ins w:id="3648" w:author="Pragada Venkata Apparao Santhosh" w:date="2021-05-10T13:47:00Z"/>
        </w:rPr>
      </w:pPr>
      <w:ins w:id="3649" w:author="Pragada Venkata Apparao Santhosh" w:date="2021-05-10T13:47:00Z">
        <w:r>
          <w:t xml:space="preserve">The applicable frequency range of this test method is </w:t>
        </w:r>
        <w:proofErr w:type="spellStart"/>
        <w:r>
          <w:t>d.c.</w:t>
        </w:r>
        <w:proofErr w:type="spellEnd"/>
        <w:r>
          <w:t xml:space="preserve"> and 15 Hz to 150 kHz.</w:t>
        </w:r>
      </w:ins>
    </w:p>
    <w:p w14:paraId="720F706E" w14:textId="77777777" w:rsidR="000D29C2" w:rsidRDefault="000D29C2" w:rsidP="000D29C2">
      <w:pPr>
        <w:rPr>
          <w:ins w:id="3650" w:author="Pragada Venkata Apparao Santhosh" w:date="2021-05-10T13:47:00Z"/>
          <w:b/>
          <w:bCs/>
          <w:color w:val="000000"/>
        </w:rPr>
      </w:pPr>
      <w:ins w:id="3651" w:author="Pragada Venkata Apparao Santhosh" w:date="2021-05-10T13:47:00Z">
        <w:r>
          <w:rPr>
            <w:b/>
            <w:bCs/>
            <w:color w:val="000000"/>
          </w:rPr>
          <w:t>Test Setup:</w:t>
        </w:r>
      </w:ins>
    </w:p>
    <w:p w14:paraId="55593288" w14:textId="77777777" w:rsidR="000D29C2" w:rsidRDefault="000D29C2" w:rsidP="000D29C2">
      <w:pPr>
        <w:rPr>
          <w:ins w:id="3652" w:author="Pragada Venkata Apparao Santhosh" w:date="2021-05-10T13:47:00Z"/>
          <w:b/>
          <w:bCs/>
          <w:color w:val="000000"/>
        </w:rPr>
      </w:pPr>
      <w:ins w:id="3653" w:author="Pragada Venkata Apparao Santhosh" w:date="2021-05-10T13:47:00Z">
        <w:r w:rsidRPr="005F16F7">
          <w:rPr>
            <w:b/>
            <w:bCs/>
            <w:color w:val="000000"/>
          </w:rPr>
          <w:t xml:space="preserve">The test setup and details should comply with the requirements of the </w:t>
        </w:r>
        <w:r w:rsidRPr="005F16F7">
          <w:rPr>
            <w:b/>
            <w:bCs/>
          </w:rPr>
          <w:t xml:space="preserve">ISO 11452-8 </w:t>
        </w:r>
        <w:r w:rsidRPr="005F16F7">
          <w:rPr>
            <w:b/>
            <w:bCs/>
            <w:color w:val="000000"/>
          </w:rPr>
          <w:t>standard.</w:t>
        </w:r>
      </w:ins>
    </w:p>
    <w:p w14:paraId="59F46DF0" w14:textId="77777777" w:rsidR="000D29C2" w:rsidRDefault="000D29C2" w:rsidP="000D29C2">
      <w:pPr>
        <w:pStyle w:val="ListParagraph"/>
        <w:numPr>
          <w:ilvl w:val="0"/>
          <w:numId w:val="22"/>
        </w:numPr>
        <w:rPr>
          <w:ins w:id="3654" w:author="Pragada Venkata Apparao Santhosh" w:date="2021-05-10T13:47:00Z"/>
        </w:rPr>
      </w:pPr>
      <w:ins w:id="3655" w:author="Pragada Venkata Apparao Santhosh" w:date="2021-05-10T13:47:00Z">
        <w:r>
          <w:t xml:space="preserve">The test area should be of a suitable size to house all the required test equipment and shall be free from disturbances that might affect the test results. </w:t>
        </w:r>
      </w:ins>
    </w:p>
    <w:p w14:paraId="112A648F" w14:textId="77777777" w:rsidR="000D29C2" w:rsidRDefault="000D29C2" w:rsidP="000D29C2">
      <w:pPr>
        <w:pStyle w:val="ListParagraph"/>
        <w:numPr>
          <w:ilvl w:val="0"/>
          <w:numId w:val="22"/>
        </w:numPr>
        <w:rPr>
          <w:ins w:id="3656" w:author="Pragada Venkata Apparao Santhosh" w:date="2021-05-10T13:47:00Z"/>
        </w:rPr>
      </w:pPr>
      <w:ins w:id="3657" w:author="Pragada Venkata Apparao Santhosh" w:date="2021-05-10T13:47:00Z">
        <w:r>
          <w:t>The magnetic field generator (radiating loop or Helmholtz coil) should be at least 2 m away from the DUT monitoring equipment.</w:t>
        </w:r>
      </w:ins>
    </w:p>
    <w:p w14:paraId="226089A8" w14:textId="77777777" w:rsidR="000D29C2" w:rsidRDefault="000D29C2" w:rsidP="000D29C2">
      <w:pPr>
        <w:pStyle w:val="ListParagraph"/>
        <w:numPr>
          <w:ilvl w:val="0"/>
          <w:numId w:val="22"/>
        </w:numPr>
        <w:rPr>
          <w:ins w:id="3658" w:author="Pragada Venkata Apparao Santhosh" w:date="2021-05-10T13:47:00Z"/>
        </w:rPr>
      </w:pPr>
      <w:ins w:id="3659" w:author="Pragada Venkata Apparao Santhosh" w:date="2021-05-10T13:47:00Z">
        <w:r>
          <w:t>The magnetic field generator shall be maintained at a minimum of 1 m from metal surfaces parallel to the plane of the coil(s).</w:t>
        </w:r>
      </w:ins>
    </w:p>
    <w:p w14:paraId="6C8DC559" w14:textId="77777777" w:rsidR="000D29C2" w:rsidRDefault="000D29C2" w:rsidP="000D29C2">
      <w:pPr>
        <w:rPr>
          <w:ins w:id="3660" w:author="Pragada Venkata Apparao Santhosh" w:date="2021-05-10T13:47:00Z"/>
          <w:b/>
          <w:bCs/>
        </w:rPr>
      </w:pPr>
      <w:ins w:id="3661" w:author="Pragada Venkata Apparao Santhosh" w:date="2021-05-10T13:47:00Z">
        <w:r w:rsidRPr="00991EF4">
          <w:rPr>
            <w:b/>
            <w:bCs/>
          </w:rPr>
          <w:t>Location of the test harness and DUT</w:t>
        </w:r>
        <w:r>
          <w:rPr>
            <w:b/>
            <w:bCs/>
          </w:rPr>
          <w:t>:</w:t>
        </w:r>
      </w:ins>
    </w:p>
    <w:p w14:paraId="15D8E6F0" w14:textId="77777777" w:rsidR="000D29C2" w:rsidRDefault="000D29C2" w:rsidP="000D29C2">
      <w:pPr>
        <w:pStyle w:val="ListParagraph"/>
        <w:numPr>
          <w:ilvl w:val="0"/>
          <w:numId w:val="21"/>
        </w:numPr>
        <w:rPr>
          <w:ins w:id="3662" w:author="Pragada Venkata Apparao Santhosh" w:date="2021-05-10T13:47:00Z"/>
        </w:rPr>
      </w:pPr>
      <w:ins w:id="3663" w:author="Pragada Venkata Apparao Santhosh" w:date="2021-05-10T13:47:00Z">
        <w:r>
          <w:t xml:space="preserve">The test harness shall be designed </w:t>
        </w:r>
        <w:proofErr w:type="gramStart"/>
        <w:r>
          <w:t>in order to</w:t>
        </w:r>
        <w:proofErr w:type="gramEnd"/>
        <w:r>
          <w:t xml:space="preserve"> minimize different coupling effects inside the harness (e.g., twisted pairs) and to minimize interference to the load box and power supply.</w:t>
        </w:r>
      </w:ins>
    </w:p>
    <w:p w14:paraId="3D20458D" w14:textId="77777777" w:rsidR="000D29C2" w:rsidRDefault="000D29C2" w:rsidP="000D29C2">
      <w:pPr>
        <w:pStyle w:val="ListParagraph"/>
        <w:numPr>
          <w:ilvl w:val="0"/>
          <w:numId w:val="21"/>
        </w:numPr>
        <w:rPr>
          <w:ins w:id="3664" w:author="Pragada Venkata Apparao Santhosh" w:date="2021-05-10T13:47:00Z"/>
        </w:rPr>
      </w:pPr>
      <w:ins w:id="3665" w:author="Pragada Venkata Apparao Santhosh" w:date="2021-05-10T13:47:00Z">
        <w:r>
          <w:t>Radiating loop method:</w:t>
        </w:r>
      </w:ins>
    </w:p>
    <w:p w14:paraId="1A190D30" w14:textId="77777777" w:rsidR="000D29C2" w:rsidRDefault="000D29C2" w:rsidP="000D29C2">
      <w:pPr>
        <w:pStyle w:val="ListParagraph"/>
        <w:numPr>
          <w:ilvl w:val="0"/>
          <w:numId w:val="21"/>
        </w:numPr>
        <w:rPr>
          <w:ins w:id="3666" w:author="Pragada Venkata Apparao Santhosh" w:date="2021-05-10T13:47:00Z"/>
        </w:rPr>
      </w:pPr>
      <w:ins w:id="3667" w:author="Pragada Venkata Apparao Santhosh" w:date="2021-05-10T13:47:00Z">
        <w:r>
          <w:t>Each face of the DUT shall be partitioned into equal areas of 100 mm × 100 mm or less.</w:t>
        </w:r>
      </w:ins>
    </w:p>
    <w:p w14:paraId="4E1BB18B" w14:textId="77777777" w:rsidR="000D29C2" w:rsidRDefault="000D29C2" w:rsidP="000D29C2">
      <w:pPr>
        <w:pStyle w:val="ListParagraph"/>
        <w:numPr>
          <w:ilvl w:val="0"/>
          <w:numId w:val="21"/>
        </w:numPr>
        <w:rPr>
          <w:ins w:id="3668" w:author="Pragada Venkata Apparao Santhosh" w:date="2021-05-10T13:47:00Z"/>
        </w:rPr>
      </w:pPr>
      <w:ins w:id="3669" w:author="Pragada Venkata Apparao Santhosh" w:date="2021-05-10T13:47:00Z">
        <w:r>
          <w:t xml:space="preserve">The radiating loop shall be positioned 50 mm from the center of each of these areas and parallel to the face of the DUT. </w:t>
        </w:r>
      </w:ins>
    </w:p>
    <w:p w14:paraId="177709CD" w14:textId="77777777" w:rsidR="000D29C2" w:rsidRDefault="000D29C2" w:rsidP="000D29C2">
      <w:pPr>
        <w:pStyle w:val="ListParagraph"/>
        <w:numPr>
          <w:ilvl w:val="0"/>
          <w:numId w:val="21"/>
        </w:numPr>
        <w:rPr>
          <w:ins w:id="3670" w:author="Pragada Venkata Apparao Santhosh" w:date="2021-05-10T13:47:00Z"/>
        </w:rPr>
      </w:pPr>
      <w:ins w:id="3671" w:author="Pragada Venkata Apparao Santhosh" w:date="2021-05-10T13:47:00Z">
        <w:r>
          <w:t>the radiating loop shall be placed at each electrical interface connector and at any attached magnetic sensor(s). The radiating loop shall be placed so that maximum coupling occurs between it and any attached magnetic sensor(s).</w:t>
        </w:r>
      </w:ins>
    </w:p>
    <w:p w14:paraId="4CBFAAF4" w14:textId="77777777" w:rsidR="000D29C2" w:rsidRPr="00991EF4" w:rsidRDefault="000D29C2" w:rsidP="000D29C2">
      <w:pPr>
        <w:rPr>
          <w:ins w:id="3672" w:author="Pragada Venkata Apparao Santhosh" w:date="2021-05-10T13:47:00Z"/>
          <w:b/>
          <w:bCs/>
        </w:rPr>
      </w:pPr>
      <w:ins w:id="3673" w:author="Pragada Venkata Apparao Santhosh" w:date="2021-05-10T13:47:00Z">
        <w:r w:rsidRPr="00991EF4">
          <w:rPr>
            <w:b/>
            <w:bCs/>
          </w:rPr>
          <w:t>Please refer the below figure for more detail.</w:t>
        </w:r>
      </w:ins>
    </w:p>
    <w:p w14:paraId="700E364B" w14:textId="77777777" w:rsidR="000D29C2" w:rsidRDefault="000D29C2" w:rsidP="000D29C2">
      <w:pPr>
        <w:rPr>
          <w:ins w:id="3674" w:author="Pragada Venkata Apparao Santhosh" w:date="2021-05-10T13:47:00Z"/>
        </w:rPr>
      </w:pPr>
      <w:ins w:id="3675" w:author="Pragada Venkata Apparao Santhosh" w:date="2021-05-10T13:47:00Z">
        <w:r w:rsidRPr="00991EF4">
          <w:rPr>
            <w:noProof/>
          </w:rPr>
          <w:drawing>
            <wp:inline distT="0" distB="0" distL="0" distR="0" wp14:anchorId="0DAD1E97" wp14:editId="457B4EA3">
              <wp:extent cx="5731510" cy="3114675"/>
              <wp:effectExtent l="0" t="0" r="2540" b="9525"/>
              <wp:docPr id="36" name="Picture 3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 engineering drawing&#10;&#10;Description automatically generated"/>
                      <pic:cNvPicPr/>
                    </pic:nvPicPr>
                    <pic:blipFill>
                      <a:blip r:embed="rId51"/>
                      <a:stretch>
                        <a:fillRect/>
                      </a:stretch>
                    </pic:blipFill>
                    <pic:spPr>
                      <a:xfrm>
                        <a:off x="0" y="0"/>
                        <a:ext cx="5731510" cy="3114675"/>
                      </a:xfrm>
                      <a:prstGeom prst="rect">
                        <a:avLst/>
                      </a:prstGeom>
                    </pic:spPr>
                  </pic:pic>
                </a:graphicData>
              </a:graphic>
            </wp:inline>
          </w:drawing>
        </w:r>
      </w:ins>
    </w:p>
    <w:p w14:paraId="6C45CB69" w14:textId="77777777" w:rsidR="000D29C2" w:rsidRPr="00066D94" w:rsidRDefault="000D29C2" w:rsidP="000D29C2">
      <w:pPr>
        <w:rPr>
          <w:ins w:id="3676" w:author="Pragada Venkata Apparao Santhosh" w:date="2021-05-10T13:47:00Z"/>
          <w:b/>
          <w:bCs/>
        </w:rPr>
      </w:pPr>
      <w:ins w:id="3677" w:author="Pragada Venkata Apparao Santhosh" w:date="2021-05-10T13:47:00Z">
        <w:r w:rsidRPr="00066D94">
          <w:rPr>
            <w:b/>
            <w:bCs/>
          </w:rPr>
          <w:t>Helmholtz coil method:</w:t>
        </w:r>
      </w:ins>
    </w:p>
    <w:p w14:paraId="4C997833" w14:textId="77777777" w:rsidR="000D29C2" w:rsidRDefault="000D29C2" w:rsidP="000D29C2">
      <w:pPr>
        <w:pStyle w:val="ListParagraph"/>
        <w:numPr>
          <w:ilvl w:val="0"/>
          <w:numId w:val="23"/>
        </w:numPr>
        <w:rPr>
          <w:ins w:id="3678" w:author="Pragada Venkata Apparao Santhosh" w:date="2021-05-10T13:47:00Z"/>
        </w:rPr>
      </w:pPr>
      <w:ins w:id="3679" w:author="Pragada Venkata Apparao Santhosh" w:date="2021-05-10T13:47:00Z">
        <w:r>
          <w:t xml:space="preserve">The DUT shall be positioned in one of its three principal axes (X, Y, and Z) on a non-conducting, </w:t>
        </w:r>
        <w:proofErr w:type="spellStart"/>
        <w:r>
          <w:t>lowpermeability</w:t>
        </w:r>
        <w:proofErr w:type="spellEnd"/>
        <w:r>
          <w:t xml:space="preserve"> (</w:t>
        </w:r>
        <w:proofErr w:type="spellStart"/>
        <w:r>
          <w:t>μr</w:t>
        </w:r>
        <w:proofErr w:type="spellEnd"/>
        <w:r>
          <w:t xml:space="preserve"> approximately 1) material into the uniform field region of the Helmholtz coil.</w:t>
        </w:r>
      </w:ins>
    </w:p>
    <w:p w14:paraId="36A51C83" w14:textId="77777777" w:rsidR="000D29C2" w:rsidRDefault="000D29C2" w:rsidP="000D29C2">
      <w:pPr>
        <w:pStyle w:val="ListParagraph"/>
        <w:numPr>
          <w:ilvl w:val="0"/>
          <w:numId w:val="23"/>
        </w:numPr>
        <w:rPr>
          <w:ins w:id="3680" w:author="Pragada Venkata Apparao Santhosh" w:date="2021-05-10T13:47:00Z"/>
        </w:rPr>
      </w:pPr>
      <w:ins w:id="3681" w:author="Pragada Venkata Apparao Santhosh" w:date="2021-05-10T13:47:00Z">
        <w:r>
          <w:t>If possible, the actual loads and actuators shall be used. Power may be applied to the DUT via a 5 µH/50 Ω artificial network.</w:t>
        </w:r>
      </w:ins>
    </w:p>
    <w:p w14:paraId="77439B36" w14:textId="77777777" w:rsidR="000D29C2" w:rsidRPr="00066D94" w:rsidRDefault="000D29C2" w:rsidP="000D29C2">
      <w:pPr>
        <w:ind w:left="360"/>
        <w:rPr>
          <w:ins w:id="3682" w:author="Pragada Venkata Apparao Santhosh" w:date="2021-05-10T13:47:00Z"/>
          <w:b/>
          <w:bCs/>
        </w:rPr>
      </w:pPr>
      <w:ins w:id="3683" w:author="Pragada Venkata Apparao Santhosh" w:date="2021-05-10T13:47:00Z">
        <w:r w:rsidRPr="00066D94">
          <w:rPr>
            <w:b/>
            <w:bCs/>
          </w:rPr>
          <w:t>Please refer below figure for more detail:</w:t>
        </w:r>
      </w:ins>
    </w:p>
    <w:p w14:paraId="77A66DB6" w14:textId="77777777" w:rsidR="000D29C2" w:rsidRDefault="000D29C2" w:rsidP="000D29C2">
      <w:pPr>
        <w:rPr>
          <w:ins w:id="3684" w:author="Pragada Venkata Apparao Santhosh" w:date="2021-05-10T13:47:00Z"/>
          <w:b/>
          <w:bCs/>
          <w:color w:val="000000"/>
        </w:rPr>
      </w:pPr>
      <w:ins w:id="3685" w:author="Pragada Venkata Apparao Santhosh" w:date="2021-05-10T13:47:00Z">
        <w:r w:rsidRPr="00066D94">
          <w:rPr>
            <w:b/>
            <w:bCs/>
            <w:noProof/>
            <w:color w:val="000000"/>
          </w:rPr>
          <w:lastRenderedPageBreak/>
          <w:drawing>
            <wp:inline distT="0" distB="0" distL="0" distR="0" wp14:anchorId="26849D81" wp14:editId="489B32FB">
              <wp:extent cx="5401429" cy="6068272"/>
              <wp:effectExtent l="0" t="0" r="8890" b="8890"/>
              <wp:docPr id="37" name="Picture 37"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 engineering drawing&#10;&#10;Description automatically generated"/>
                      <pic:cNvPicPr/>
                    </pic:nvPicPr>
                    <pic:blipFill>
                      <a:blip r:embed="rId52"/>
                      <a:stretch>
                        <a:fillRect/>
                      </a:stretch>
                    </pic:blipFill>
                    <pic:spPr>
                      <a:xfrm>
                        <a:off x="0" y="0"/>
                        <a:ext cx="5401429" cy="6068272"/>
                      </a:xfrm>
                      <a:prstGeom prst="rect">
                        <a:avLst/>
                      </a:prstGeom>
                    </pic:spPr>
                  </pic:pic>
                </a:graphicData>
              </a:graphic>
            </wp:inline>
          </w:drawing>
        </w:r>
      </w:ins>
    </w:p>
    <w:p w14:paraId="46CBCC23" w14:textId="77777777" w:rsidR="000D29C2" w:rsidRDefault="000D29C2" w:rsidP="000D29C2">
      <w:pPr>
        <w:rPr>
          <w:ins w:id="3686" w:author="Pragada Venkata Apparao Santhosh" w:date="2021-05-10T13:47:00Z"/>
          <w:b/>
          <w:bCs/>
          <w:color w:val="000000"/>
        </w:rPr>
      </w:pPr>
      <w:ins w:id="3687" w:author="Pragada Venkata Apparao Santhosh" w:date="2021-05-10T13:47:00Z">
        <w:r w:rsidRPr="00066D94">
          <w:rPr>
            <w:b/>
            <w:bCs/>
            <w:noProof/>
            <w:color w:val="000000"/>
          </w:rPr>
          <w:lastRenderedPageBreak/>
          <w:drawing>
            <wp:inline distT="0" distB="0" distL="0" distR="0" wp14:anchorId="04FFAE37" wp14:editId="5FCB1E17">
              <wp:extent cx="5220429" cy="3886742"/>
              <wp:effectExtent l="0" t="0" r="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53"/>
                      <a:stretch>
                        <a:fillRect/>
                      </a:stretch>
                    </pic:blipFill>
                    <pic:spPr>
                      <a:xfrm>
                        <a:off x="0" y="0"/>
                        <a:ext cx="5220429" cy="3886742"/>
                      </a:xfrm>
                      <a:prstGeom prst="rect">
                        <a:avLst/>
                      </a:prstGeom>
                    </pic:spPr>
                  </pic:pic>
                </a:graphicData>
              </a:graphic>
            </wp:inline>
          </w:drawing>
        </w:r>
      </w:ins>
    </w:p>
    <w:p w14:paraId="13633FA5" w14:textId="77777777" w:rsidR="000D29C2" w:rsidRDefault="000D29C2" w:rsidP="000D29C2">
      <w:pPr>
        <w:rPr>
          <w:ins w:id="3688" w:author="Pragada Venkata Apparao Santhosh" w:date="2021-05-10T13:47:00Z"/>
          <w:b/>
          <w:bCs/>
          <w:color w:val="000000"/>
        </w:rPr>
      </w:pPr>
    </w:p>
    <w:p w14:paraId="618D6A1E" w14:textId="77777777" w:rsidR="000D29C2" w:rsidRDefault="000D29C2" w:rsidP="000D29C2">
      <w:pPr>
        <w:rPr>
          <w:ins w:id="3689" w:author="Pragada Venkata Apparao Santhosh" w:date="2021-05-10T13:47:00Z"/>
          <w:b/>
          <w:bCs/>
        </w:rPr>
      </w:pPr>
      <w:ins w:id="3690" w:author="Pragada Venkata Apparao Santhosh" w:date="2021-05-10T13:47:00Z">
        <w:r w:rsidRPr="00066D94">
          <w:rPr>
            <w:b/>
            <w:bCs/>
          </w:rPr>
          <w:t>Test procedure:</w:t>
        </w:r>
      </w:ins>
    </w:p>
    <w:p w14:paraId="092CDE30" w14:textId="77777777" w:rsidR="000D29C2" w:rsidRDefault="000D29C2" w:rsidP="000D29C2">
      <w:pPr>
        <w:rPr>
          <w:ins w:id="3691" w:author="Pragada Venkata Apparao Santhosh" w:date="2021-05-10T13:47:00Z"/>
          <w:b/>
          <w:bCs/>
          <w:color w:val="000000"/>
        </w:rPr>
      </w:pPr>
      <w:ins w:id="3692" w:author="Pragada Venkata Apparao Santhosh" w:date="2021-05-10T13:47:00Z">
        <w:r w:rsidRPr="005F16F7">
          <w:rPr>
            <w:b/>
            <w:bCs/>
            <w:color w:val="000000"/>
          </w:rPr>
          <w:t xml:space="preserve">The test </w:t>
        </w:r>
        <w:r>
          <w:rPr>
            <w:b/>
            <w:bCs/>
            <w:color w:val="000000"/>
          </w:rPr>
          <w:t>procedure</w:t>
        </w:r>
        <w:r w:rsidRPr="005F16F7">
          <w:rPr>
            <w:b/>
            <w:bCs/>
            <w:color w:val="000000"/>
          </w:rPr>
          <w:t xml:space="preserve"> and details should comply with the requirements of the </w:t>
        </w:r>
        <w:r w:rsidRPr="005F16F7">
          <w:rPr>
            <w:b/>
            <w:bCs/>
          </w:rPr>
          <w:t xml:space="preserve">ISO 11452-8 </w:t>
        </w:r>
        <w:r w:rsidRPr="005F16F7">
          <w:rPr>
            <w:b/>
            <w:bCs/>
            <w:color w:val="000000"/>
          </w:rPr>
          <w:t>standard.</w:t>
        </w:r>
      </w:ins>
    </w:p>
    <w:p w14:paraId="19549063" w14:textId="77777777" w:rsidR="000D29C2" w:rsidRPr="00066D94" w:rsidRDefault="000D29C2" w:rsidP="000D29C2">
      <w:pPr>
        <w:rPr>
          <w:ins w:id="3693" w:author="Pragada Venkata Apparao Santhosh" w:date="2021-05-10T13:47:00Z"/>
          <w:b/>
          <w:bCs/>
          <w:color w:val="000000"/>
        </w:rPr>
      </w:pPr>
    </w:p>
    <w:p w14:paraId="5C33DB3D" w14:textId="77777777" w:rsidR="000D29C2" w:rsidRDefault="000D29C2" w:rsidP="000D29C2">
      <w:pPr>
        <w:rPr>
          <w:ins w:id="3694" w:author="Pragada Venkata Apparao Santhosh" w:date="2021-05-10T13:47:00Z"/>
        </w:rPr>
      </w:pPr>
      <w:ins w:id="3695" w:author="Pragada Venkata Apparao Santhosh" w:date="2021-05-10T13:47:00Z">
        <w:r>
          <w:t xml:space="preserve">There are two test methods: </w:t>
        </w:r>
      </w:ins>
    </w:p>
    <w:p w14:paraId="4C6E929E" w14:textId="77777777" w:rsidR="000D29C2" w:rsidRDefault="000D29C2" w:rsidP="000D29C2">
      <w:pPr>
        <w:pStyle w:val="ListParagraph"/>
        <w:numPr>
          <w:ilvl w:val="3"/>
          <w:numId w:val="20"/>
        </w:numPr>
        <w:ind w:left="1068"/>
        <w:rPr>
          <w:ins w:id="3696" w:author="Pragada Venkata Apparao Santhosh" w:date="2021-05-10T13:47:00Z"/>
        </w:rPr>
      </w:pPr>
      <w:ins w:id="3697" w:author="Pragada Venkata Apparao Santhosh" w:date="2021-05-10T13:47:00Z">
        <w:r>
          <w:t>Radiation loop method.</w:t>
        </w:r>
      </w:ins>
    </w:p>
    <w:p w14:paraId="48FBA0F9" w14:textId="77777777" w:rsidR="000D29C2" w:rsidRDefault="000D29C2" w:rsidP="000D29C2">
      <w:pPr>
        <w:pStyle w:val="ListParagraph"/>
        <w:numPr>
          <w:ilvl w:val="3"/>
          <w:numId w:val="20"/>
        </w:numPr>
        <w:ind w:left="1068"/>
        <w:rPr>
          <w:ins w:id="3698" w:author="Pragada Venkata Apparao Santhosh" w:date="2021-05-10T13:47:00Z"/>
        </w:rPr>
      </w:pPr>
      <w:ins w:id="3699" w:author="Pragada Venkata Apparao Santhosh" w:date="2021-05-10T13:47:00Z">
        <w:r>
          <w:t xml:space="preserve">Helmholtz coil method. </w:t>
        </w:r>
      </w:ins>
    </w:p>
    <w:p w14:paraId="785B47AC" w14:textId="77777777" w:rsidR="000D29C2" w:rsidRPr="000E3B06" w:rsidRDefault="000D29C2" w:rsidP="000D29C2">
      <w:pPr>
        <w:pStyle w:val="ListParagraph"/>
        <w:ind w:left="1068"/>
        <w:rPr>
          <w:ins w:id="3700" w:author="Pragada Venkata Apparao Santhosh" w:date="2021-05-10T13:47:00Z"/>
          <w:b/>
          <w:bCs/>
        </w:rPr>
      </w:pPr>
    </w:p>
    <w:p w14:paraId="60D97BCE" w14:textId="77777777" w:rsidR="000D29C2" w:rsidRDefault="000D29C2" w:rsidP="000D29C2">
      <w:pPr>
        <w:pStyle w:val="ListParagraph"/>
        <w:numPr>
          <w:ilvl w:val="0"/>
          <w:numId w:val="24"/>
        </w:numPr>
        <w:rPr>
          <w:ins w:id="3701" w:author="Pragada Venkata Apparao Santhosh" w:date="2021-05-10T13:47:00Z"/>
          <w:b/>
          <w:bCs/>
        </w:rPr>
      </w:pPr>
      <w:ins w:id="3702" w:author="Pragada Venkata Apparao Santhosh" w:date="2021-05-10T13:47:00Z">
        <w:r w:rsidRPr="000E3B06">
          <w:rPr>
            <w:b/>
            <w:bCs/>
          </w:rPr>
          <w:t>Radiation loop method.</w:t>
        </w:r>
      </w:ins>
    </w:p>
    <w:p w14:paraId="126F8473" w14:textId="77777777" w:rsidR="000D29C2" w:rsidRDefault="000D29C2" w:rsidP="000D29C2">
      <w:pPr>
        <w:pStyle w:val="ListParagraph"/>
        <w:rPr>
          <w:ins w:id="3703" w:author="Pragada Venkata Apparao Santhosh" w:date="2021-05-10T13:47:00Z"/>
        </w:rPr>
      </w:pPr>
      <w:ins w:id="3704" w:author="Pragada Venkata Apparao Santhosh" w:date="2021-05-10T13:47:00Z">
        <w:r>
          <w:t xml:space="preserve">The test shall be performed with verification at </w:t>
        </w:r>
        <w:proofErr w:type="spellStart"/>
        <w:r>
          <w:t>d.c.</w:t>
        </w:r>
        <w:proofErr w:type="spellEnd"/>
        <w:r>
          <w:t xml:space="preserve"> and at one additional frequency and based upon the use of coil current as the reference parameter used for field verification and test.</w:t>
        </w:r>
      </w:ins>
    </w:p>
    <w:p w14:paraId="5B38F7DB" w14:textId="77777777" w:rsidR="000D29C2" w:rsidRDefault="000D29C2" w:rsidP="000D29C2">
      <w:pPr>
        <w:pStyle w:val="ListParagraph"/>
        <w:rPr>
          <w:ins w:id="3705" w:author="Pragada Venkata Apparao Santhosh" w:date="2021-05-10T13:47:00Z"/>
        </w:rPr>
      </w:pPr>
    </w:p>
    <w:p w14:paraId="338982B9" w14:textId="77777777" w:rsidR="000D29C2" w:rsidRDefault="000D29C2" w:rsidP="000D29C2">
      <w:pPr>
        <w:pStyle w:val="ListParagraph"/>
        <w:rPr>
          <w:ins w:id="3706" w:author="Pragada Venkata Apparao Santhosh" w:date="2021-05-10T13:47:00Z"/>
        </w:rPr>
      </w:pPr>
      <w:ins w:id="3707" w:author="Pragada Venkata Apparao Santhosh" w:date="2021-05-10T13:47:00Z">
        <w:r>
          <w:t xml:space="preserve"> This method is carried out in the following two phases:</w:t>
        </w:r>
      </w:ins>
    </w:p>
    <w:p w14:paraId="3D68B7D8" w14:textId="77777777" w:rsidR="000D29C2" w:rsidRDefault="000D29C2" w:rsidP="000D29C2">
      <w:pPr>
        <w:pStyle w:val="ListParagraph"/>
        <w:rPr>
          <w:ins w:id="3708" w:author="Pragada Venkata Apparao Santhosh" w:date="2021-05-10T13:47:00Z"/>
        </w:rPr>
      </w:pPr>
      <w:ins w:id="3709" w:author="Pragada Venkata Apparao Santhosh" w:date="2021-05-10T13:47:00Z">
        <w:r>
          <w:t xml:space="preserve"> a) field verification at </w:t>
        </w:r>
        <w:proofErr w:type="spellStart"/>
        <w:r>
          <w:t>d.c.</w:t>
        </w:r>
        <w:proofErr w:type="spellEnd"/>
        <w:r>
          <w:t xml:space="preserve"> and at one additional frequency (without the DUT, wiring harness, and peripheral devices present); </w:t>
        </w:r>
      </w:ins>
    </w:p>
    <w:p w14:paraId="75619BA1" w14:textId="77777777" w:rsidR="000D29C2" w:rsidRDefault="000D29C2" w:rsidP="000D29C2">
      <w:pPr>
        <w:pStyle w:val="ListParagraph"/>
        <w:rPr>
          <w:ins w:id="3710" w:author="Pragada Venkata Apparao Santhosh" w:date="2021-05-10T13:47:00Z"/>
        </w:rPr>
      </w:pPr>
      <w:ins w:id="3711" w:author="Pragada Venkata Apparao Santhosh" w:date="2021-05-10T13:47:00Z">
        <w:r>
          <w:t>b) test of the DUT with wiring harness and peripheral devices connected.</w:t>
        </w:r>
      </w:ins>
    </w:p>
    <w:p w14:paraId="3C9C583D" w14:textId="77777777" w:rsidR="000D29C2" w:rsidRDefault="000D29C2" w:rsidP="000D29C2">
      <w:pPr>
        <w:pStyle w:val="ListParagraph"/>
        <w:rPr>
          <w:ins w:id="3712" w:author="Pragada Venkata Apparao Santhosh" w:date="2021-05-10T13:47:00Z"/>
        </w:rPr>
      </w:pPr>
    </w:p>
    <w:p w14:paraId="54F1F39A" w14:textId="77777777" w:rsidR="000D29C2" w:rsidRDefault="000D29C2" w:rsidP="000D29C2">
      <w:pPr>
        <w:pStyle w:val="ListParagraph"/>
        <w:rPr>
          <w:ins w:id="3713" w:author="Pragada Venkata Apparao Santhosh" w:date="2021-05-10T13:47:00Z"/>
        </w:rPr>
      </w:pPr>
    </w:p>
    <w:p w14:paraId="611B33CF" w14:textId="77777777" w:rsidR="000D29C2" w:rsidRDefault="000D29C2" w:rsidP="000D29C2">
      <w:pPr>
        <w:rPr>
          <w:ins w:id="3714" w:author="Pragada Venkata Apparao Santhosh" w:date="2021-05-10T13:47:00Z"/>
        </w:rPr>
      </w:pPr>
      <w:ins w:id="3715" w:author="Pragada Venkata Apparao Santhosh" w:date="2021-05-10T13:47:00Z">
        <w:r w:rsidRPr="000E3B06">
          <w:rPr>
            <w:b/>
            <w:bCs/>
          </w:rPr>
          <w:t>Verification:</w:t>
        </w:r>
      </w:ins>
    </w:p>
    <w:p w14:paraId="6B9F765F" w14:textId="77777777" w:rsidR="000D29C2" w:rsidRDefault="000D29C2" w:rsidP="000D29C2">
      <w:pPr>
        <w:rPr>
          <w:ins w:id="3716" w:author="Pragada Venkata Apparao Santhosh" w:date="2021-05-10T13:47:00Z"/>
        </w:rPr>
      </w:pPr>
      <w:ins w:id="3717" w:author="Pragada Venkata Apparao Santhosh" w:date="2021-05-10T13:47:00Z">
        <w:r>
          <w:t xml:space="preserve">The specific test level (field) shall be verified periodically at one frequency (e.g., 1 kHz) and </w:t>
        </w:r>
        <w:proofErr w:type="spellStart"/>
        <w:r>
          <w:t>d.c.</w:t>
        </w:r>
        <w:proofErr w:type="spellEnd"/>
        <w:r>
          <w:t xml:space="preserve"> by recording the coil current required to produce a specific field strength, measured with a field probe. This verification shall be performed with an unmodulated sinusoidal wave.</w:t>
        </w:r>
      </w:ins>
    </w:p>
    <w:p w14:paraId="5F8D031C" w14:textId="77777777" w:rsidR="000D29C2" w:rsidRDefault="000D29C2" w:rsidP="000D29C2">
      <w:pPr>
        <w:rPr>
          <w:ins w:id="3718" w:author="Pragada Venkata Apparao Santhosh" w:date="2021-05-10T13:47:00Z"/>
        </w:rPr>
      </w:pPr>
    </w:p>
    <w:p w14:paraId="3FBD38E4" w14:textId="77777777" w:rsidR="000D29C2" w:rsidRDefault="000D29C2" w:rsidP="000D29C2">
      <w:pPr>
        <w:rPr>
          <w:ins w:id="3719" w:author="Pragada Venkata Apparao Santhosh" w:date="2021-05-10T13:47:00Z"/>
          <w:b/>
          <w:bCs/>
        </w:rPr>
      </w:pPr>
      <w:ins w:id="3720" w:author="Pragada Venkata Apparao Santhosh" w:date="2021-05-10T13:47:00Z">
        <w:r w:rsidRPr="000E3B06">
          <w:rPr>
            <w:b/>
            <w:bCs/>
          </w:rPr>
          <w:lastRenderedPageBreak/>
          <w:t>DUT test</w:t>
        </w:r>
        <w:r>
          <w:rPr>
            <w:b/>
            <w:bCs/>
          </w:rPr>
          <w:t>:</w:t>
        </w:r>
      </w:ins>
    </w:p>
    <w:p w14:paraId="593C55FF" w14:textId="77777777" w:rsidR="000D29C2" w:rsidRDefault="000D29C2" w:rsidP="000D29C2">
      <w:pPr>
        <w:rPr>
          <w:ins w:id="3721" w:author="Pragada Venkata Apparao Santhosh" w:date="2021-05-10T13:47:00Z"/>
        </w:rPr>
      </w:pPr>
      <w:ins w:id="3722" w:author="Pragada Venkata Apparao Santhosh" w:date="2021-05-10T13:47:00Z">
        <w:r>
          <w:t xml:space="preserve"> The test is conducted by subjecting the DUT to the test signal based on the calculated value as defined in the test plan. The test shall be performed with the three-axial polarization.</w:t>
        </w:r>
      </w:ins>
    </w:p>
    <w:p w14:paraId="7ABC094D" w14:textId="77777777" w:rsidR="000D29C2" w:rsidRDefault="000D29C2" w:rsidP="000D29C2">
      <w:pPr>
        <w:rPr>
          <w:ins w:id="3723" w:author="Pragada Venkata Apparao Santhosh" w:date="2021-05-10T13:47:00Z"/>
        </w:rPr>
      </w:pPr>
      <w:ins w:id="3724" w:author="Pragada Venkata Apparao Santhosh" w:date="2021-05-10T13:47:00Z">
        <w:r>
          <w:t xml:space="preserve">                    </w:t>
        </w:r>
        <w:r w:rsidRPr="000E3B06">
          <w:rPr>
            <w:noProof/>
          </w:rPr>
          <w:drawing>
            <wp:inline distT="0" distB="0" distL="0" distR="0" wp14:anchorId="0E4E3558" wp14:editId="69613467">
              <wp:extent cx="4563029" cy="3781425"/>
              <wp:effectExtent l="0" t="0" r="9525" b="0"/>
              <wp:docPr id="39" name="Picture 39"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 engineering drawing&#10;&#10;Description automatically generated"/>
                      <pic:cNvPicPr/>
                    </pic:nvPicPr>
                    <pic:blipFill>
                      <a:blip r:embed="rId54"/>
                      <a:stretch>
                        <a:fillRect/>
                      </a:stretch>
                    </pic:blipFill>
                    <pic:spPr>
                      <a:xfrm>
                        <a:off x="0" y="0"/>
                        <a:ext cx="4568100" cy="3785627"/>
                      </a:xfrm>
                      <a:prstGeom prst="rect">
                        <a:avLst/>
                      </a:prstGeom>
                    </pic:spPr>
                  </pic:pic>
                </a:graphicData>
              </a:graphic>
            </wp:inline>
          </w:drawing>
        </w:r>
      </w:ins>
    </w:p>
    <w:p w14:paraId="1ABDBDDE" w14:textId="77777777" w:rsidR="000D29C2" w:rsidRDefault="000D29C2" w:rsidP="000D29C2">
      <w:pPr>
        <w:rPr>
          <w:ins w:id="3725" w:author="Pragada Venkata Apparao Santhosh" w:date="2021-05-10T13:47:00Z"/>
          <w:b/>
          <w:bCs/>
        </w:rPr>
      </w:pPr>
      <w:ins w:id="3726" w:author="Pragada Venkata Apparao Santhosh" w:date="2021-05-10T13:47:00Z">
        <w:r w:rsidRPr="000E3B06">
          <w:rPr>
            <w:b/>
            <w:bCs/>
          </w:rPr>
          <w:t>DUT test</w:t>
        </w:r>
        <w:r>
          <w:rPr>
            <w:b/>
            <w:bCs/>
          </w:rPr>
          <w:t>:</w:t>
        </w:r>
      </w:ins>
    </w:p>
    <w:p w14:paraId="7C29C0E4" w14:textId="77777777" w:rsidR="000D29C2" w:rsidRDefault="000D29C2" w:rsidP="000D29C2">
      <w:pPr>
        <w:rPr>
          <w:ins w:id="3727" w:author="Pragada Venkata Apparao Santhosh" w:date="2021-05-10T13:47:00Z"/>
        </w:rPr>
      </w:pPr>
      <w:ins w:id="3728" w:author="Pragada Venkata Apparao Santhosh" w:date="2021-05-10T13:47:00Z">
        <w:r>
          <w:t xml:space="preserve"> The test is conducted by subjecting the DUT to the test signal based on the calculated value as defined in the test plan. The test shall be performed with the three-axial polarization.</w:t>
        </w:r>
      </w:ins>
    </w:p>
    <w:p w14:paraId="68D9E376" w14:textId="77777777" w:rsidR="000D29C2" w:rsidRDefault="000D29C2" w:rsidP="000D29C2">
      <w:pPr>
        <w:rPr>
          <w:ins w:id="3729" w:author="Pragada Venkata Apparao Santhosh" w:date="2021-05-10T13:47:00Z"/>
        </w:rPr>
      </w:pPr>
      <w:ins w:id="3730" w:author="Pragada Venkata Apparao Santhosh" w:date="2021-05-10T13:47:00Z">
        <w:r w:rsidRPr="000E3B06">
          <w:rPr>
            <w:noProof/>
          </w:rPr>
          <w:lastRenderedPageBreak/>
          <w:drawing>
            <wp:inline distT="0" distB="0" distL="0" distR="0" wp14:anchorId="51243F8A" wp14:editId="76A66F17">
              <wp:extent cx="5591175" cy="4362450"/>
              <wp:effectExtent l="0" t="0" r="9525"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55"/>
                      <a:stretch>
                        <a:fillRect/>
                      </a:stretch>
                    </pic:blipFill>
                    <pic:spPr>
                      <a:xfrm>
                        <a:off x="0" y="0"/>
                        <a:ext cx="5595126" cy="4365533"/>
                      </a:xfrm>
                      <a:prstGeom prst="rect">
                        <a:avLst/>
                      </a:prstGeom>
                    </pic:spPr>
                  </pic:pic>
                </a:graphicData>
              </a:graphic>
            </wp:inline>
          </w:drawing>
        </w:r>
      </w:ins>
    </w:p>
    <w:p w14:paraId="09F810CB" w14:textId="77777777" w:rsidR="000D29C2" w:rsidRDefault="000D29C2" w:rsidP="000D29C2">
      <w:pPr>
        <w:rPr>
          <w:ins w:id="3731" w:author="Pragada Venkata Apparao Santhosh" w:date="2021-05-10T13:47:00Z"/>
        </w:rPr>
      </w:pPr>
    </w:p>
    <w:p w14:paraId="0CA8F6F1" w14:textId="77777777" w:rsidR="000D29C2" w:rsidRDefault="000D29C2" w:rsidP="000D29C2">
      <w:pPr>
        <w:pStyle w:val="ListParagraph"/>
        <w:numPr>
          <w:ilvl w:val="0"/>
          <w:numId w:val="24"/>
        </w:numPr>
        <w:rPr>
          <w:ins w:id="3732" w:author="Pragada Venkata Apparao Santhosh" w:date="2021-05-10T13:47:00Z"/>
        </w:rPr>
      </w:pPr>
      <w:ins w:id="3733" w:author="Pragada Venkata Apparao Santhosh" w:date="2021-05-10T13:47:00Z">
        <w:r w:rsidRPr="000E3B06">
          <w:rPr>
            <w:b/>
            <w:bCs/>
          </w:rPr>
          <w:t>Helmholtz coil method</w:t>
        </w:r>
        <w:r>
          <w:t xml:space="preserve"> </w:t>
        </w:r>
      </w:ins>
    </w:p>
    <w:p w14:paraId="4916420F" w14:textId="77777777" w:rsidR="000D29C2" w:rsidRDefault="000D29C2" w:rsidP="000D29C2">
      <w:pPr>
        <w:pStyle w:val="ListParagraph"/>
        <w:rPr>
          <w:ins w:id="3734" w:author="Pragada Venkata Apparao Santhosh" w:date="2021-05-10T13:47:00Z"/>
        </w:rPr>
      </w:pPr>
      <w:ins w:id="3735" w:author="Pragada Venkata Apparao Santhosh" w:date="2021-05-10T13:47:00Z">
        <w:r>
          <w:t xml:space="preserve">This method is carried out in the following two phases: </w:t>
        </w:r>
      </w:ins>
    </w:p>
    <w:p w14:paraId="75F1105D" w14:textId="77777777" w:rsidR="000D29C2" w:rsidRDefault="000D29C2" w:rsidP="000D29C2">
      <w:pPr>
        <w:pStyle w:val="ListParagraph"/>
        <w:numPr>
          <w:ilvl w:val="0"/>
          <w:numId w:val="25"/>
        </w:numPr>
        <w:rPr>
          <w:ins w:id="3736" w:author="Pragada Venkata Apparao Santhosh" w:date="2021-05-10T13:47:00Z"/>
        </w:rPr>
      </w:pPr>
      <w:ins w:id="3737" w:author="Pragada Venkata Apparao Santhosh" w:date="2021-05-10T13:47:00Z">
        <w:r>
          <w:t xml:space="preserve">field verification (without the DUT, wiring harness, and peripheral devices present. </w:t>
        </w:r>
      </w:ins>
    </w:p>
    <w:p w14:paraId="3C0DB499" w14:textId="77777777" w:rsidR="000D29C2" w:rsidRDefault="000D29C2" w:rsidP="000D29C2">
      <w:pPr>
        <w:pStyle w:val="ListParagraph"/>
        <w:numPr>
          <w:ilvl w:val="0"/>
          <w:numId w:val="25"/>
        </w:numPr>
        <w:rPr>
          <w:ins w:id="3738" w:author="Pragada Venkata Apparao Santhosh" w:date="2021-05-10T13:47:00Z"/>
        </w:rPr>
      </w:pPr>
      <w:ins w:id="3739" w:author="Pragada Venkata Apparao Santhosh" w:date="2021-05-10T13:47:00Z">
        <w:r>
          <w:t xml:space="preserve">test of the DUT with wiring harness and peripheral devices connected. </w:t>
        </w:r>
      </w:ins>
    </w:p>
    <w:p w14:paraId="74D63250" w14:textId="77777777" w:rsidR="000D29C2" w:rsidRDefault="000D29C2" w:rsidP="000D29C2">
      <w:pPr>
        <w:pStyle w:val="ListParagraph"/>
        <w:rPr>
          <w:ins w:id="3740" w:author="Pragada Venkata Apparao Santhosh" w:date="2021-05-10T13:47:00Z"/>
        </w:rPr>
      </w:pPr>
    </w:p>
    <w:p w14:paraId="58551402" w14:textId="77777777" w:rsidR="000D29C2" w:rsidRDefault="000D29C2" w:rsidP="000D29C2">
      <w:pPr>
        <w:pStyle w:val="ListParagraph"/>
        <w:rPr>
          <w:ins w:id="3741" w:author="Pragada Venkata Apparao Santhosh" w:date="2021-05-10T13:47:00Z"/>
        </w:rPr>
      </w:pPr>
      <w:ins w:id="3742" w:author="Pragada Venkata Apparao Santhosh" w:date="2021-05-10T13:47:00Z">
        <w:r>
          <w:t xml:space="preserve"> </w:t>
        </w:r>
        <w:r w:rsidRPr="000E3B06">
          <w:rPr>
            <w:b/>
            <w:bCs/>
          </w:rPr>
          <w:t>Verification</w:t>
        </w:r>
        <w:r>
          <w:t xml:space="preserve"> The specific test level (field) shall be verified periodically by recording the coil current required to produce a specific field strength, measured with a field probe, for each test frequency. </w:t>
        </w:r>
      </w:ins>
    </w:p>
    <w:p w14:paraId="52ED6EC3" w14:textId="77777777" w:rsidR="000D29C2" w:rsidRDefault="000D29C2" w:rsidP="000D29C2">
      <w:pPr>
        <w:pStyle w:val="ListParagraph"/>
        <w:rPr>
          <w:ins w:id="3743" w:author="Pragada Venkata Apparao Santhosh" w:date="2021-05-10T13:47:00Z"/>
        </w:rPr>
      </w:pPr>
    </w:p>
    <w:p w14:paraId="79BF071A" w14:textId="77777777" w:rsidR="000D29C2" w:rsidRDefault="000D29C2" w:rsidP="000D29C2">
      <w:pPr>
        <w:pStyle w:val="ListParagraph"/>
        <w:rPr>
          <w:ins w:id="3744" w:author="Pragada Venkata Apparao Santhosh" w:date="2021-05-10T13:47:00Z"/>
        </w:rPr>
      </w:pPr>
      <w:ins w:id="3745" w:author="Pragada Venkata Apparao Santhosh" w:date="2021-05-10T13:47:00Z">
        <w:r>
          <w:t>This verification shall be performed with an unmodulated sinusoidal wave.</w:t>
        </w:r>
      </w:ins>
    </w:p>
    <w:p w14:paraId="30806F9A" w14:textId="77777777" w:rsidR="000D29C2" w:rsidRDefault="000D29C2" w:rsidP="000D29C2">
      <w:pPr>
        <w:pStyle w:val="ListParagraph"/>
        <w:rPr>
          <w:ins w:id="3746" w:author="Pragada Venkata Apparao Santhosh" w:date="2021-05-10T13:47:00Z"/>
        </w:rPr>
      </w:pPr>
    </w:p>
    <w:p w14:paraId="4A4623DD" w14:textId="77777777" w:rsidR="000D29C2" w:rsidRDefault="000D29C2" w:rsidP="000D29C2">
      <w:pPr>
        <w:pStyle w:val="ListParagraph"/>
        <w:rPr>
          <w:ins w:id="3747" w:author="Pragada Venkata Apparao Santhosh" w:date="2021-05-10T13:47:00Z"/>
          <w:b/>
          <w:bCs/>
        </w:rPr>
      </w:pPr>
      <w:ins w:id="3748" w:author="Pragada Venkata Apparao Santhosh" w:date="2021-05-10T13:47:00Z">
        <w:r>
          <w:t xml:space="preserve"> </w:t>
        </w:r>
        <w:r w:rsidRPr="000E3B06">
          <w:rPr>
            <w:b/>
            <w:bCs/>
          </w:rPr>
          <w:t>DUT test</w:t>
        </w:r>
        <w:r>
          <w:rPr>
            <w:b/>
            <w:bCs/>
          </w:rPr>
          <w:t>:</w:t>
        </w:r>
      </w:ins>
    </w:p>
    <w:p w14:paraId="7FDAA29C" w14:textId="77777777" w:rsidR="000D29C2" w:rsidRDefault="000D29C2" w:rsidP="000D29C2">
      <w:pPr>
        <w:pStyle w:val="ListParagraph"/>
        <w:rPr>
          <w:ins w:id="3749" w:author="Pragada Venkata Apparao Santhosh" w:date="2021-05-10T13:47:00Z"/>
        </w:rPr>
      </w:pPr>
      <w:ins w:id="3750" w:author="Pragada Venkata Apparao Santhosh" w:date="2021-05-10T13:47:00Z">
        <w:r>
          <w:t xml:space="preserve"> The test is conducted by subjecting the DUT and the associated harness to the test signal based on the calibrated value as predetermined in the test plan. Place the operating DUT in the uniform field region of the Helmholtz coil.</w:t>
        </w:r>
      </w:ins>
    </w:p>
    <w:p w14:paraId="019D25E6" w14:textId="77777777" w:rsidR="000D29C2" w:rsidRDefault="000D29C2" w:rsidP="000D29C2">
      <w:pPr>
        <w:pStyle w:val="ListParagraph"/>
        <w:rPr>
          <w:ins w:id="3751" w:author="Pragada Venkata Apparao Santhosh" w:date="2021-05-10T13:47:00Z"/>
        </w:rPr>
      </w:pPr>
    </w:p>
    <w:p w14:paraId="04C39956" w14:textId="77777777" w:rsidR="000D29C2" w:rsidRDefault="000D29C2" w:rsidP="000D29C2">
      <w:pPr>
        <w:pStyle w:val="ListParagraph"/>
        <w:rPr>
          <w:ins w:id="3752" w:author="Pragada Venkata Apparao Santhosh" w:date="2021-05-10T13:47:00Z"/>
        </w:rPr>
      </w:pPr>
      <w:ins w:id="3753" w:author="Pragada Venkata Apparao Santhosh" w:date="2021-05-10T13:47:00Z">
        <w:r>
          <w:t xml:space="preserve"> At each frequency, expose the DUT and the associated harness for a minimum of 1 s. In case of any malfunction of the DUT, the corresponding frequency and field intensity shall be recorded. Repeat the above steps for the other two orientations (X, Y, or Z axes) of the DUT.</w:t>
        </w:r>
      </w:ins>
    </w:p>
    <w:p w14:paraId="5EDE353C" w14:textId="77777777" w:rsidR="000D29C2" w:rsidRDefault="000D29C2" w:rsidP="000D29C2">
      <w:pPr>
        <w:rPr>
          <w:ins w:id="3754" w:author="Pragada Venkata Apparao Santhosh" w:date="2021-05-10T13:47:00Z"/>
        </w:rPr>
      </w:pPr>
    </w:p>
    <w:p w14:paraId="7D08406A" w14:textId="77777777" w:rsidR="000D29C2" w:rsidRDefault="000D29C2"/>
    <w:p w14:paraId="4395F7C5" w14:textId="77777777" w:rsidR="00906BE9" w:rsidRDefault="00906BE9">
      <w:pPr>
        <w:rPr>
          <w:color w:val="000000"/>
        </w:rPr>
      </w:pPr>
    </w:p>
    <w:p w14:paraId="6B4F2378" w14:textId="77777777" w:rsidR="00906BE9" w:rsidRDefault="00906BE9"/>
    <w:p w14:paraId="5610A9CE" w14:textId="77777777" w:rsidR="00906BE9" w:rsidRDefault="00697CC9">
      <w:pPr>
        <w:pStyle w:val="Heading2"/>
        <w:numPr>
          <w:ilvl w:val="1"/>
          <w:numId w:val="4"/>
        </w:numPr>
        <w:rPr>
          <w:b w:val="0"/>
          <w:sz w:val="20"/>
          <w:szCs w:val="20"/>
        </w:rPr>
      </w:pPr>
      <w:bookmarkStart w:id="3755" w:name="_Toc70976797"/>
      <w:r>
        <w:t>Conducted Transient on power lines</w:t>
      </w:r>
      <w:bookmarkEnd w:id="3755"/>
      <w:r>
        <w:rPr>
          <w:b w:val="0"/>
          <w:sz w:val="20"/>
          <w:szCs w:val="20"/>
        </w:rPr>
        <w:t xml:space="preserve"> </w:t>
      </w:r>
    </w:p>
    <w:p w14:paraId="584F1D60" w14:textId="1B23668A" w:rsidR="00906BE9" w:rsidDel="00B93B2D" w:rsidRDefault="00697CC9">
      <w:pPr>
        <w:rPr>
          <w:del w:id="3756" w:author="Pragada Venkata Apparao Santhosh" w:date="2021-05-10T13:50:00Z"/>
        </w:rPr>
      </w:pPr>
      <w:del w:id="3757" w:author="Pragada Venkata Apparao Santhosh" w:date="2021-05-10T13:50:00Z">
        <w:r w:rsidDel="00B93B2D">
          <w:delText>Test Specification reference: ISO 7637 - 2 Section 4.3</w:delText>
        </w:r>
      </w:del>
    </w:p>
    <w:p w14:paraId="4E93566F" w14:textId="7852E7DB" w:rsidR="00B93B2D" w:rsidRPr="00423E47" w:rsidRDefault="00697CC9" w:rsidP="00B93B2D">
      <w:pPr>
        <w:rPr>
          <w:ins w:id="3758" w:author="Pragada Venkata Apparao Santhosh" w:date="2021-05-10T13:50:00Z"/>
          <w:highlight w:val="yellow"/>
        </w:rPr>
      </w:pPr>
      <w:del w:id="3759" w:author="Pragada Venkata Apparao Santhosh" w:date="2021-05-10T13:50:00Z">
        <w:r w:rsidDel="00B93B2D">
          <w:delText>Acceptance Criteria: DUT shall meet level IV of table B.2 as well as ECE #10 and Hyundai section 7.3.7</w:delText>
        </w:r>
      </w:del>
      <w:ins w:id="3760" w:author="Pragada Venkata Apparao Santhosh" w:date="2021-05-10T13:50:00Z">
        <w:r w:rsidR="00B93B2D" w:rsidRPr="00423E47">
          <w:rPr>
            <w:highlight w:val="yellow"/>
          </w:rPr>
          <w:t>Test Specification reference: ISO 7637 - 2 Section 4.3</w:t>
        </w:r>
      </w:ins>
    </w:p>
    <w:p w14:paraId="0567C243" w14:textId="77777777" w:rsidR="00B93B2D" w:rsidRDefault="00B93B2D" w:rsidP="00B93B2D">
      <w:pPr>
        <w:rPr>
          <w:ins w:id="3761" w:author="Pragada Venkata Apparao Santhosh" w:date="2021-05-10T13:50:00Z"/>
        </w:rPr>
      </w:pPr>
      <w:ins w:id="3762" w:author="Pragada Venkata Apparao Santhosh" w:date="2021-05-10T13:50:00Z">
        <w:r w:rsidRPr="00423E47">
          <w:rPr>
            <w:highlight w:val="yellow"/>
          </w:rPr>
          <w:t>Acceptance Criteria: DUT shall meet level IV of table B.2 as well as ECE #10 and Hyundai section 7.3.7</w:t>
        </w:r>
      </w:ins>
    </w:p>
    <w:p w14:paraId="78942C6C" w14:textId="77777777" w:rsidR="00B93B2D" w:rsidRDefault="00B93B2D" w:rsidP="00B93B2D">
      <w:pPr>
        <w:rPr>
          <w:ins w:id="3763" w:author="Pragada Venkata Apparao Santhosh" w:date="2021-05-10T13:50:00Z"/>
        </w:rPr>
      </w:pPr>
      <w:ins w:id="3764" w:author="Pragada Venkata Apparao Santhosh" w:date="2021-05-10T13:50:00Z">
        <w:r>
          <w:rPr>
            <w:highlight w:val="yellow"/>
          </w:rPr>
          <w:t>This will differ from the ECU to ECU. Hence system level operation, the supplier should get these details reviewed and get the written approval for the same.</w:t>
        </w:r>
      </w:ins>
    </w:p>
    <w:p w14:paraId="67793241" w14:textId="77777777" w:rsidR="00B93B2D" w:rsidRPr="00E728C9" w:rsidRDefault="00B93B2D" w:rsidP="00B93B2D">
      <w:pPr>
        <w:rPr>
          <w:ins w:id="3765" w:author="Pragada Venkata Apparao Santhosh" w:date="2021-05-10T13:50:00Z"/>
          <w:b/>
          <w:bCs/>
        </w:rPr>
      </w:pPr>
      <w:ins w:id="3766" w:author="Pragada Venkata Apparao Santhosh" w:date="2021-05-10T13:50:00Z">
        <w:r w:rsidRPr="00E728C9">
          <w:rPr>
            <w:b/>
            <w:bCs/>
          </w:rPr>
          <w:t>Purpose:</w:t>
        </w:r>
      </w:ins>
    </w:p>
    <w:p w14:paraId="2F89CDBE" w14:textId="77777777" w:rsidR="00B93B2D" w:rsidRDefault="00B93B2D" w:rsidP="00B93B2D">
      <w:pPr>
        <w:rPr>
          <w:ins w:id="3767" w:author="Pragada Venkata Apparao Santhosh" w:date="2021-05-10T13:50:00Z"/>
        </w:rPr>
      </w:pPr>
      <w:ins w:id="3768" w:author="Pragada Venkata Apparao Santhosh" w:date="2021-05-10T13:50:00Z">
        <w:r>
          <w:t>This test is e for evaluating the automotive electrical and electronic components of the device under test (DUT), considered a potential source of conducted disturbances, for conducted emissions of transients along the battery-fed or switched supply lines.</w:t>
        </w:r>
      </w:ins>
    </w:p>
    <w:p w14:paraId="54A6BB9A" w14:textId="77777777" w:rsidR="00B93B2D" w:rsidRPr="00E728C9" w:rsidRDefault="00B93B2D" w:rsidP="00B93B2D">
      <w:pPr>
        <w:rPr>
          <w:ins w:id="3769" w:author="Pragada Venkata Apparao Santhosh" w:date="2021-05-10T13:50:00Z"/>
          <w:b/>
          <w:bCs/>
        </w:rPr>
      </w:pPr>
      <w:ins w:id="3770" w:author="Pragada Venkata Apparao Santhosh" w:date="2021-05-10T13:50:00Z">
        <w:r w:rsidRPr="00E728C9">
          <w:rPr>
            <w:b/>
            <w:bCs/>
          </w:rPr>
          <w:t>References Documents:</w:t>
        </w:r>
      </w:ins>
    </w:p>
    <w:p w14:paraId="1B77EB06" w14:textId="77777777" w:rsidR="00B93B2D" w:rsidRPr="0021261B" w:rsidRDefault="00B93B2D" w:rsidP="00B93B2D">
      <w:pPr>
        <w:rPr>
          <w:ins w:id="3771" w:author="Pragada Venkata Apparao Santhosh" w:date="2021-05-10T13:50:00Z"/>
        </w:rPr>
      </w:pPr>
      <w:ins w:id="3772" w:author="Pragada Venkata Apparao Santhosh" w:date="2021-05-10T13:50:00Z">
        <w:r>
          <w:t>ISO 7637 – 2: Second edition 2004-06-15; section 4.3</w:t>
        </w:r>
      </w:ins>
    </w:p>
    <w:p w14:paraId="6280041E" w14:textId="77777777" w:rsidR="00B93B2D" w:rsidRPr="00E728C9" w:rsidRDefault="00B93B2D" w:rsidP="00B93B2D">
      <w:pPr>
        <w:rPr>
          <w:ins w:id="3773" w:author="Pragada Venkata Apparao Santhosh" w:date="2021-05-10T13:50:00Z"/>
          <w:b/>
          <w:bCs/>
        </w:rPr>
      </w:pPr>
    </w:p>
    <w:p w14:paraId="642AE2EA" w14:textId="77777777" w:rsidR="00B93B2D" w:rsidRPr="00E728C9" w:rsidRDefault="00B93B2D" w:rsidP="00B93B2D">
      <w:pPr>
        <w:rPr>
          <w:ins w:id="3774" w:author="Pragada Venkata Apparao Santhosh" w:date="2021-05-10T13:50:00Z"/>
          <w:b/>
          <w:bCs/>
        </w:rPr>
      </w:pPr>
      <w:ins w:id="3775" w:author="Pragada Venkata Apparao Santhosh" w:date="2021-05-10T13:50:00Z">
        <w:r w:rsidRPr="00E728C9">
          <w:rPr>
            <w:b/>
            <w:bCs/>
          </w:rPr>
          <w:t>Test Frequency:</w:t>
        </w:r>
      </w:ins>
    </w:p>
    <w:p w14:paraId="5C501A0D" w14:textId="77777777" w:rsidR="00B93B2D" w:rsidRDefault="00B93B2D" w:rsidP="00B93B2D">
      <w:pPr>
        <w:pStyle w:val="ListParagraph"/>
        <w:numPr>
          <w:ilvl w:val="0"/>
          <w:numId w:val="26"/>
        </w:numPr>
        <w:rPr>
          <w:ins w:id="3776" w:author="Pragada Venkata Apparao Santhosh" w:date="2021-05-10T13:50:00Z"/>
        </w:rPr>
      </w:pPr>
      <w:ins w:id="3777" w:author="Pragada Venkata Apparao Santhosh" w:date="2021-05-10T13:50:00Z">
        <w:r>
          <w:t>Slow pulses (millisecond range or slower)</w:t>
        </w:r>
      </w:ins>
    </w:p>
    <w:p w14:paraId="080445E9" w14:textId="77777777" w:rsidR="00B93B2D" w:rsidRDefault="00B93B2D" w:rsidP="00B93B2D">
      <w:pPr>
        <w:pStyle w:val="ListParagraph"/>
        <w:numPr>
          <w:ilvl w:val="0"/>
          <w:numId w:val="26"/>
        </w:numPr>
        <w:rPr>
          <w:ins w:id="3778" w:author="Pragada Venkata Apparao Santhosh" w:date="2021-05-10T13:50:00Z"/>
        </w:rPr>
      </w:pPr>
      <w:ins w:id="3779" w:author="Pragada Venkata Apparao Santhosh" w:date="2021-05-10T13:50:00Z">
        <w:r>
          <w:t>Fast pulses (nanosecond-to-microsecond range)</w:t>
        </w:r>
      </w:ins>
    </w:p>
    <w:p w14:paraId="26FA9F50" w14:textId="77777777" w:rsidR="00B93B2D" w:rsidRDefault="00B93B2D" w:rsidP="00B93B2D">
      <w:pPr>
        <w:ind w:left="360"/>
        <w:rPr>
          <w:ins w:id="3780" w:author="Pragada Venkata Apparao Santhosh" w:date="2021-05-10T13:50:00Z"/>
        </w:rPr>
      </w:pPr>
    </w:p>
    <w:p w14:paraId="77BE8538" w14:textId="77777777" w:rsidR="00B93B2D" w:rsidRDefault="00B93B2D" w:rsidP="00B93B2D">
      <w:pPr>
        <w:rPr>
          <w:ins w:id="3781" w:author="Pragada Venkata Apparao Santhosh" w:date="2021-05-10T13:50:00Z"/>
          <w:b/>
          <w:bCs/>
        </w:rPr>
      </w:pPr>
      <w:ins w:id="3782" w:author="Pragada Venkata Apparao Santhosh" w:date="2021-05-10T13:50:00Z">
        <w:r w:rsidRPr="00E728C9">
          <w:rPr>
            <w:b/>
            <w:bCs/>
          </w:rPr>
          <w:t>Test Setup:</w:t>
        </w:r>
      </w:ins>
    </w:p>
    <w:p w14:paraId="6309A848" w14:textId="77777777" w:rsidR="00B93B2D" w:rsidRDefault="00B93B2D" w:rsidP="00B93B2D">
      <w:pPr>
        <w:rPr>
          <w:ins w:id="3783" w:author="Pragada Venkata Apparao Santhosh" w:date="2021-05-10T13:50:00Z"/>
          <w:b/>
          <w:bCs/>
        </w:rPr>
      </w:pPr>
      <w:ins w:id="3784" w:author="Pragada Venkata Apparao Santhosh" w:date="2021-05-10T13:50:00Z">
        <w:r w:rsidRPr="0021261B">
          <w:rPr>
            <w:b/>
            <w:bCs/>
          </w:rPr>
          <w:t>The test setup and details should comply with the requirements of</w:t>
        </w:r>
        <w:r>
          <w:rPr>
            <w:b/>
            <w:bCs/>
          </w:rPr>
          <w:t xml:space="preserve"> </w:t>
        </w:r>
        <w:r w:rsidRPr="0021261B">
          <w:rPr>
            <w:b/>
            <w:bCs/>
          </w:rPr>
          <w:t>ISO 7637 – 2 the standard.</w:t>
        </w:r>
      </w:ins>
    </w:p>
    <w:p w14:paraId="0489C493" w14:textId="77777777" w:rsidR="00B93B2D" w:rsidRPr="00E728C9" w:rsidRDefault="00B93B2D" w:rsidP="00B93B2D">
      <w:pPr>
        <w:rPr>
          <w:ins w:id="3785" w:author="Pragada Venkata Apparao Santhosh" w:date="2021-05-10T13:50:00Z"/>
          <w:b/>
          <w:bCs/>
        </w:rPr>
      </w:pPr>
    </w:p>
    <w:p w14:paraId="3446FCE4" w14:textId="77777777" w:rsidR="00B93B2D" w:rsidRDefault="00B93B2D" w:rsidP="00B93B2D">
      <w:pPr>
        <w:pStyle w:val="ListParagraph"/>
        <w:numPr>
          <w:ilvl w:val="0"/>
          <w:numId w:val="27"/>
        </w:numPr>
        <w:rPr>
          <w:ins w:id="3786" w:author="Pragada Venkata Apparao Santhosh" w:date="2021-05-10T13:50:00Z"/>
        </w:rPr>
      </w:pPr>
      <w:ins w:id="3787" w:author="Pragada Venkata Apparao Santhosh" w:date="2021-05-10T13:50:00Z">
        <w:r>
          <w:t xml:space="preserve">Voltage transients from the disturbance source, the DUT, are measured using the artificial network to standardize the impedance loading on the DUT. The disturbance source is connected via the artificial network to the shunt resistor, </w:t>
        </w:r>
        <w:proofErr w:type="spellStart"/>
        <w:r>
          <w:t>Rs</w:t>
        </w:r>
        <w:proofErr w:type="spellEnd"/>
        <w:r>
          <w:t>, the switch, and the power supply.</w:t>
        </w:r>
      </w:ins>
    </w:p>
    <w:p w14:paraId="2260873A" w14:textId="77777777" w:rsidR="00B93B2D" w:rsidRDefault="00B93B2D" w:rsidP="00B93B2D">
      <w:pPr>
        <w:pStyle w:val="ListParagraph"/>
        <w:numPr>
          <w:ilvl w:val="0"/>
          <w:numId w:val="27"/>
        </w:numPr>
        <w:rPr>
          <w:ins w:id="3788" w:author="Pragada Venkata Apparao Santhosh" w:date="2021-05-10T13:50:00Z"/>
        </w:rPr>
      </w:pPr>
      <w:ins w:id="3789" w:author="Pragada Venkata Apparao Santhosh" w:date="2021-05-10T13:50:00Z">
        <w:r>
          <w:t>All wiring connections between artificial network, switch, and the DUT shall be spaced 50 mm above the metal ground plane.</w:t>
        </w:r>
      </w:ins>
    </w:p>
    <w:p w14:paraId="6C309216" w14:textId="77777777" w:rsidR="00B93B2D" w:rsidRDefault="00B93B2D" w:rsidP="00B93B2D">
      <w:pPr>
        <w:pStyle w:val="ListParagraph"/>
        <w:numPr>
          <w:ilvl w:val="0"/>
          <w:numId w:val="27"/>
        </w:numPr>
        <w:rPr>
          <w:ins w:id="3790" w:author="Pragada Venkata Apparao Santhosh" w:date="2021-05-10T13:50:00Z"/>
        </w:rPr>
      </w:pPr>
      <w:ins w:id="3791" w:author="Pragada Venkata Apparao Santhosh" w:date="2021-05-10T13:50:00Z">
        <w:r>
          <w:t xml:space="preserve">The cable sizes shall be chosen in accordance with the real situation in the vehicle, i.e., the wiring shall </w:t>
        </w:r>
        <w:proofErr w:type="gramStart"/>
        <w:r>
          <w:t>be capable of handling</w:t>
        </w:r>
        <w:proofErr w:type="gramEnd"/>
        <w:r>
          <w:t xml:space="preserve"> the operating current of the DUT, and as agreed between vehicle manufacturer and supplier.</w:t>
        </w:r>
      </w:ins>
    </w:p>
    <w:p w14:paraId="1E6143EA" w14:textId="77777777" w:rsidR="00B93B2D" w:rsidRDefault="00B93B2D" w:rsidP="00B93B2D">
      <w:pPr>
        <w:pStyle w:val="ListParagraph"/>
        <w:numPr>
          <w:ilvl w:val="0"/>
          <w:numId w:val="27"/>
        </w:numPr>
        <w:rPr>
          <w:ins w:id="3792" w:author="Pragada Venkata Apparao Santhosh" w:date="2021-05-10T13:50:00Z"/>
        </w:rPr>
      </w:pPr>
      <w:ins w:id="3793" w:author="Pragada Venkata Apparao Santhosh" w:date="2021-05-10T13:50:00Z">
        <w:r>
          <w:t>If no requirements are specified in the test plan, then the DUT shall be placed on a non-conductive material 50 mm above the ground plane.</w:t>
        </w:r>
      </w:ins>
    </w:p>
    <w:p w14:paraId="14772D78" w14:textId="77777777" w:rsidR="00B93B2D" w:rsidRDefault="00B93B2D" w:rsidP="00B93B2D">
      <w:pPr>
        <w:pStyle w:val="ListParagraph"/>
        <w:numPr>
          <w:ilvl w:val="0"/>
          <w:numId w:val="27"/>
        </w:numPr>
        <w:rPr>
          <w:ins w:id="3794" w:author="Pragada Venkata Apparao Santhosh" w:date="2021-05-10T13:50:00Z"/>
        </w:rPr>
      </w:pPr>
      <w:ins w:id="3795" w:author="Pragada Venkata Apparao Santhosh" w:date="2021-05-10T13:50:00Z">
        <w:r>
          <w:t>The disturbance voltage shall be measured as close to the DUT terminals as possible, using a voltage probe and an oscilloscope or waveform acquisition equipment.</w:t>
        </w:r>
      </w:ins>
    </w:p>
    <w:p w14:paraId="3B1816AE" w14:textId="77777777" w:rsidR="00B93B2D" w:rsidRDefault="00B93B2D" w:rsidP="00B93B2D">
      <w:pPr>
        <w:pStyle w:val="ListParagraph"/>
        <w:numPr>
          <w:ilvl w:val="0"/>
          <w:numId w:val="27"/>
        </w:numPr>
        <w:rPr>
          <w:ins w:id="3796" w:author="Pragada Venkata Apparao Santhosh" w:date="2021-05-10T13:50:00Z"/>
        </w:rPr>
      </w:pPr>
      <w:ins w:id="3797" w:author="Pragada Venkata Apparao Santhosh" w:date="2021-05-10T13:50:00Z">
        <w:r>
          <w:t xml:space="preserve">Repetitive transients shall be measured with the switch S closed. If the transient is caused by a supply disconnection, measurement shall be started </w:t>
        </w:r>
        <w:proofErr w:type="gramStart"/>
        <w:r>
          <w:t>at the moment</w:t>
        </w:r>
        <w:proofErr w:type="gramEnd"/>
        <w:r>
          <w:t xml:space="preserve"> of opening switch S.</w:t>
        </w:r>
      </w:ins>
    </w:p>
    <w:p w14:paraId="262AF2FF" w14:textId="77777777" w:rsidR="00B93B2D" w:rsidRDefault="00B93B2D" w:rsidP="00B93B2D">
      <w:pPr>
        <w:pStyle w:val="ListParagraph"/>
        <w:numPr>
          <w:ilvl w:val="0"/>
          <w:numId w:val="27"/>
        </w:numPr>
        <w:rPr>
          <w:ins w:id="3798" w:author="Pragada Venkata Apparao Santhosh" w:date="2021-05-10T13:50:00Z"/>
        </w:rPr>
      </w:pPr>
      <w:ins w:id="3799" w:author="Pragada Venkata Apparao Santhosh" w:date="2021-05-10T13:50:00Z">
        <w:r>
          <w:t>See the below figures to get clean picture of setup.</w:t>
        </w:r>
      </w:ins>
    </w:p>
    <w:p w14:paraId="58B8D5AF" w14:textId="77777777" w:rsidR="00B93B2D" w:rsidRPr="00E728C9" w:rsidRDefault="00B93B2D" w:rsidP="00B93B2D">
      <w:pPr>
        <w:rPr>
          <w:ins w:id="3800" w:author="Pragada Venkata Apparao Santhosh" w:date="2021-05-10T13:50:00Z"/>
          <w:b/>
          <w:bCs/>
        </w:rPr>
      </w:pPr>
    </w:p>
    <w:p w14:paraId="45EA8B7E" w14:textId="77777777" w:rsidR="00B93B2D" w:rsidRPr="00E728C9" w:rsidRDefault="00B93B2D" w:rsidP="00B93B2D">
      <w:pPr>
        <w:rPr>
          <w:ins w:id="3801" w:author="Pragada Venkata Apparao Santhosh" w:date="2021-05-10T13:50:00Z"/>
          <w:b/>
          <w:bCs/>
        </w:rPr>
      </w:pPr>
      <w:ins w:id="3802" w:author="Pragada Venkata Apparao Santhosh" w:date="2021-05-10T13:50:00Z">
        <w:r w:rsidRPr="00E728C9">
          <w:rPr>
            <w:b/>
            <w:bCs/>
          </w:rPr>
          <w:t>Test Procedure:</w:t>
        </w:r>
      </w:ins>
    </w:p>
    <w:p w14:paraId="51F63059" w14:textId="77777777" w:rsidR="00B93B2D" w:rsidRDefault="00B93B2D" w:rsidP="00B93B2D">
      <w:pPr>
        <w:rPr>
          <w:ins w:id="3803" w:author="Pragada Venkata Apparao Santhosh" w:date="2021-05-10T13:50:00Z"/>
          <w:b/>
          <w:bCs/>
        </w:rPr>
      </w:pPr>
      <w:ins w:id="3804" w:author="Pragada Venkata Apparao Santhosh" w:date="2021-05-10T13:50:00Z">
        <w:r w:rsidRPr="008F2548">
          <w:rPr>
            <w:b/>
            <w:bCs/>
          </w:rPr>
          <w:t>The test procedure and details should comply the requirements ISO 7637 – 2 of the standards.</w:t>
        </w:r>
      </w:ins>
    </w:p>
    <w:p w14:paraId="6CA99C6C" w14:textId="77777777" w:rsidR="00B93B2D" w:rsidRPr="008F2548" w:rsidRDefault="00B93B2D" w:rsidP="00B93B2D">
      <w:pPr>
        <w:rPr>
          <w:ins w:id="3805" w:author="Pragada Venkata Apparao Santhosh" w:date="2021-05-10T13:50:00Z"/>
        </w:rPr>
      </w:pPr>
      <w:ins w:id="3806" w:author="Pragada Venkata Apparao Santhosh" w:date="2021-05-10T13:50:00Z">
        <w:r w:rsidRPr="008F2548">
          <w:t>Please refer the below test procedure, test setup images to be followed according to the standard, for the below tests.</w:t>
        </w:r>
      </w:ins>
    </w:p>
    <w:p w14:paraId="41E2D01F" w14:textId="77777777" w:rsidR="00B93B2D" w:rsidRDefault="00B93B2D" w:rsidP="00B93B2D">
      <w:pPr>
        <w:pStyle w:val="ListParagraph"/>
        <w:numPr>
          <w:ilvl w:val="0"/>
          <w:numId w:val="28"/>
        </w:numPr>
        <w:rPr>
          <w:ins w:id="3807" w:author="Pragada Venkata Apparao Santhosh" w:date="2021-05-10T13:50:00Z"/>
        </w:rPr>
      </w:pPr>
      <w:ins w:id="3808" w:author="Pragada Venkata Apparao Santhosh" w:date="2021-05-10T13:50:00Z">
        <w:r>
          <w:t xml:space="preserve">DUT operating conditions of </w:t>
        </w:r>
        <w:proofErr w:type="gramStart"/>
        <w:r>
          <w:t>particular interest</w:t>
        </w:r>
        <w:proofErr w:type="gramEnd"/>
        <w:r>
          <w:t xml:space="preserve"> in the measurements are the turn on, the turn off, and the exercising of the various operating modes of the DUT. The exact operating conditions of the DUT shall be specified in the test plan.</w:t>
        </w:r>
      </w:ins>
    </w:p>
    <w:p w14:paraId="35571CE3" w14:textId="77777777" w:rsidR="00B93B2D" w:rsidRDefault="00B93B2D" w:rsidP="00B93B2D">
      <w:pPr>
        <w:pStyle w:val="ListParagraph"/>
        <w:numPr>
          <w:ilvl w:val="0"/>
          <w:numId w:val="28"/>
        </w:numPr>
        <w:rPr>
          <w:ins w:id="3809" w:author="Pragada Venkata Apparao Santhosh" w:date="2021-05-10T13:50:00Z"/>
        </w:rPr>
      </w:pPr>
      <w:ins w:id="3810" w:author="Pragada Venkata Apparao Santhosh" w:date="2021-05-10T13:50:00Z">
        <w:r>
          <w:lastRenderedPageBreak/>
          <w:t>The sampling rate and trigger level shall be selected to capture a waveform displaying the complete duration of the transient, with sufficient resolution to display the highest positive and negative portions of the transient.</w:t>
        </w:r>
      </w:ins>
    </w:p>
    <w:p w14:paraId="69FC1252" w14:textId="77777777" w:rsidR="00B93B2D" w:rsidRDefault="00B93B2D" w:rsidP="00B93B2D">
      <w:pPr>
        <w:pStyle w:val="ListParagraph"/>
        <w:numPr>
          <w:ilvl w:val="0"/>
          <w:numId w:val="28"/>
        </w:numPr>
        <w:rPr>
          <w:ins w:id="3811" w:author="Pragada Venkata Apparao Santhosh" w:date="2021-05-10T13:50:00Z"/>
        </w:rPr>
      </w:pPr>
      <w:ins w:id="3812" w:author="Pragada Venkata Apparao Santhosh" w:date="2021-05-10T13:50:00Z">
        <w:r>
          <w:t xml:space="preserve">Utilizing the proper sampling rate and trigger level, the voltage amplitude shall be recorded by actuating the DUT according to the test plan. </w:t>
        </w:r>
      </w:ins>
    </w:p>
    <w:p w14:paraId="0657B62C" w14:textId="77777777" w:rsidR="00B93B2D" w:rsidRDefault="00B93B2D" w:rsidP="00B93B2D">
      <w:pPr>
        <w:pStyle w:val="ListParagraph"/>
        <w:numPr>
          <w:ilvl w:val="0"/>
          <w:numId w:val="28"/>
        </w:numPr>
        <w:rPr>
          <w:ins w:id="3813" w:author="Pragada Venkata Apparao Santhosh" w:date="2021-05-10T13:50:00Z"/>
        </w:rPr>
      </w:pPr>
      <w:ins w:id="3814" w:author="Pragada Venkata Apparao Santhosh" w:date="2021-05-10T13:50:00Z">
        <w:r>
          <w:t xml:space="preserve">Other transient parameters, such as rise time, fall time and transient duration, may also be recorded. Unless otherwise specified, ten waveform acquisitions are required. </w:t>
        </w:r>
      </w:ins>
    </w:p>
    <w:p w14:paraId="6DF47C6A" w14:textId="77777777" w:rsidR="00B93B2D" w:rsidRDefault="00B93B2D" w:rsidP="00B93B2D">
      <w:pPr>
        <w:pStyle w:val="ListParagraph"/>
        <w:numPr>
          <w:ilvl w:val="0"/>
          <w:numId w:val="28"/>
        </w:numPr>
        <w:rPr>
          <w:ins w:id="3815" w:author="Pragada Venkata Apparao Santhosh" w:date="2021-05-10T13:50:00Z"/>
        </w:rPr>
      </w:pPr>
      <w:ins w:id="3816" w:author="Pragada Venkata Apparao Santhosh" w:date="2021-05-10T13:50:00Z">
        <w:r>
          <w:t>Only those waveforms with the highest positive and negative amplitude (with their associated parameters) shall be recorded. The measured transient shall be evaluated.</w:t>
        </w:r>
      </w:ins>
    </w:p>
    <w:p w14:paraId="5755E4D2" w14:textId="77777777" w:rsidR="00B93B2D" w:rsidRDefault="00B93B2D" w:rsidP="00B93B2D">
      <w:pPr>
        <w:pStyle w:val="ListParagraph"/>
        <w:numPr>
          <w:ilvl w:val="0"/>
          <w:numId w:val="28"/>
        </w:numPr>
        <w:rPr>
          <w:ins w:id="3817" w:author="Pragada Venkata Apparao Santhosh" w:date="2021-05-10T13:50:00Z"/>
        </w:rPr>
      </w:pPr>
      <w:ins w:id="3818" w:author="Pragada Venkata Apparao Santhosh" w:date="2021-05-10T13:50:00Z">
        <w:r>
          <w:t>All pertinent information and test results shall be reported. If required per the test plan, include transient evaluation results with respect to the performance objective as specified in the test plan.</w:t>
        </w:r>
      </w:ins>
    </w:p>
    <w:p w14:paraId="15381EF0" w14:textId="77777777" w:rsidR="00B93B2D" w:rsidRDefault="00B93B2D" w:rsidP="00B93B2D">
      <w:pPr>
        <w:rPr>
          <w:ins w:id="3819" w:author="Pragada Venkata Apparao Santhosh" w:date="2021-05-10T13:50:00Z"/>
        </w:rPr>
      </w:pPr>
    </w:p>
    <w:p w14:paraId="25079E14" w14:textId="77777777" w:rsidR="00B93B2D" w:rsidRDefault="00B93B2D" w:rsidP="00B93B2D">
      <w:pPr>
        <w:rPr>
          <w:ins w:id="3820" w:author="Pragada Venkata Apparao Santhosh" w:date="2021-05-10T13:50:00Z"/>
        </w:rPr>
      </w:pPr>
      <w:ins w:id="3821" w:author="Pragada Venkata Apparao Santhosh" w:date="2021-05-10T13:50:00Z">
        <w:r>
          <w:t xml:space="preserve">                                          </w:t>
        </w:r>
        <w:r w:rsidRPr="00606D3D">
          <w:rPr>
            <w:noProof/>
          </w:rPr>
          <w:drawing>
            <wp:inline distT="0" distB="0" distL="0" distR="0" wp14:anchorId="1FB2C07A" wp14:editId="278ED62C">
              <wp:extent cx="3715268" cy="3648584"/>
              <wp:effectExtent l="0" t="0" r="0" b="952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56"/>
                      <a:stretch>
                        <a:fillRect/>
                      </a:stretch>
                    </pic:blipFill>
                    <pic:spPr>
                      <a:xfrm>
                        <a:off x="0" y="0"/>
                        <a:ext cx="3715268" cy="3648584"/>
                      </a:xfrm>
                      <a:prstGeom prst="rect">
                        <a:avLst/>
                      </a:prstGeom>
                    </pic:spPr>
                  </pic:pic>
                </a:graphicData>
              </a:graphic>
            </wp:inline>
          </w:drawing>
        </w:r>
      </w:ins>
    </w:p>
    <w:p w14:paraId="30482448" w14:textId="77777777" w:rsidR="00B93B2D" w:rsidRDefault="00B93B2D" w:rsidP="00B93B2D">
      <w:pPr>
        <w:rPr>
          <w:ins w:id="3822" w:author="Pragada Venkata Apparao Santhosh" w:date="2021-05-10T13:50:00Z"/>
        </w:rPr>
      </w:pPr>
      <w:ins w:id="3823" w:author="Pragada Venkata Apparao Santhosh" w:date="2021-05-10T13:50:00Z">
        <w:r w:rsidRPr="00606D3D">
          <w:rPr>
            <w:noProof/>
          </w:rPr>
          <w:lastRenderedPageBreak/>
          <w:drawing>
            <wp:inline distT="0" distB="0" distL="0" distR="0" wp14:anchorId="2DBB2543" wp14:editId="7F91358E">
              <wp:extent cx="5731510" cy="4068445"/>
              <wp:effectExtent l="0" t="0" r="2540" b="8255"/>
              <wp:docPr id="26" name="Picture 2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engineering drawing&#10;&#10;Description automatically generated"/>
                      <pic:cNvPicPr/>
                    </pic:nvPicPr>
                    <pic:blipFill>
                      <a:blip r:embed="rId57"/>
                      <a:stretch>
                        <a:fillRect/>
                      </a:stretch>
                    </pic:blipFill>
                    <pic:spPr>
                      <a:xfrm>
                        <a:off x="0" y="0"/>
                        <a:ext cx="5731510" cy="4068445"/>
                      </a:xfrm>
                      <a:prstGeom prst="rect">
                        <a:avLst/>
                      </a:prstGeom>
                    </pic:spPr>
                  </pic:pic>
                </a:graphicData>
              </a:graphic>
            </wp:inline>
          </w:drawing>
        </w:r>
      </w:ins>
    </w:p>
    <w:p w14:paraId="5AA4AEC7" w14:textId="77777777" w:rsidR="00B93B2D" w:rsidRDefault="00B93B2D" w:rsidP="00B93B2D">
      <w:pPr>
        <w:rPr>
          <w:ins w:id="3824" w:author="Pragada Venkata Apparao Santhosh" w:date="2021-05-10T13:50:00Z"/>
        </w:rPr>
      </w:pPr>
    </w:p>
    <w:p w14:paraId="7AD1F336" w14:textId="77777777" w:rsidR="00B93B2D" w:rsidRPr="00E728C9" w:rsidRDefault="00B93B2D" w:rsidP="00B93B2D">
      <w:pPr>
        <w:rPr>
          <w:ins w:id="3825" w:author="Pragada Venkata Apparao Santhosh" w:date="2021-05-10T13:50:00Z"/>
          <w:b/>
          <w:bCs/>
        </w:rPr>
      </w:pPr>
      <w:ins w:id="3826" w:author="Pragada Venkata Apparao Santhosh" w:date="2021-05-10T13:50:00Z">
        <w:r w:rsidRPr="00E728C9">
          <w:rPr>
            <w:b/>
            <w:bCs/>
          </w:rPr>
          <w:t>Essential elements of transient emissions waveform characteristics:</w:t>
        </w:r>
      </w:ins>
    </w:p>
    <w:p w14:paraId="636C6689" w14:textId="77777777" w:rsidR="00B93B2D" w:rsidRDefault="00B93B2D" w:rsidP="00B93B2D">
      <w:pPr>
        <w:rPr>
          <w:ins w:id="3827" w:author="Pragada Venkata Apparao Santhosh" w:date="2021-05-10T13:50:00Z"/>
        </w:rPr>
      </w:pPr>
      <w:ins w:id="3828" w:author="Pragada Venkata Apparao Santhosh" w:date="2021-05-10T13:50:00Z">
        <w:r w:rsidRPr="00E728C9">
          <w:rPr>
            <w:noProof/>
          </w:rPr>
          <w:drawing>
            <wp:inline distT="0" distB="0" distL="0" distR="0" wp14:anchorId="00C08DF6" wp14:editId="7612D621">
              <wp:extent cx="5687219" cy="2495898"/>
              <wp:effectExtent l="0" t="0" r="889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58"/>
                      <a:stretch>
                        <a:fillRect/>
                      </a:stretch>
                    </pic:blipFill>
                    <pic:spPr>
                      <a:xfrm>
                        <a:off x="0" y="0"/>
                        <a:ext cx="5687219" cy="2495898"/>
                      </a:xfrm>
                      <a:prstGeom prst="rect">
                        <a:avLst/>
                      </a:prstGeom>
                    </pic:spPr>
                  </pic:pic>
                </a:graphicData>
              </a:graphic>
            </wp:inline>
          </w:drawing>
        </w:r>
      </w:ins>
    </w:p>
    <w:p w14:paraId="50A682CA" w14:textId="77777777" w:rsidR="00B93B2D" w:rsidRDefault="00B93B2D" w:rsidP="00B93B2D">
      <w:pPr>
        <w:rPr>
          <w:ins w:id="3829" w:author="Pragada Venkata Apparao Santhosh" w:date="2021-05-10T13:50:00Z"/>
        </w:rPr>
      </w:pPr>
    </w:p>
    <w:p w14:paraId="1EF4643D" w14:textId="77777777" w:rsidR="00B93B2D" w:rsidRDefault="00B93B2D" w:rsidP="00B93B2D">
      <w:pPr>
        <w:rPr>
          <w:ins w:id="3830" w:author="Pragada Venkata Apparao Santhosh" w:date="2021-05-10T13:50:00Z"/>
          <w:b/>
          <w:bCs/>
        </w:rPr>
      </w:pPr>
      <w:ins w:id="3831" w:author="Pragada Venkata Apparao Santhosh" w:date="2021-05-10T13:50:00Z">
        <w:r w:rsidRPr="00E728C9">
          <w:rPr>
            <w:b/>
            <w:bCs/>
          </w:rPr>
          <w:t>Transient waveform classification table:</w:t>
        </w:r>
      </w:ins>
    </w:p>
    <w:p w14:paraId="20B63E5F" w14:textId="77777777" w:rsidR="00B93B2D" w:rsidRPr="00E728C9" w:rsidRDefault="00B93B2D" w:rsidP="00B93B2D">
      <w:pPr>
        <w:rPr>
          <w:ins w:id="3832" w:author="Pragada Venkata Apparao Santhosh" w:date="2021-05-10T13:50:00Z"/>
          <w:b/>
          <w:bCs/>
        </w:rPr>
      </w:pPr>
      <w:ins w:id="3833" w:author="Pragada Venkata Apparao Santhosh" w:date="2021-05-10T13:50:00Z">
        <w:r>
          <w:rPr>
            <w:b/>
            <w:bCs/>
          </w:rPr>
          <w:t xml:space="preserve">Below </w:t>
        </w:r>
        <w:proofErr w:type="gramStart"/>
        <w:r>
          <w:rPr>
            <w:b/>
            <w:bCs/>
          </w:rPr>
          <w:t>mentions</w:t>
        </w:r>
        <w:proofErr w:type="gramEnd"/>
        <w:r>
          <w:rPr>
            <w:b/>
            <w:bCs/>
          </w:rPr>
          <w:t xml:space="preserve"> limits are as per the </w:t>
        </w:r>
        <w:r w:rsidRPr="008F2548">
          <w:rPr>
            <w:b/>
            <w:bCs/>
          </w:rPr>
          <w:t xml:space="preserve">ISO 7637 – 2 </w:t>
        </w:r>
        <w:r>
          <w:rPr>
            <w:b/>
            <w:bCs/>
          </w:rPr>
          <w:t>Standards.</w:t>
        </w:r>
      </w:ins>
    </w:p>
    <w:p w14:paraId="0A837D8F" w14:textId="77777777" w:rsidR="00B93B2D" w:rsidRDefault="00B93B2D" w:rsidP="00B93B2D">
      <w:pPr>
        <w:rPr>
          <w:ins w:id="3834" w:author="Pragada Venkata Apparao Santhosh" w:date="2021-05-10T13:50:00Z"/>
        </w:rPr>
      </w:pPr>
      <w:ins w:id="3835" w:author="Pragada Venkata Apparao Santhosh" w:date="2021-05-10T13:50:00Z">
        <w:r w:rsidRPr="00E728C9">
          <w:rPr>
            <w:noProof/>
          </w:rPr>
          <w:lastRenderedPageBreak/>
          <w:drawing>
            <wp:inline distT="0" distB="0" distL="0" distR="0" wp14:anchorId="4BAD9FEF" wp14:editId="5EDD6113">
              <wp:extent cx="5731510" cy="3291205"/>
              <wp:effectExtent l="0" t="0" r="2540" b="4445"/>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59"/>
                      <a:stretch>
                        <a:fillRect/>
                      </a:stretch>
                    </pic:blipFill>
                    <pic:spPr>
                      <a:xfrm>
                        <a:off x="0" y="0"/>
                        <a:ext cx="5731510" cy="3291205"/>
                      </a:xfrm>
                      <a:prstGeom prst="rect">
                        <a:avLst/>
                      </a:prstGeom>
                    </pic:spPr>
                  </pic:pic>
                </a:graphicData>
              </a:graphic>
            </wp:inline>
          </w:drawing>
        </w:r>
      </w:ins>
    </w:p>
    <w:p w14:paraId="71748F84" w14:textId="77777777" w:rsidR="00B93B2D" w:rsidRDefault="00B93B2D" w:rsidP="00B93B2D">
      <w:pPr>
        <w:rPr>
          <w:ins w:id="3836" w:author="Pragada Venkata Apparao Santhosh" w:date="2021-05-10T13:50:00Z"/>
        </w:rPr>
      </w:pPr>
    </w:p>
    <w:p w14:paraId="252640D9" w14:textId="77777777" w:rsidR="00B93B2D" w:rsidRDefault="00B93B2D"/>
    <w:p w14:paraId="60D4EB24" w14:textId="77777777" w:rsidR="00906BE9" w:rsidRDefault="00906BE9"/>
    <w:p w14:paraId="634DB73E" w14:textId="77777777" w:rsidR="00906BE9" w:rsidRDefault="00906BE9"/>
    <w:p w14:paraId="377BA655" w14:textId="77777777" w:rsidR="00906BE9" w:rsidRDefault="00906BE9"/>
    <w:p w14:paraId="1DA8D86F" w14:textId="77777777" w:rsidR="00906BE9" w:rsidRDefault="00697CC9">
      <w:pPr>
        <w:pStyle w:val="Heading2"/>
        <w:numPr>
          <w:ilvl w:val="1"/>
          <w:numId w:val="4"/>
        </w:numPr>
        <w:rPr>
          <w:b w:val="0"/>
          <w:sz w:val="20"/>
          <w:szCs w:val="20"/>
        </w:rPr>
      </w:pPr>
      <w:bookmarkStart w:id="3837" w:name="_Toc70976798"/>
      <w:r>
        <w:t>Conducted Immunity to Transient on power lines</w:t>
      </w:r>
      <w:bookmarkEnd w:id="3837"/>
    </w:p>
    <w:p w14:paraId="7183CDB9" w14:textId="5388837A" w:rsidR="00906BE9" w:rsidDel="004217BC" w:rsidRDefault="00697CC9">
      <w:pPr>
        <w:rPr>
          <w:del w:id="3838" w:author="Pragada Venkata Apparao Santhosh" w:date="2021-05-10T13:52:00Z"/>
        </w:rPr>
      </w:pPr>
      <w:del w:id="3839" w:author="Pragada Venkata Apparao Santhosh" w:date="2021-05-10T13:52:00Z">
        <w:r w:rsidDel="004217BC">
          <w:delText>Test Specification reference: ISO 7637 - 2 Section 4.4</w:delText>
        </w:r>
      </w:del>
    </w:p>
    <w:p w14:paraId="7E97562B" w14:textId="374F5394" w:rsidR="004217BC" w:rsidRPr="002F108F" w:rsidRDefault="00697CC9" w:rsidP="004217BC">
      <w:pPr>
        <w:rPr>
          <w:ins w:id="3840" w:author="Pragada Venkata Apparao Santhosh" w:date="2021-05-10T13:51:00Z"/>
          <w:highlight w:val="yellow"/>
        </w:rPr>
      </w:pPr>
      <w:del w:id="3841" w:author="Pragada Venkata Apparao Santhosh" w:date="2021-05-10T13:52:00Z">
        <w:r w:rsidDel="004217BC">
          <w:delText>Acceptance Criteria: DUT AV shall be tested up to level 4for pulse 1, 2a, 2b, 3a and 3b, meet minimum requirement of Status I at level 2. The function performs as designed during and after the test.</w:delText>
        </w:r>
      </w:del>
      <w:ins w:id="3842" w:author="Pragada Venkata Apparao Santhosh" w:date="2021-05-10T13:51:00Z">
        <w:r w:rsidR="004217BC" w:rsidRPr="002F108F">
          <w:rPr>
            <w:highlight w:val="yellow"/>
          </w:rPr>
          <w:t>Test Specification reference: ISO 7637 - 2 Section 4.4</w:t>
        </w:r>
      </w:ins>
    </w:p>
    <w:p w14:paraId="0ED1AFD4" w14:textId="77777777" w:rsidR="004217BC" w:rsidRDefault="004217BC" w:rsidP="004217BC">
      <w:pPr>
        <w:rPr>
          <w:ins w:id="3843" w:author="Pragada Venkata Apparao Santhosh" w:date="2021-05-10T13:51:00Z"/>
        </w:rPr>
      </w:pPr>
      <w:ins w:id="3844" w:author="Pragada Venkata Apparao Santhosh" w:date="2021-05-10T13:51:00Z">
        <w:r w:rsidRPr="002F108F">
          <w:rPr>
            <w:highlight w:val="yellow"/>
          </w:rPr>
          <w:t>Acceptance Criteria: DUT AV shall be tested up to level 4for pulse 1, 2a, 2b, 3a and 3b, meet minimum requirement of Status I at level 2. The function performs as designed during and after the test.</w:t>
        </w:r>
      </w:ins>
    </w:p>
    <w:p w14:paraId="1D530367" w14:textId="77777777" w:rsidR="004217BC" w:rsidRDefault="004217BC" w:rsidP="004217BC">
      <w:pPr>
        <w:rPr>
          <w:ins w:id="3845" w:author="Pragada Venkata Apparao Santhosh" w:date="2021-05-10T13:51:00Z"/>
        </w:rPr>
      </w:pPr>
      <w:ins w:id="3846" w:author="Pragada Venkata Apparao Santhosh" w:date="2021-05-10T13:51:00Z">
        <w:r>
          <w:rPr>
            <w:highlight w:val="yellow"/>
          </w:rPr>
          <w:t>This will differ from the ECU to ECU. Hence system level operation, the supplier should get these details reviewed and get the written approval for the same.</w:t>
        </w:r>
      </w:ins>
    </w:p>
    <w:p w14:paraId="14B6406A" w14:textId="77777777" w:rsidR="004217BC" w:rsidRPr="002F108F" w:rsidRDefault="004217BC" w:rsidP="004217BC">
      <w:pPr>
        <w:rPr>
          <w:ins w:id="3847" w:author="Pragada Venkata Apparao Santhosh" w:date="2021-05-10T13:51:00Z"/>
          <w:b/>
          <w:bCs/>
        </w:rPr>
      </w:pPr>
      <w:ins w:id="3848" w:author="Pragada Venkata Apparao Santhosh" w:date="2021-05-10T13:51:00Z">
        <w:r w:rsidRPr="002F108F">
          <w:rPr>
            <w:b/>
            <w:bCs/>
          </w:rPr>
          <w:t>Purpose:</w:t>
        </w:r>
      </w:ins>
    </w:p>
    <w:p w14:paraId="2ED1EC9D" w14:textId="77777777" w:rsidR="004217BC" w:rsidRDefault="004217BC" w:rsidP="004217BC">
      <w:pPr>
        <w:rPr>
          <w:ins w:id="3849" w:author="Pragada Venkata Apparao Santhosh" w:date="2021-05-10T13:51:00Z"/>
        </w:rPr>
      </w:pPr>
      <w:ins w:id="3850" w:author="Pragada Venkata Apparao Santhosh" w:date="2021-05-10T13:51:00Z">
        <w:r>
          <w:t>These tests are for measuring the transient emission on supply lines and the immunity of devices against such transients.</w:t>
        </w:r>
      </w:ins>
    </w:p>
    <w:p w14:paraId="466F0F2A" w14:textId="77777777" w:rsidR="004217BC" w:rsidRDefault="004217BC" w:rsidP="004217BC">
      <w:pPr>
        <w:rPr>
          <w:ins w:id="3851" w:author="Pragada Venkata Apparao Santhosh" w:date="2021-05-10T13:51:00Z"/>
        </w:rPr>
      </w:pPr>
      <w:ins w:id="3852" w:author="Pragada Venkata Apparao Santhosh" w:date="2021-05-10T13:51:00Z">
        <w:r>
          <w:t>Testing the compatibility to conducted electrical transients of equipment installed on passenger cars and light commercial vehicles fitted with a 12 V electrical system or commercial vehicles fitted with a 24 V electrical system — for both injection and the measurement of transients.</w:t>
        </w:r>
      </w:ins>
    </w:p>
    <w:p w14:paraId="2DA586B7" w14:textId="77777777" w:rsidR="004217BC" w:rsidRDefault="004217BC" w:rsidP="004217BC">
      <w:pPr>
        <w:rPr>
          <w:ins w:id="3853" w:author="Pragada Venkata Apparao Santhosh" w:date="2021-05-10T13:51:00Z"/>
          <w:b/>
          <w:bCs/>
        </w:rPr>
      </w:pPr>
    </w:p>
    <w:p w14:paraId="422DE6C2" w14:textId="77777777" w:rsidR="004217BC" w:rsidRPr="002F108F" w:rsidRDefault="004217BC" w:rsidP="004217BC">
      <w:pPr>
        <w:rPr>
          <w:ins w:id="3854" w:author="Pragada Venkata Apparao Santhosh" w:date="2021-05-10T13:51:00Z"/>
          <w:b/>
          <w:bCs/>
        </w:rPr>
      </w:pPr>
      <w:ins w:id="3855" w:author="Pragada Venkata Apparao Santhosh" w:date="2021-05-10T13:51:00Z">
        <w:r w:rsidRPr="002F108F">
          <w:rPr>
            <w:b/>
            <w:bCs/>
          </w:rPr>
          <w:t>References Documents:</w:t>
        </w:r>
      </w:ins>
    </w:p>
    <w:p w14:paraId="75FA76DE" w14:textId="77777777" w:rsidR="004217BC" w:rsidRDefault="004217BC" w:rsidP="004217BC">
      <w:pPr>
        <w:rPr>
          <w:ins w:id="3856" w:author="Pragada Venkata Apparao Santhosh" w:date="2021-05-10T13:51:00Z"/>
        </w:rPr>
      </w:pPr>
      <w:ins w:id="3857" w:author="Pragada Venkata Apparao Santhosh" w:date="2021-05-10T13:51:00Z">
        <w:r>
          <w:t>ISO 7637-2: Second edition 2004-06-15; part 2</w:t>
        </w:r>
      </w:ins>
    </w:p>
    <w:p w14:paraId="24AF0D0C" w14:textId="77777777" w:rsidR="004217BC" w:rsidRDefault="004217BC" w:rsidP="004217BC">
      <w:pPr>
        <w:rPr>
          <w:ins w:id="3858" w:author="Pragada Venkata Apparao Santhosh" w:date="2021-05-10T13:51:00Z"/>
        </w:rPr>
      </w:pPr>
    </w:p>
    <w:p w14:paraId="6A945C80" w14:textId="77777777" w:rsidR="004217BC" w:rsidRPr="002F108F" w:rsidRDefault="004217BC" w:rsidP="004217BC">
      <w:pPr>
        <w:rPr>
          <w:ins w:id="3859" w:author="Pragada Venkata Apparao Santhosh" w:date="2021-05-10T13:51:00Z"/>
          <w:b/>
          <w:bCs/>
        </w:rPr>
      </w:pPr>
      <w:ins w:id="3860" w:author="Pragada Venkata Apparao Santhosh" w:date="2021-05-10T13:51:00Z">
        <w:r w:rsidRPr="002F108F">
          <w:rPr>
            <w:b/>
            <w:bCs/>
          </w:rPr>
          <w:t>Test setup:</w:t>
        </w:r>
      </w:ins>
    </w:p>
    <w:p w14:paraId="58AD7DDB" w14:textId="77777777" w:rsidR="004217BC" w:rsidRDefault="004217BC" w:rsidP="004217BC">
      <w:pPr>
        <w:rPr>
          <w:ins w:id="3861" w:author="Pragada Venkata Apparao Santhosh" w:date="2021-05-10T13:51:00Z"/>
          <w:b/>
          <w:bCs/>
        </w:rPr>
      </w:pPr>
      <w:ins w:id="3862" w:author="Pragada Venkata Apparao Santhosh" w:date="2021-05-10T13:51:00Z">
        <w:r w:rsidRPr="002F108F">
          <w:rPr>
            <w:b/>
            <w:bCs/>
          </w:rPr>
          <w:t>The test setup and details should comply with the requirements of the ISO 7637-2 standard.</w:t>
        </w:r>
      </w:ins>
    </w:p>
    <w:p w14:paraId="12C20EDB" w14:textId="77777777" w:rsidR="004217BC" w:rsidRDefault="004217BC" w:rsidP="004217BC">
      <w:pPr>
        <w:rPr>
          <w:ins w:id="3863" w:author="Pragada Venkata Apparao Santhosh" w:date="2021-05-10T13:51:00Z"/>
        </w:rPr>
      </w:pPr>
      <w:ins w:id="3864" w:author="Pragada Venkata Apparao Santhosh" w:date="2021-05-10T13:51:00Z">
        <w:r w:rsidRPr="002F108F">
          <w:lastRenderedPageBreak/>
          <w:t>To follow the test setup please refer the below figure:</w:t>
        </w:r>
      </w:ins>
    </w:p>
    <w:p w14:paraId="39C0A84C" w14:textId="77777777" w:rsidR="004217BC" w:rsidRDefault="004217BC" w:rsidP="004217BC">
      <w:pPr>
        <w:rPr>
          <w:ins w:id="3865" w:author="Pragada Venkata Apparao Santhosh" w:date="2021-05-10T13:51:00Z"/>
        </w:rPr>
      </w:pPr>
      <w:ins w:id="3866" w:author="Pragada Venkata Apparao Santhosh" w:date="2021-05-10T13:51:00Z">
        <w:r>
          <w:t xml:space="preserve">                              </w:t>
        </w:r>
        <w:r w:rsidRPr="002F108F">
          <w:rPr>
            <w:noProof/>
          </w:rPr>
          <w:drawing>
            <wp:inline distT="0" distB="0" distL="0" distR="0" wp14:anchorId="165CEFEB" wp14:editId="066CC951">
              <wp:extent cx="4171315" cy="2790825"/>
              <wp:effectExtent l="0" t="0" r="635" b="9525"/>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60"/>
                      <a:stretch>
                        <a:fillRect/>
                      </a:stretch>
                    </pic:blipFill>
                    <pic:spPr>
                      <a:xfrm>
                        <a:off x="0" y="0"/>
                        <a:ext cx="4175076" cy="2793341"/>
                      </a:xfrm>
                      <a:prstGeom prst="rect">
                        <a:avLst/>
                      </a:prstGeom>
                    </pic:spPr>
                  </pic:pic>
                </a:graphicData>
              </a:graphic>
            </wp:inline>
          </w:drawing>
        </w:r>
      </w:ins>
    </w:p>
    <w:p w14:paraId="2F05430D" w14:textId="77777777" w:rsidR="004217BC" w:rsidRDefault="004217BC" w:rsidP="004217BC">
      <w:pPr>
        <w:rPr>
          <w:ins w:id="3867" w:author="Pragada Venkata Apparao Santhosh" w:date="2021-05-10T13:51:00Z"/>
        </w:rPr>
      </w:pPr>
      <w:ins w:id="3868" w:author="Pragada Venkata Apparao Santhosh" w:date="2021-05-10T13:51:00Z">
        <w:r w:rsidRPr="002F108F">
          <w:rPr>
            <w:noProof/>
          </w:rPr>
          <w:lastRenderedPageBreak/>
          <w:drawing>
            <wp:inline distT="0" distB="0" distL="0" distR="0" wp14:anchorId="1673CBB8" wp14:editId="735B1A85">
              <wp:extent cx="5731510" cy="5172075"/>
              <wp:effectExtent l="0" t="0" r="2540" b="9525"/>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61"/>
                      <a:stretch>
                        <a:fillRect/>
                      </a:stretch>
                    </pic:blipFill>
                    <pic:spPr>
                      <a:xfrm>
                        <a:off x="0" y="0"/>
                        <a:ext cx="5731510" cy="5172075"/>
                      </a:xfrm>
                      <a:prstGeom prst="rect">
                        <a:avLst/>
                      </a:prstGeom>
                    </pic:spPr>
                  </pic:pic>
                </a:graphicData>
              </a:graphic>
            </wp:inline>
          </w:drawing>
        </w:r>
      </w:ins>
    </w:p>
    <w:p w14:paraId="77EA2296" w14:textId="77777777" w:rsidR="004217BC" w:rsidRDefault="004217BC" w:rsidP="004217BC">
      <w:pPr>
        <w:rPr>
          <w:ins w:id="3869" w:author="Pragada Venkata Apparao Santhosh" w:date="2021-05-10T13:51:00Z"/>
        </w:rPr>
      </w:pPr>
    </w:p>
    <w:p w14:paraId="6C3DBEAA" w14:textId="77777777" w:rsidR="004217BC" w:rsidRDefault="004217BC" w:rsidP="004217BC">
      <w:pPr>
        <w:rPr>
          <w:ins w:id="3870" w:author="Pragada Venkata Apparao Santhosh" w:date="2021-05-10T13:51:00Z"/>
          <w:b/>
          <w:bCs/>
        </w:rPr>
      </w:pPr>
      <w:ins w:id="3871" w:author="Pragada Venkata Apparao Santhosh" w:date="2021-05-10T13:51:00Z">
        <w:r w:rsidRPr="002F108F">
          <w:rPr>
            <w:b/>
            <w:bCs/>
          </w:rPr>
          <w:t>Test Procedure:</w:t>
        </w:r>
      </w:ins>
    </w:p>
    <w:p w14:paraId="17C8686F" w14:textId="77777777" w:rsidR="004217BC" w:rsidRDefault="004217BC" w:rsidP="004217BC">
      <w:pPr>
        <w:rPr>
          <w:ins w:id="3872" w:author="Pragada Venkata Apparao Santhosh" w:date="2021-05-10T13:51:00Z"/>
          <w:b/>
          <w:bCs/>
        </w:rPr>
      </w:pPr>
      <w:ins w:id="3873" w:author="Pragada Venkata Apparao Santhosh" w:date="2021-05-10T13:51:00Z">
        <w:r w:rsidRPr="008F2548">
          <w:rPr>
            <w:b/>
            <w:bCs/>
          </w:rPr>
          <w:t>The test procedure and details should comply the requirements ISO 7637 – 2 of the standards.</w:t>
        </w:r>
      </w:ins>
    </w:p>
    <w:p w14:paraId="7E5B3AB8" w14:textId="77777777" w:rsidR="004217BC" w:rsidRDefault="004217BC" w:rsidP="004217BC">
      <w:pPr>
        <w:pStyle w:val="ListParagraph"/>
        <w:numPr>
          <w:ilvl w:val="0"/>
          <w:numId w:val="29"/>
        </w:numPr>
        <w:rPr>
          <w:ins w:id="3874" w:author="Pragada Venkata Apparao Santhosh" w:date="2021-05-10T13:51:00Z"/>
        </w:rPr>
      </w:pPr>
      <w:ins w:id="3875" w:author="Pragada Venkata Apparao Santhosh" w:date="2021-05-10T13:51:00Z">
        <w:r>
          <w:t>For test pulses 3a and 3b, the leads between the terminals of the test pulse generator and the DUT shall be laid out in a straight parallel line at a height of 50 mm above the ground plane and shall have a length of (0,5 ± 0,1) m.</w:t>
        </w:r>
      </w:ins>
    </w:p>
    <w:p w14:paraId="0CE8A13A" w14:textId="77777777" w:rsidR="004217BC" w:rsidRDefault="004217BC" w:rsidP="004217BC">
      <w:pPr>
        <w:pStyle w:val="ListParagraph"/>
        <w:numPr>
          <w:ilvl w:val="0"/>
          <w:numId w:val="29"/>
        </w:numPr>
        <w:rPr>
          <w:ins w:id="3876" w:author="Pragada Venkata Apparao Santhosh" w:date="2021-05-10T13:51:00Z"/>
        </w:rPr>
      </w:pPr>
      <w:ins w:id="3877" w:author="Pragada Venkata Apparao Santhosh" w:date="2021-05-10T13:51:00Z">
        <w:r>
          <w:t>For correct generation of the required test pulses, it may be necessary to switch the power supply on and off. The switching can be performed by the test pulse generator if the power supply is integral to it.</w:t>
        </w:r>
      </w:ins>
    </w:p>
    <w:p w14:paraId="537DF5A0" w14:textId="77777777" w:rsidR="004217BC" w:rsidRDefault="004217BC" w:rsidP="004217BC">
      <w:pPr>
        <w:pStyle w:val="ListParagraph"/>
        <w:numPr>
          <w:ilvl w:val="0"/>
          <w:numId w:val="29"/>
        </w:numPr>
        <w:rPr>
          <w:ins w:id="3878" w:author="Pragada Venkata Apparao Santhosh" w:date="2021-05-10T13:51:00Z"/>
        </w:rPr>
      </w:pPr>
      <w:ins w:id="3879" w:author="Pragada Venkata Apparao Santhosh" w:date="2021-05-10T13:51:00Z">
        <w:r>
          <w:t>One way to simulate the waveform of an alternator with centralized load dump suppression (see Figure 12), is to connect a suppression diode (or diode bridge) across the output terminals of the test pulse generator [see Figure 2 a) and b].</w:t>
        </w:r>
      </w:ins>
    </w:p>
    <w:p w14:paraId="2244E6E0" w14:textId="77777777" w:rsidR="004217BC" w:rsidRDefault="004217BC" w:rsidP="004217BC">
      <w:pPr>
        <w:pStyle w:val="ListParagraph"/>
        <w:numPr>
          <w:ilvl w:val="0"/>
          <w:numId w:val="29"/>
        </w:numPr>
        <w:rPr>
          <w:ins w:id="3880" w:author="Pragada Venkata Apparao Santhosh" w:date="2021-05-10T13:51:00Z"/>
        </w:rPr>
      </w:pPr>
      <w:ins w:id="3881" w:author="Pragada Venkata Apparao Santhosh" w:date="2021-05-10T13:51:00Z">
        <w:r>
          <w:t xml:space="preserve">Since a single diode will generally have part-to-part variation and may not be able to handle the large alternator currents, the use of a bridge arrangement [an example is shown in Figure 2 c)] is recommended. </w:t>
        </w:r>
      </w:ins>
    </w:p>
    <w:p w14:paraId="4859DA7E" w14:textId="77777777" w:rsidR="004217BC" w:rsidRDefault="004217BC" w:rsidP="004217BC">
      <w:pPr>
        <w:pStyle w:val="ListParagraph"/>
        <w:numPr>
          <w:ilvl w:val="0"/>
          <w:numId w:val="29"/>
        </w:numPr>
        <w:rPr>
          <w:ins w:id="3882" w:author="Pragada Venkata Apparao Santhosh" w:date="2021-05-10T13:51:00Z"/>
        </w:rPr>
      </w:pPr>
      <w:ins w:id="3883" w:author="Pragada Venkata Apparao Santhosh" w:date="2021-05-10T13:51:00Z">
        <w:r>
          <w:t xml:space="preserve">The same generator shall be used for test pulses 5a and 5b. The suppression diodes and the suppressed voltage levels (clamping voltage) used by different car manufacturers are not standard. </w:t>
        </w:r>
      </w:ins>
    </w:p>
    <w:p w14:paraId="3A1FF9AD" w14:textId="77777777" w:rsidR="004217BC" w:rsidRDefault="004217BC" w:rsidP="004217BC">
      <w:pPr>
        <w:pStyle w:val="ListParagraph"/>
        <w:numPr>
          <w:ilvl w:val="0"/>
          <w:numId w:val="29"/>
        </w:numPr>
        <w:rPr>
          <w:ins w:id="3884" w:author="Pragada Venkata Apparao Santhosh" w:date="2021-05-10T13:51:00Z"/>
        </w:rPr>
      </w:pPr>
      <w:ins w:id="3885" w:author="Pragada Venkata Apparao Santhosh" w:date="2021-05-10T13:51:00Z">
        <w:r>
          <w:t xml:space="preserve">The supplier (parts manufacturers) must, therefore, obtain the diode and clamping voltage specification information from the manufacturer to be able to perform this test. </w:t>
        </w:r>
      </w:ins>
    </w:p>
    <w:p w14:paraId="77BA3CE2" w14:textId="77777777" w:rsidR="004217BC" w:rsidRPr="0042317E" w:rsidRDefault="004217BC" w:rsidP="004217BC">
      <w:pPr>
        <w:pStyle w:val="ListParagraph"/>
        <w:numPr>
          <w:ilvl w:val="0"/>
          <w:numId w:val="29"/>
        </w:numPr>
        <w:rPr>
          <w:ins w:id="3886" w:author="Pragada Venkata Apparao Santhosh" w:date="2021-05-10T13:51:00Z"/>
          <w:b/>
          <w:bCs/>
        </w:rPr>
      </w:pPr>
      <w:ins w:id="3887" w:author="Pragada Venkata Apparao Santhosh" w:date="2021-05-10T13:51:00Z">
        <w:r>
          <w:lastRenderedPageBreak/>
          <w:t>The single diodes are added to the diode bridge as needed to provide the specified clamping voltage.</w:t>
        </w:r>
      </w:ins>
    </w:p>
    <w:p w14:paraId="3EBE9E8A" w14:textId="77777777" w:rsidR="004217BC" w:rsidRDefault="004217BC" w:rsidP="004217BC">
      <w:pPr>
        <w:rPr>
          <w:ins w:id="3888" w:author="Pragada Venkata Apparao Santhosh" w:date="2021-05-10T13:51:00Z"/>
          <w:b/>
          <w:bCs/>
        </w:rPr>
      </w:pPr>
    </w:p>
    <w:p w14:paraId="31D4F877" w14:textId="77777777" w:rsidR="004217BC" w:rsidRDefault="004217BC" w:rsidP="004217BC">
      <w:pPr>
        <w:rPr>
          <w:ins w:id="3889" w:author="Pragada Venkata Apparao Santhosh" w:date="2021-05-10T13:51:00Z"/>
          <w:b/>
          <w:bCs/>
        </w:rPr>
      </w:pPr>
      <w:ins w:id="3890" w:author="Pragada Venkata Apparao Santhosh" w:date="2021-05-10T13:51:00Z">
        <w:r>
          <w:rPr>
            <w:b/>
            <w:bCs/>
          </w:rPr>
          <w:t>Test Pulse 1:</w:t>
        </w:r>
      </w:ins>
    </w:p>
    <w:p w14:paraId="524CA906" w14:textId="77777777" w:rsidR="004217BC" w:rsidRDefault="004217BC" w:rsidP="004217BC">
      <w:pPr>
        <w:rPr>
          <w:ins w:id="3891" w:author="Pragada Venkata Apparao Santhosh" w:date="2021-05-10T13:51:00Z"/>
          <w:b/>
          <w:bCs/>
        </w:rPr>
      </w:pPr>
      <w:ins w:id="3892" w:author="Pragada Venkata Apparao Santhosh" w:date="2021-05-10T13:51:00Z">
        <w:r>
          <w:rPr>
            <w:b/>
            <w:bCs/>
          </w:rPr>
          <w:t xml:space="preserve">                      </w:t>
        </w:r>
        <w:r w:rsidRPr="00E0525A">
          <w:rPr>
            <w:b/>
            <w:bCs/>
            <w:noProof/>
          </w:rPr>
          <w:drawing>
            <wp:inline distT="0" distB="0" distL="0" distR="0" wp14:anchorId="091567DE" wp14:editId="153E5364">
              <wp:extent cx="4124901" cy="5830114"/>
              <wp:effectExtent l="0" t="0" r="9525" b="0"/>
              <wp:docPr id="43" name="Picture 4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 engineering drawing&#10;&#10;Description automatically generated"/>
                      <pic:cNvPicPr/>
                    </pic:nvPicPr>
                    <pic:blipFill>
                      <a:blip r:embed="rId62"/>
                      <a:stretch>
                        <a:fillRect/>
                      </a:stretch>
                    </pic:blipFill>
                    <pic:spPr>
                      <a:xfrm>
                        <a:off x="0" y="0"/>
                        <a:ext cx="4124901" cy="5830114"/>
                      </a:xfrm>
                      <a:prstGeom prst="rect">
                        <a:avLst/>
                      </a:prstGeom>
                    </pic:spPr>
                  </pic:pic>
                </a:graphicData>
              </a:graphic>
            </wp:inline>
          </w:drawing>
        </w:r>
      </w:ins>
    </w:p>
    <w:p w14:paraId="61FD2312" w14:textId="77777777" w:rsidR="004217BC" w:rsidRDefault="004217BC" w:rsidP="004217BC">
      <w:pPr>
        <w:rPr>
          <w:ins w:id="3893" w:author="Pragada Venkata Apparao Santhosh" w:date="2021-05-10T13:51:00Z"/>
          <w:b/>
          <w:bCs/>
        </w:rPr>
      </w:pPr>
      <w:ins w:id="3894" w:author="Pragada Venkata Apparao Santhosh" w:date="2021-05-10T13:51:00Z">
        <w:r w:rsidRPr="00E0525A">
          <w:rPr>
            <w:b/>
            <w:bCs/>
          </w:rPr>
          <w:t>Test pulses 2a and 2b</w:t>
        </w:r>
        <w:r>
          <w:rPr>
            <w:b/>
            <w:bCs/>
          </w:rPr>
          <w:t>:</w:t>
        </w:r>
      </w:ins>
    </w:p>
    <w:p w14:paraId="473745DA" w14:textId="77777777" w:rsidR="004217BC" w:rsidRDefault="004217BC" w:rsidP="004217BC">
      <w:pPr>
        <w:rPr>
          <w:ins w:id="3895" w:author="Pragada Venkata Apparao Santhosh" w:date="2021-05-10T13:51:00Z"/>
          <w:b/>
          <w:bCs/>
        </w:rPr>
      </w:pPr>
      <w:ins w:id="3896" w:author="Pragada Venkata Apparao Santhosh" w:date="2021-05-10T13:51:00Z">
        <w:r>
          <w:rPr>
            <w:b/>
            <w:bCs/>
          </w:rPr>
          <w:lastRenderedPageBreak/>
          <w:t xml:space="preserve">                      </w:t>
        </w:r>
        <w:r w:rsidRPr="00E0525A">
          <w:rPr>
            <w:b/>
            <w:bCs/>
            <w:noProof/>
          </w:rPr>
          <w:drawing>
            <wp:inline distT="0" distB="0" distL="0" distR="0" wp14:anchorId="1311EF75" wp14:editId="321C23F6">
              <wp:extent cx="4172532" cy="4858428"/>
              <wp:effectExtent l="0" t="0" r="0" b="0"/>
              <wp:docPr id="44" name="Picture 4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with medium confidence"/>
                      <pic:cNvPicPr/>
                    </pic:nvPicPr>
                    <pic:blipFill>
                      <a:blip r:embed="rId63"/>
                      <a:stretch>
                        <a:fillRect/>
                      </a:stretch>
                    </pic:blipFill>
                    <pic:spPr>
                      <a:xfrm>
                        <a:off x="0" y="0"/>
                        <a:ext cx="4172532" cy="4858428"/>
                      </a:xfrm>
                      <a:prstGeom prst="rect">
                        <a:avLst/>
                      </a:prstGeom>
                    </pic:spPr>
                  </pic:pic>
                </a:graphicData>
              </a:graphic>
            </wp:inline>
          </w:drawing>
        </w:r>
      </w:ins>
    </w:p>
    <w:p w14:paraId="2E7F8DA5" w14:textId="77777777" w:rsidR="004217BC" w:rsidRDefault="004217BC" w:rsidP="004217BC">
      <w:pPr>
        <w:rPr>
          <w:ins w:id="3897" w:author="Pragada Venkata Apparao Santhosh" w:date="2021-05-10T13:51:00Z"/>
          <w:b/>
          <w:bCs/>
        </w:rPr>
      </w:pPr>
    </w:p>
    <w:p w14:paraId="6E69B76C" w14:textId="77777777" w:rsidR="004217BC" w:rsidRDefault="004217BC" w:rsidP="004217BC">
      <w:pPr>
        <w:rPr>
          <w:ins w:id="3898" w:author="Pragada Venkata Apparao Santhosh" w:date="2021-05-10T13:51:00Z"/>
          <w:b/>
          <w:bCs/>
        </w:rPr>
      </w:pPr>
      <w:ins w:id="3899" w:author="Pragada Venkata Apparao Santhosh" w:date="2021-05-10T13:51:00Z">
        <w:r>
          <w:rPr>
            <w:b/>
            <w:bCs/>
          </w:rPr>
          <w:t xml:space="preserve"> </w:t>
        </w:r>
        <w:r>
          <w:rPr>
            <w:b/>
            <w:bCs/>
          </w:rPr>
          <w:tab/>
        </w:r>
        <w:r w:rsidRPr="00E0525A">
          <w:rPr>
            <w:b/>
            <w:bCs/>
          </w:rPr>
          <w:t>Test pulses 3a and 3b</w:t>
        </w:r>
        <w:r>
          <w:rPr>
            <w:b/>
            <w:bCs/>
          </w:rPr>
          <w:t>:</w:t>
        </w:r>
      </w:ins>
    </w:p>
    <w:p w14:paraId="68AEAB2F" w14:textId="77777777" w:rsidR="004217BC" w:rsidRDefault="004217BC" w:rsidP="004217BC">
      <w:pPr>
        <w:rPr>
          <w:ins w:id="3900" w:author="Pragada Venkata Apparao Santhosh" w:date="2021-05-10T13:51:00Z"/>
          <w:b/>
          <w:bCs/>
        </w:rPr>
      </w:pPr>
      <w:ins w:id="3901" w:author="Pragada Venkata Apparao Santhosh" w:date="2021-05-10T13:51:00Z">
        <w:r w:rsidRPr="00E0525A">
          <w:rPr>
            <w:b/>
            <w:bCs/>
            <w:noProof/>
          </w:rPr>
          <w:lastRenderedPageBreak/>
          <w:drawing>
            <wp:inline distT="0" distB="0" distL="0" distR="0" wp14:anchorId="7C9C60A4" wp14:editId="16347056">
              <wp:extent cx="5057775" cy="6010276"/>
              <wp:effectExtent l="0" t="0" r="9525" b="9525"/>
              <wp:docPr id="45" name="Picture 4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 engineering drawing&#10;&#10;Description automatically generated"/>
                      <pic:cNvPicPr/>
                    </pic:nvPicPr>
                    <pic:blipFill>
                      <a:blip r:embed="rId64"/>
                      <a:stretch>
                        <a:fillRect/>
                      </a:stretch>
                    </pic:blipFill>
                    <pic:spPr>
                      <a:xfrm>
                        <a:off x="0" y="0"/>
                        <a:ext cx="5058505" cy="6011143"/>
                      </a:xfrm>
                      <a:prstGeom prst="rect">
                        <a:avLst/>
                      </a:prstGeom>
                    </pic:spPr>
                  </pic:pic>
                </a:graphicData>
              </a:graphic>
            </wp:inline>
          </w:drawing>
        </w:r>
      </w:ins>
    </w:p>
    <w:p w14:paraId="0FEA1B25" w14:textId="77777777" w:rsidR="004217BC" w:rsidRDefault="004217BC" w:rsidP="004217BC">
      <w:pPr>
        <w:rPr>
          <w:ins w:id="3902" w:author="Pragada Venkata Apparao Santhosh" w:date="2021-05-10T13:51:00Z"/>
          <w:b/>
          <w:bCs/>
        </w:rPr>
      </w:pPr>
      <w:ins w:id="3903" w:author="Pragada Venkata Apparao Santhosh" w:date="2021-05-10T13:51:00Z">
        <w:r w:rsidRPr="00E0525A">
          <w:rPr>
            <w:b/>
            <w:bCs/>
            <w:noProof/>
          </w:rPr>
          <w:lastRenderedPageBreak/>
          <w:drawing>
            <wp:inline distT="0" distB="0" distL="0" distR="0" wp14:anchorId="74C65759" wp14:editId="7811F5CD">
              <wp:extent cx="5048250" cy="5819774"/>
              <wp:effectExtent l="0" t="0" r="0" b="0"/>
              <wp:docPr id="46" name="Picture 4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 engineering drawing&#10;&#10;Description automatically generated"/>
                      <pic:cNvPicPr/>
                    </pic:nvPicPr>
                    <pic:blipFill>
                      <a:blip r:embed="rId65"/>
                      <a:stretch>
                        <a:fillRect/>
                      </a:stretch>
                    </pic:blipFill>
                    <pic:spPr>
                      <a:xfrm>
                        <a:off x="0" y="0"/>
                        <a:ext cx="5057213" cy="5830107"/>
                      </a:xfrm>
                      <a:prstGeom prst="rect">
                        <a:avLst/>
                      </a:prstGeom>
                    </pic:spPr>
                  </pic:pic>
                </a:graphicData>
              </a:graphic>
            </wp:inline>
          </w:drawing>
        </w:r>
      </w:ins>
    </w:p>
    <w:p w14:paraId="23201197" w14:textId="77777777" w:rsidR="004217BC" w:rsidRPr="00D57EA3" w:rsidRDefault="004217BC" w:rsidP="004217BC">
      <w:pPr>
        <w:rPr>
          <w:ins w:id="3904" w:author="Pragada Venkata Apparao Santhosh" w:date="2021-05-10T13:51:00Z"/>
          <w:b/>
          <w:bCs/>
        </w:rPr>
      </w:pPr>
      <w:ins w:id="3905" w:author="Pragada Venkata Apparao Santhosh" w:date="2021-05-10T13:51:00Z">
        <w:r w:rsidRPr="00D57EA3">
          <w:rPr>
            <w:b/>
            <w:bCs/>
          </w:rPr>
          <w:t>Test pulse 4:</w:t>
        </w:r>
      </w:ins>
    </w:p>
    <w:p w14:paraId="204F9BB5" w14:textId="77777777" w:rsidR="004217BC" w:rsidRDefault="004217BC" w:rsidP="004217BC">
      <w:pPr>
        <w:rPr>
          <w:ins w:id="3906" w:author="Pragada Venkata Apparao Santhosh" w:date="2021-05-10T13:51:00Z"/>
          <w:b/>
          <w:bCs/>
        </w:rPr>
      </w:pPr>
      <w:ins w:id="3907" w:author="Pragada Venkata Apparao Santhosh" w:date="2021-05-10T13:51:00Z">
        <w:r w:rsidRPr="00E0525A">
          <w:rPr>
            <w:b/>
            <w:bCs/>
            <w:noProof/>
          </w:rPr>
          <w:lastRenderedPageBreak/>
          <w:drawing>
            <wp:inline distT="0" distB="0" distL="0" distR="0" wp14:anchorId="640FBF11" wp14:editId="4B21EA48">
              <wp:extent cx="5267325" cy="5820410"/>
              <wp:effectExtent l="0" t="0" r="9525" b="8890"/>
              <wp:docPr id="47" name="Picture 47"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 engineering drawing&#10;&#10;Description automatically generated"/>
                      <pic:cNvPicPr/>
                    </pic:nvPicPr>
                    <pic:blipFill>
                      <a:blip r:embed="rId66"/>
                      <a:stretch>
                        <a:fillRect/>
                      </a:stretch>
                    </pic:blipFill>
                    <pic:spPr>
                      <a:xfrm>
                        <a:off x="0" y="0"/>
                        <a:ext cx="5267485" cy="5820587"/>
                      </a:xfrm>
                      <a:prstGeom prst="rect">
                        <a:avLst/>
                      </a:prstGeom>
                    </pic:spPr>
                  </pic:pic>
                </a:graphicData>
              </a:graphic>
            </wp:inline>
          </w:drawing>
        </w:r>
      </w:ins>
    </w:p>
    <w:p w14:paraId="29153E08" w14:textId="77777777" w:rsidR="004217BC" w:rsidRDefault="004217BC" w:rsidP="004217BC">
      <w:pPr>
        <w:rPr>
          <w:ins w:id="3908" w:author="Pragada Venkata Apparao Santhosh" w:date="2021-05-10T13:51:00Z"/>
          <w:b/>
          <w:bCs/>
        </w:rPr>
      </w:pPr>
    </w:p>
    <w:p w14:paraId="2EF97320" w14:textId="77777777" w:rsidR="004217BC" w:rsidRDefault="004217BC" w:rsidP="004217BC">
      <w:pPr>
        <w:rPr>
          <w:ins w:id="3909" w:author="Pragada Venkata Apparao Santhosh" w:date="2021-05-10T13:51:00Z"/>
          <w:b/>
          <w:bCs/>
        </w:rPr>
      </w:pPr>
      <w:ins w:id="3910" w:author="Pragada Venkata Apparao Santhosh" w:date="2021-05-10T13:51:00Z">
        <w:r w:rsidRPr="00E0525A">
          <w:rPr>
            <w:b/>
            <w:bCs/>
          </w:rPr>
          <w:t>Test pulses 5a and 5b</w:t>
        </w:r>
        <w:r>
          <w:rPr>
            <w:b/>
            <w:bCs/>
          </w:rPr>
          <w:t>:</w:t>
        </w:r>
      </w:ins>
    </w:p>
    <w:p w14:paraId="32C271A3" w14:textId="77777777" w:rsidR="004217BC" w:rsidRDefault="004217BC" w:rsidP="004217BC">
      <w:pPr>
        <w:rPr>
          <w:ins w:id="3911" w:author="Pragada Venkata Apparao Santhosh" w:date="2021-05-10T13:51:00Z"/>
          <w:b/>
          <w:bCs/>
        </w:rPr>
      </w:pPr>
      <w:ins w:id="3912" w:author="Pragada Venkata Apparao Santhosh" w:date="2021-05-10T13:51:00Z">
        <w:r w:rsidRPr="00E0525A">
          <w:rPr>
            <w:b/>
            <w:bCs/>
            <w:noProof/>
          </w:rPr>
          <w:lastRenderedPageBreak/>
          <w:drawing>
            <wp:inline distT="0" distB="0" distL="0" distR="0" wp14:anchorId="6F25B6B4" wp14:editId="14DEFC79">
              <wp:extent cx="5731510" cy="2962275"/>
              <wp:effectExtent l="0" t="0" r="2540" b="9525"/>
              <wp:docPr id="48" name="Picture 48"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 engineering drawing&#10;&#10;Description automatically generated"/>
                      <pic:cNvPicPr/>
                    </pic:nvPicPr>
                    <pic:blipFill>
                      <a:blip r:embed="rId67"/>
                      <a:stretch>
                        <a:fillRect/>
                      </a:stretch>
                    </pic:blipFill>
                    <pic:spPr>
                      <a:xfrm>
                        <a:off x="0" y="0"/>
                        <a:ext cx="5731510" cy="2962275"/>
                      </a:xfrm>
                      <a:prstGeom prst="rect">
                        <a:avLst/>
                      </a:prstGeom>
                    </pic:spPr>
                  </pic:pic>
                </a:graphicData>
              </a:graphic>
            </wp:inline>
          </w:drawing>
        </w:r>
      </w:ins>
    </w:p>
    <w:p w14:paraId="688E39FA" w14:textId="77777777" w:rsidR="004217BC" w:rsidRDefault="004217BC" w:rsidP="004217BC">
      <w:pPr>
        <w:rPr>
          <w:ins w:id="3913" w:author="Pragada Venkata Apparao Santhosh" w:date="2021-05-10T13:51:00Z"/>
          <w:b/>
          <w:bCs/>
        </w:rPr>
      </w:pPr>
      <w:ins w:id="3914" w:author="Pragada Venkata Apparao Santhosh" w:date="2021-05-10T13:51:00Z">
        <w:r w:rsidRPr="00E0525A">
          <w:rPr>
            <w:b/>
            <w:bCs/>
            <w:noProof/>
          </w:rPr>
          <w:drawing>
            <wp:inline distT="0" distB="0" distL="0" distR="0" wp14:anchorId="498862C8" wp14:editId="10426EAC">
              <wp:extent cx="5731510" cy="4050030"/>
              <wp:effectExtent l="0" t="0" r="2540" b="7620"/>
              <wp:docPr id="49" name="Picture 49"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 engineering drawing&#10;&#10;Description automatically generated"/>
                      <pic:cNvPicPr/>
                    </pic:nvPicPr>
                    <pic:blipFill>
                      <a:blip r:embed="rId68"/>
                      <a:stretch>
                        <a:fillRect/>
                      </a:stretch>
                    </pic:blipFill>
                    <pic:spPr>
                      <a:xfrm>
                        <a:off x="0" y="0"/>
                        <a:ext cx="5731510" cy="4050030"/>
                      </a:xfrm>
                      <a:prstGeom prst="rect">
                        <a:avLst/>
                      </a:prstGeom>
                    </pic:spPr>
                  </pic:pic>
                </a:graphicData>
              </a:graphic>
            </wp:inline>
          </w:drawing>
        </w:r>
      </w:ins>
    </w:p>
    <w:p w14:paraId="33531BC4" w14:textId="77777777" w:rsidR="004217BC" w:rsidRPr="00E0525A" w:rsidRDefault="004217BC" w:rsidP="004217BC">
      <w:pPr>
        <w:rPr>
          <w:ins w:id="3915" w:author="Pragada Venkata Apparao Santhosh" w:date="2021-05-10T13:51:00Z"/>
          <w:b/>
          <w:bCs/>
        </w:rPr>
      </w:pPr>
    </w:p>
    <w:p w14:paraId="265F6B94" w14:textId="77777777" w:rsidR="004217BC" w:rsidRDefault="004217BC"/>
    <w:p w14:paraId="63EE1203" w14:textId="77777777" w:rsidR="00906BE9" w:rsidRDefault="00906BE9"/>
    <w:p w14:paraId="3F35F846" w14:textId="77777777" w:rsidR="00906BE9" w:rsidRDefault="00906BE9"/>
    <w:p w14:paraId="14826096" w14:textId="77777777" w:rsidR="00906BE9" w:rsidRDefault="00697CC9">
      <w:pPr>
        <w:pStyle w:val="Heading2"/>
        <w:numPr>
          <w:ilvl w:val="1"/>
          <w:numId w:val="4"/>
        </w:numPr>
        <w:rPr>
          <w:b w:val="0"/>
          <w:sz w:val="20"/>
          <w:szCs w:val="20"/>
        </w:rPr>
      </w:pPr>
      <w:bookmarkStart w:id="3916" w:name="_Toc70976799"/>
      <w:r>
        <w:lastRenderedPageBreak/>
        <w:t>Coupled Transient Interference on cable harness</w:t>
      </w:r>
      <w:bookmarkEnd w:id="3916"/>
    </w:p>
    <w:p w14:paraId="68C01515" w14:textId="77777777" w:rsidR="00906BE9" w:rsidRDefault="00697CC9">
      <w:r>
        <w:t>Test Specification reference: ISO 7637 - 3</w:t>
      </w:r>
    </w:p>
    <w:p w14:paraId="2BF5C87B" w14:textId="77777777" w:rsidR="00906BE9" w:rsidRDefault="00697CC9">
      <w:r>
        <w:t>Acceptance Criteria: DUT shall be tested up to level 4, meet minimum requirement of Status I at level 2. The function performs as designed during and after the test.</w:t>
      </w:r>
    </w:p>
    <w:p w14:paraId="0F18E835" w14:textId="77777777" w:rsidR="00906BE9" w:rsidRDefault="00906BE9"/>
    <w:p w14:paraId="499104B5" w14:textId="77777777" w:rsidR="00906BE9" w:rsidRDefault="00697CC9">
      <w:pPr>
        <w:pStyle w:val="Heading2"/>
        <w:numPr>
          <w:ilvl w:val="1"/>
          <w:numId w:val="4"/>
        </w:numPr>
      </w:pPr>
      <w:bookmarkStart w:id="3917" w:name="_Toc70976800"/>
      <w:r>
        <w:t>Powered Electrostatic Discharge (ESD)</w:t>
      </w:r>
      <w:bookmarkEnd w:id="3917"/>
    </w:p>
    <w:p w14:paraId="5B6E6A38" w14:textId="4B1A5970" w:rsidR="00906BE9" w:rsidDel="002A507B" w:rsidRDefault="00697CC9">
      <w:pPr>
        <w:rPr>
          <w:del w:id="3918" w:author="Pragada Venkata Apparao Santhosh" w:date="2021-05-11T06:50:00Z"/>
        </w:rPr>
      </w:pPr>
      <w:del w:id="3919" w:author="Pragada Venkata Apparao Santhosh" w:date="2021-05-11T06:50:00Z">
        <w:r w:rsidDel="002A507B">
          <w:delText>Test Specification reference: EN 61000- 4-2/ISO 10605 section 8</w:delText>
        </w:r>
      </w:del>
    </w:p>
    <w:p w14:paraId="35EDD7B6" w14:textId="2B1F8132" w:rsidR="00906BE9" w:rsidDel="002A507B" w:rsidRDefault="00697CC9">
      <w:pPr>
        <w:rPr>
          <w:del w:id="3920" w:author="Pragada Venkata Apparao Santhosh" w:date="2021-05-11T06:50:00Z"/>
        </w:rPr>
      </w:pPr>
      <w:del w:id="3921" w:author="Pragada Venkata Apparao Santhosh" w:date="2021-05-11T06:50:00Z">
        <w:r w:rsidDel="002A507B">
          <w:delText>Up to +/-8KV contact or +/-15KV air discharge to accessible parts during operation. Debug ports are included.</w:delText>
        </w:r>
      </w:del>
    </w:p>
    <w:p w14:paraId="63EFBA0B" w14:textId="3144F94C" w:rsidR="002A507B" w:rsidRDefault="00697CC9" w:rsidP="002A507B">
      <w:pPr>
        <w:rPr>
          <w:ins w:id="3922" w:author="Pragada Venkata Apparao Santhosh" w:date="2021-05-11T06:50:00Z"/>
        </w:rPr>
      </w:pPr>
      <w:del w:id="3923" w:author="Pragada Venkata Apparao Santhosh" w:date="2021-05-11T06:50:00Z">
        <w:r w:rsidDel="002A507B">
          <w:delText>Acceptance Criteria: DUT shall meet Status I: The function performs as designed, during and after the test.</w:delText>
        </w:r>
      </w:del>
      <w:ins w:id="3924" w:author="Pragada Venkata Apparao Santhosh" w:date="2021-05-11T06:50:00Z">
        <w:r w:rsidR="002A507B">
          <w:t>Test Specification reference: EN 61000- 4-2/ISO 10605 section 8</w:t>
        </w:r>
      </w:ins>
    </w:p>
    <w:p w14:paraId="7EC124CA" w14:textId="77777777" w:rsidR="002A507B" w:rsidRDefault="002A507B" w:rsidP="002A507B">
      <w:pPr>
        <w:rPr>
          <w:ins w:id="3925" w:author="Pragada Venkata Apparao Santhosh" w:date="2021-05-11T06:50:00Z"/>
        </w:rPr>
      </w:pPr>
      <w:ins w:id="3926" w:author="Pragada Venkata Apparao Santhosh" w:date="2021-05-11T06:50:00Z">
        <w:r>
          <w:t>Up to +/-8KV contact or +/-15KV air discharge to accessible parts during operation. Debug ports are included.</w:t>
        </w:r>
      </w:ins>
    </w:p>
    <w:p w14:paraId="52AD4FB2" w14:textId="77777777" w:rsidR="002A507B" w:rsidRDefault="002A507B" w:rsidP="002A507B">
      <w:pPr>
        <w:rPr>
          <w:ins w:id="3927" w:author="Pragada Venkata Apparao Santhosh" w:date="2021-05-11T06:50:00Z"/>
        </w:rPr>
      </w:pPr>
      <w:ins w:id="3928" w:author="Pragada Venkata Apparao Santhosh" w:date="2021-05-11T06:50:00Z">
        <w:r>
          <w:t>Acceptance Criteria: DUT shall meet Status I: The function performs as designed, during and after the test.</w:t>
        </w:r>
      </w:ins>
    </w:p>
    <w:p w14:paraId="5DD7324F" w14:textId="77777777" w:rsidR="002A507B" w:rsidRDefault="002A507B" w:rsidP="002A507B">
      <w:pPr>
        <w:rPr>
          <w:ins w:id="3929" w:author="Pragada Venkata Apparao Santhosh" w:date="2021-05-11T06:50:00Z"/>
        </w:rPr>
      </w:pPr>
    </w:p>
    <w:p w14:paraId="23B1E7F4" w14:textId="77777777" w:rsidR="002A507B" w:rsidRPr="00A22E38" w:rsidRDefault="002A507B" w:rsidP="002A507B">
      <w:pPr>
        <w:rPr>
          <w:ins w:id="3930" w:author="Pragada Venkata Apparao Santhosh" w:date="2021-05-11T06:50:00Z"/>
          <w:b/>
        </w:rPr>
      </w:pPr>
      <w:ins w:id="3931" w:author="Pragada Venkata Apparao Santhosh" w:date="2021-05-11T06:50:00Z">
        <w:r w:rsidRPr="00A22E38">
          <w:rPr>
            <w:b/>
          </w:rPr>
          <w:t>Purpose:</w:t>
        </w:r>
      </w:ins>
    </w:p>
    <w:p w14:paraId="7B1C3AA7" w14:textId="77777777" w:rsidR="002A507B" w:rsidRDefault="002A507B" w:rsidP="002A507B">
      <w:pPr>
        <w:autoSpaceDE w:val="0"/>
        <w:autoSpaceDN w:val="0"/>
        <w:adjustRightInd w:val="0"/>
        <w:spacing w:after="0"/>
        <w:rPr>
          <w:ins w:id="3932" w:author="Pragada Venkata Apparao Santhosh" w:date="2021-05-11T06:50:00Z"/>
          <w:rFonts w:eastAsiaTheme="minorHAnsi"/>
        </w:rPr>
      </w:pPr>
      <w:ins w:id="3933" w:author="Pragada Venkata Apparao Santhosh" w:date="2021-05-11T06:50:00Z">
        <w:r w:rsidRPr="00A22E38">
          <w:rPr>
            <w:rFonts w:eastAsiaTheme="minorHAnsi"/>
          </w:rPr>
          <w:t>The</w:t>
        </w:r>
        <w:r>
          <w:rPr>
            <w:rFonts w:eastAsiaTheme="minorHAnsi"/>
          </w:rPr>
          <w:t xml:space="preserve"> purpose of this test to check the powered </w:t>
        </w:r>
        <w:proofErr w:type="spellStart"/>
        <w:r>
          <w:rPr>
            <w:rFonts w:eastAsiaTheme="minorHAnsi"/>
          </w:rPr>
          <w:t>Eletrostatic</w:t>
        </w:r>
        <w:proofErr w:type="spellEnd"/>
        <w:r>
          <w:rPr>
            <w:rFonts w:eastAsiaTheme="minorHAnsi"/>
          </w:rPr>
          <w:t xml:space="preserve"> Discharge</w:t>
        </w:r>
        <w:r w:rsidRPr="00A22E38">
          <w:rPr>
            <w:rFonts w:eastAsiaTheme="minorHAnsi"/>
          </w:rPr>
          <w:t xml:space="preserve"> </w:t>
        </w:r>
        <w:proofErr w:type="gramStart"/>
        <w:r w:rsidRPr="00A22E38">
          <w:rPr>
            <w:rFonts w:eastAsiaTheme="minorHAnsi"/>
          </w:rPr>
          <w:t>of  the</w:t>
        </w:r>
        <w:proofErr w:type="gramEnd"/>
        <w:r w:rsidRPr="00A22E38">
          <w:rPr>
            <w:rFonts w:eastAsiaTheme="minorHAnsi"/>
          </w:rPr>
          <w:t xml:space="preserve"> simulator use</w:t>
        </w:r>
        <w:r>
          <w:rPr>
            <w:rFonts w:eastAsiaTheme="minorHAnsi"/>
          </w:rPr>
          <w:t xml:space="preserve">d to generate the electrostatic </w:t>
        </w:r>
        <w:r w:rsidRPr="00A22E38">
          <w:rPr>
            <w:rFonts w:eastAsiaTheme="minorHAnsi"/>
          </w:rPr>
          <w:t>discharges, as well as functional status classifications for immunity to ESD.</w:t>
        </w:r>
      </w:ins>
    </w:p>
    <w:p w14:paraId="05030FA8" w14:textId="77777777" w:rsidR="002A507B" w:rsidRPr="00A22E38" w:rsidRDefault="002A507B" w:rsidP="002A507B">
      <w:pPr>
        <w:rPr>
          <w:ins w:id="3934" w:author="Pragada Venkata Apparao Santhosh" w:date="2021-05-11T06:50:00Z"/>
          <w:rFonts w:eastAsiaTheme="minorHAnsi"/>
        </w:rPr>
      </w:pPr>
    </w:p>
    <w:p w14:paraId="617C6497" w14:textId="77777777" w:rsidR="002A507B" w:rsidRPr="00AC5F19" w:rsidRDefault="002A507B" w:rsidP="002A507B">
      <w:pPr>
        <w:rPr>
          <w:ins w:id="3935" w:author="Pragada Venkata Apparao Santhosh" w:date="2021-05-11T06:50:00Z"/>
          <w:b/>
        </w:rPr>
      </w:pPr>
      <w:ins w:id="3936" w:author="Pragada Venkata Apparao Santhosh" w:date="2021-05-11T06:50:00Z">
        <w:r w:rsidRPr="00AC5F19">
          <w:rPr>
            <w:b/>
          </w:rPr>
          <w:t>Reference Document:</w:t>
        </w:r>
      </w:ins>
    </w:p>
    <w:p w14:paraId="7C2BD669" w14:textId="77777777" w:rsidR="002A507B" w:rsidRDefault="002A507B" w:rsidP="002A507B">
      <w:pPr>
        <w:rPr>
          <w:ins w:id="3937" w:author="Pragada Venkata Apparao Santhosh" w:date="2021-05-11T06:50:00Z"/>
        </w:rPr>
      </w:pPr>
      <w:ins w:id="3938" w:author="Pragada Venkata Apparao Santhosh" w:date="2021-05-11T06:50:00Z">
        <w:r>
          <w:t>ISO 10605:2001</w:t>
        </w:r>
      </w:ins>
    </w:p>
    <w:p w14:paraId="38CD6704" w14:textId="77777777" w:rsidR="002A507B" w:rsidRDefault="002A507B" w:rsidP="002A507B">
      <w:pPr>
        <w:rPr>
          <w:ins w:id="3939" w:author="Pragada Venkata Apparao Santhosh" w:date="2021-05-11T06:50:00Z"/>
        </w:rPr>
      </w:pPr>
    </w:p>
    <w:p w14:paraId="3AF5DB72" w14:textId="77777777" w:rsidR="002A507B" w:rsidRDefault="002A507B" w:rsidP="002A507B">
      <w:pPr>
        <w:rPr>
          <w:ins w:id="3940" w:author="Pragada Venkata Apparao Santhosh" w:date="2021-05-11T06:50:00Z"/>
          <w:rFonts w:eastAsiaTheme="minorHAnsi"/>
          <w:b/>
        </w:rPr>
      </w:pPr>
      <w:ins w:id="3941" w:author="Pragada Venkata Apparao Santhosh" w:date="2021-05-11T06:50:00Z">
        <w:r w:rsidRPr="00A22E38">
          <w:rPr>
            <w:rFonts w:eastAsiaTheme="minorHAnsi"/>
            <w:b/>
          </w:rPr>
          <w:t>Test Procedure:</w:t>
        </w:r>
      </w:ins>
    </w:p>
    <w:p w14:paraId="04F079D6" w14:textId="77777777" w:rsidR="002A507B" w:rsidRPr="00A17A4A" w:rsidRDefault="002A507B" w:rsidP="002A507B">
      <w:pPr>
        <w:pStyle w:val="ListParagraph"/>
        <w:numPr>
          <w:ilvl w:val="0"/>
          <w:numId w:val="32"/>
        </w:numPr>
        <w:autoSpaceDE w:val="0"/>
        <w:autoSpaceDN w:val="0"/>
        <w:adjustRightInd w:val="0"/>
        <w:spacing w:after="0"/>
        <w:rPr>
          <w:ins w:id="3942" w:author="Pragada Venkata Apparao Santhosh" w:date="2021-05-11T06:50:00Z"/>
          <w:rFonts w:eastAsiaTheme="minorHAnsi"/>
          <w:b/>
          <w:bCs/>
        </w:rPr>
      </w:pPr>
      <w:ins w:id="3943" w:author="Pragada Venkata Apparao Santhosh" w:date="2021-05-11T06:50:00Z">
        <w:r w:rsidRPr="00A17A4A">
          <w:rPr>
            <w:rFonts w:eastAsiaTheme="minorHAnsi"/>
            <w:b/>
            <w:bCs/>
          </w:rPr>
          <w:t>General</w:t>
        </w:r>
      </w:ins>
    </w:p>
    <w:p w14:paraId="187EBCEB" w14:textId="77777777" w:rsidR="002A507B" w:rsidRPr="00A17A4A" w:rsidRDefault="002A507B" w:rsidP="002A507B">
      <w:pPr>
        <w:autoSpaceDE w:val="0"/>
        <w:autoSpaceDN w:val="0"/>
        <w:adjustRightInd w:val="0"/>
        <w:spacing w:after="0"/>
        <w:rPr>
          <w:ins w:id="3944" w:author="Pragada Venkata Apparao Santhosh" w:date="2021-05-11T06:50:00Z"/>
          <w:rFonts w:eastAsiaTheme="minorHAnsi"/>
          <w:b/>
          <w:bCs/>
        </w:rPr>
      </w:pPr>
    </w:p>
    <w:p w14:paraId="5122435C" w14:textId="77777777" w:rsidR="002A507B" w:rsidRDefault="002A507B" w:rsidP="002A507B">
      <w:pPr>
        <w:autoSpaceDE w:val="0"/>
        <w:autoSpaceDN w:val="0"/>
        <w:adjustRightInd w:val="0"/>
        <w:spacing w:after="0"/>
        <w:ind w:left="720"/>
        <w:rPr>
          <w:ins w:id="3945" w:author="Pragada Venkata Apparao Santhosh" w:date="2021-05-11T06:50:00Z"/>
          <w:rFonts w:eastAsiaTheme="minorHAnsi"/>
        </w:rPr>
      </w:pPr>
      <w:ins w:id="3946" w:author="Pragada Venkata Apparao Santhosh" w:date="2021-05-11T06:50:00Z">
        <w:r w:rsidRPr="00A17A4A">
          <w:rPr>
            <w:rFonts w:eastAsiaTheme="minorHAnsi"/>
          </w:rPr>
          <w:t>Prior to performing the test, generate a test plan that includes interface test points, electronic module mode of</w:t>
        </w:r>
        <w:r>
          <w:rPr>
            <w:rFonts w:eastAsiaTheme="minorHAnsi"/>
          </w:rPr>
          <w:t xml:space="preserve"> </w:t>
        </w:r>
        <w:r w:rsidRPr="00A17A4A">
          <w:rPr>
            <w:rFonts w:eastAsiaTheme="minorHAnsi"/>
          </w:rPr>
          <w:t>operation and any special instructions and changes from the standard test.</w:t>
        </w:r>
      </w:ins>
    </w:p>
    <w:p w14:paraId="2A7EFEE8" w14:textId="77777777" w:rsidR="002A507B" w:rsidRPr="00A17A4A" w:rsidRDefault="002A507B" w:rsidP="002A507B">
      <w:pPr>
        <w:autoSpaceDE w:val="0"/>
        <w:autoSpaceDN w:val="0"/>
        <w:adjustRightInd w:val="0"/>
        <w:spacing w:after="0"/>
        <w:ind w:left="720"/>
        <w:rPr>
          <w:ins w:id="3947" w:author="Pragada Venkata Apparao Santhosh" w:date="2021-05-11T06:50:00Z"/>
          <w:rFonts w:eastAsiaTheme="minorHAnsi"/>
        </w:rPr>
      </w:pPr>
    </w:p>
    <w:p w14:paraId="6505E5FE" w14:textId="77777777" w:rsidR="002A507B" w:rsidRDefault="002A507B" w:rsidP="002A507B">
      <w:pPr>
        <w:autoSpaceDE w:val="0"/>
        <w:autoSpaceDN w:val="0"/>
        <w:adjustRightInd w:val="0"/>
        <w:spacing w:after="0"/>
        <w:ind w:left="720"/>
        <w:rPr>
          <w:ins w:id="3948" w:author="Pragada Venkata Apparao Santhosh" w:date="2021-05-11T06:50:00Z"/>
          <w:rFonts w:eastAsiaTheme="minorHAnsi"/>
        </w:rPr>
      </w:pPr>
      <w:ins w:id="3949" w:author="Pragada Venkata Apparao Santhosh" w:date="2021-05-11T06:50:00Z">
        <w:r w:rsidRPr="00A17A4A">
          <w:rPr>
            <w:rFonts w:eastAsiaTheme="minorHAnsi"/>
          </w:rPr>
          <w:t>Before applying any discharges to the device under test, verify that the ESD simulator discharge verification</w:t>
        </w:r>
        <w:r>
          <w:rPr>
            <w:rFonts w:eastAsiaTheme="minorHAnsi"/>
          </w:rPr>
          <w:t xml:space="preserve"> </w:t>
        </w:r>
        <w:r w:rsidRPr="00A17A4A">
          <w:rPr>
            <w:rFonts w:eastAsiaTheme="minorHAnsi"/>
          </w:rPr>
          <w:t xml:space="preserve">procedure of annex A has been performed within the </w:t>
        </w:r>
        <w:proofErr w:type="gramStart"/>
        <w:r w:rsidRPr="00A17A4A">
          <w:rPr>
            <w:rFonts w:eastAsiaTheme="minorHAnsi"/>
          </w:rPr>
          <w:t>time period</w:t>
        </w:r>
        <w:proofErr w:type="gramEnd"/>
        <w:r w:rsidRPr="00A17A4A">
          <w:rPr>
            <w:rFonts w:eastAsiaTheme="minorHAnsi"/>
          </w:rPr>
          <w:t xml:space="preserve"> established by the laboratory or the customer.</w:t>
        </w:r>
      </w:ins>
    </w:p>
    <w:p w14:paraId="2E5527B4" w14:textId="77777777" w:rsidR="002A507B" w:rsidRPr="00A17A4A" w:rsidRDefault="002A507B" w:rsidP="002A507B">
      <w:pPr>
        <w:autoSpaceDE w:val="0"/>
        <w:autoSpaceDN w:val="0"/>
        <w:adjustRightInd w:val="0"/>
        <w:spacing w:after="0"/>
        <w:ind w:left="720"/>
        <w:rPr>
          <w:ins w:id="3950" w:author="Pragada Venkata Apparao Santhosh" w:date="2021-05-11T06:50:00Z"/>
          <w:rFonts w:eastAsiaTheme="minorHAnsi"/>
        </w:rPr>
      </w:pPr>
    </w:p>
    <w:p w14:paraId="13E0E37C" w14:textId="77777777" w:rsidR="002A507B" w:rsidRDefault="002A507B" w:rsidP="002A507B">
      <w:pPr>
        <w:autoSpaceDE w:val="0"/>
        <w:autoSpaceDN w:val="0"/>
        <w:adjustRightInd w:val="0"/>
        <w:spacing w:after="0"/>
        <w:ind w:firstLine="720"/>
        <w:rPr>
          <w:ins w:id="3951" w:author="Pragada Venkata Apparao Santhosh" w:date="2021-05-11T06:50:00Z"/>
          <w:rFonts w:eastAsiaTheme="minorHAnsi"/>
        </w:rPr>
      </w:pPr>
      <w:ins w:id="3952" w:author="Pragada Venkata Apparao Santhosh" w:date="2021-05-11T06:50:00Z">
        <w:r w:rsidRPr="00A17A4A">
          <w:rPr>
            <w:rFonts w:eastAsiaTheme="minorHAnsi"/>
          </w:rPr>
          <w:t>For the test of electronic modules,</w:t>
        </w:r>
        <w:r>
          <w:rPr>
            <w:rFonts w:eastAsiaTheme="minorHAnsi"/>
          </w:rPr>
          <w:t xml:space="preserve"> use the </w:t>
        </w:r>
        <w:proofErr w:type="gramStart"/>
        <w:r>
          <w:rPr>
            <w:rFonts w:eastAsiaTheme="minorHAnsi"/>
          </w:rPr>
          <w:t>330 pF</w:t>
        </w:r>
        <w:proofErr w:type="gramEnd"/>
        <w:r>
          <w:rPr>
            <w:rFonts w:eastAsiaTheme="minorHAnsi"/>
          </w:rPr>
          <w:t xml:space="preserve"> capacitor probe.</w:t>
        </w:r>
      </w:ins>
    </w:p>
    <w:p w14:paraId="3583BD47" w14:textId="77777777" w:rsidR="002A507B" w:rsidRPr="00A17A4A" w:rsidRDefault="002A507B" w:rsidP="002A507B">
      <w:pPr>
        <w:autoSpaceDE w:val="0"/>
        <w:autoSpaceDN w:val="0"/>
        <w:adjustRightInd w:val="0"/>
        <w:spacing w:after="0"/>
        <w:ind w:firstLine="720"/>
        <w:rPr>
          <w:ins w:id="3953" w:author="Pragada Venkata Apparao Santhosh" w:date="2021-05-11T06:50:00Z"/>
          <w:rFonts w:eastAsiaTheme="minorHAnsi"/>
        </w:rPr>
      </w:pPr>
    </w:p>
    <w:p w14:paraId="1A010D3C" w14:textId="77777777" w:rsidR="002A507B" w:rsidRDefault="002A507B" w:rsidP="002A507B">
      <w:pPr>
        <w:pStyle w:val="ListParagraph"/>
        <w:numPr>
          <w:ilvl w:val="0"/>
          <w:numId w:val="32"/>
        </w:numPr>
        <w:autoSpaceDE w:val="0"/>
        <w:autoSpaceDN w:val="0"/>
        <w:adjustRightInd w:val="0"/>
        <w:spacing w:after="0"/>
        <w:rPr>
          <w:ins w:id="3954" w:author="Pragada Venkata Apparao Santhosh" w:date="2021-05-11T06:50:00Z"/>
          <w:rFonts w:eastAsiaTheme="minorHAnsi"/>
          <w:b/>
          <w:bCs/>
        </w:rPr>
      </w:pPr>
      <w:ins w:id="3955" w:author="Pragada Venkata Apparao Santhosh" w:date="2021-05-11T06:50:00Z">
        <w:r w:rsidRPr="00A17A4A">
          <w:rPr>
            <w:rFonts w:eastAsiaTheme="minorHAnsi"/>
            <w:b/>
            <w:bCs/>
          </w:rPr>
          <w:t>Test</w:t>
        </w:r>
      </w:ins>
    </w:p>
    <w:p w14:paraId="3565725E" w14:textId="77777777" w:rsidR="002A507B" w:rsidRPr="00A17A4A" w:rsidRDefault="002A507B" w:rsidP="002A507B">
      <w:pPr>
        <w:pStyle w:val="ListParagraph"/>
        <w:autoSpaceDE w:val="0"/>
        <w:autoSpaceDN w:val="0"/>
        <w:adjustRightInd w:val="0"/>
        <w:spacing w:after="0"/>
        <w:rPr>
          <w:ins w:id="3956" w:author="Pragada Venkata Apparao Santhosh" w:date="2021-05-11T06:50:00Z"/>
          <w:rFonts w:eastAsiaTheme="minorHAnsi"/>
          <w:b/>
          <w:bCs/>
        </w:rPr>
      </w:pPr>
    </w:p>
    <w:p w14:paraId="0FE14323" w14:textId="77777777" w:rsidR="002A507B" w:rsidRPr="00A17A4A" w:rsidRDefault="002A507B" w:rsidP="002A507B">
      <w:pPr>
        <w:pStyle w:val="ListParagraph"/>
        <w:numPr>
          <w:ilvl w:val="0"/>
          <w:numId w:val="31"/>
        </w:numPr>
        <w:autoSpaceDE w:val="0"/>
        <w:autoSpaceDN w:val="0"/>
        <w:adjustRightInd w:val="0"/>
        <w:spacing w:after="0"/>
        <w:rPr>
          <w:ins w:id="3957" w:author="Pragada Venkata Apparao Santhosh" w:date="2021-05-11T06:50:00Z"/>
          <w:rFonts w:eastAsiaTheme="minorHAnsi"/>
          <w:b/>
          <w:bCs/>
        </w:rPr>
      </w:pPr>
      <w:ins w:id="3958" w:author="Pragada Venkata Apparao Santhosh" w:date="2021-05-11T06:50:00Z">
        <w:r w:rsidRPr="00A17A4A">
          <w:rPr>
            <w:rFonts w:eastAsiaTheme="minorHAnsi"/>
            <w:b/>
            <w:bCs/>
          </w:rPr>
          <w:t>General</w:t>
        </w:r>
      </w:ins>
    </w:p>
    <w:p w14:paraId="4FD95807" w14:textId="77777777" w:rsidR="002A507B" w:rsidRDefault="002A507B" w:rsidP="002A507B">
      <w:pPr>
        <w:autoSpaceDE w:val="0"/>
        <w:autoSpaceDN w:val="0"/>
        <w:adjustRightInd w:val="0"/>
        <w:spacing w:after="0"/>
        <w:ind w:left="720"/>
        <w:rPr>
          <w:ins w:id="3959" w:author="Pragada Venkata Apparao Santhosh" w:date="2021-05-11T06:50:00Z"/>
          <w:rFonts w:eastAsiaTheme="minorHAnsi"/>
        </w:rPr>
      </w:pPr>
      <w:ins w:id="3960" w:author="Pragada Venkata Apparao Santhosh" w:date="2021-05-11T06:50:00Z">
        <w:r w:rsidRPr="00A17A4A">
          <w:rPr>
            <w:rFonts w:eastAsiaTheme="minorHAnsi"/>
          </w:rPr>
          <w:t>Maintain the ambient temperature during the test at (23 ± 5) °C and the relative humidity between 30 % and 60 %</w:t>
        </w:r>
        <w:r>
          <w:rPr>
            <w:rFonts w:eastAsiaTheme="minorHAnsi"/>
          </w:rPr>
          <w:t xml:space="preserve"> </w:t>
        </w:r>
        <w:r w:rsidRPr="00A17A4A">
          <w:rPr>
            <w:rFonts w:eastAsiaTheme="minorHAnsi"/>
          </w:rPr>
          <w:t>(20 °C and 30 % relative humidity is preferred), or using other values agreed to by the user, in which case such</w:t>
        </w:r>
        <w:r>
          <w:rPr>
            <w:rFonts w:eastAsiaTheme="minorHAnsi"/>
          </w:rPr>
          <w:t xml:space="preserve"> </w:t>
        </w:r>
        <w:r w:rsidRPr="00A17A4A">
          <w:rPr>
            <w:rFonts w:eastAsiaTheme="minorHAnsi"/>
          </w:rPr>
          <w:t>values shall be documented in the test report.</w:t>
        </w:r>
      </w:ins>
    </w:p>
    <w:p w14:paraId="6012D4DD" w14:textId="77777777" w:rsidR="002A507B" w:rsidRPr="00A17A4A" w:rsidRDefault="002A507B" w:rsidP="002A507B">
      <w:pPr>
        <w:autoSpaceDE w:val="0"/>
        <w:autoSpaceDN w:val="0"/>
        <w:adjustRightInd w:val="0"/>
        <w:spacing w:after="0"/>
        <w:ind w:left="720"/>
        <w:rPr>
          <w:ins w:id="3961" w:author="Pragada Venkata Apparao Santhosh" w:date="2021-05-11T06:50:00Z"/>
          <w:rFonts w:eastAsiaTheme="minorHAnsi"/>
        </w:rPr>
      </w:pPr>
    </w:p>
    <w:p w14:paraId="4D7D17B3" w14:textId="77777777" w:rsidR="002A507B" w:rsidRDefault="002A507B" w:rsidP="002A507B">
      <w:pPr>
        <w:autoSpaceDE w:val="0"/>
        <w:autoSpaceDN w:val="0"/>
        <w:adjustRightInd w:val="0"/>
        <w:spacing w:after="0"/>
        <w:ind w:firstLine="720"/>
        <w:rPr>
          <w:ins w:id="3962" w:author="Pragada Venkata Apparao Santhosh" w:date="2021-05-11T06:50:00Z"/>
          <w:rFonts w:eastAsiaTheme="minorHAnsi"/>
        </w:rPr>
      </w:pPr>
      <w:ins w:id="3963" w:author="Pragada Venkata Apparao Santhosh" w:date="2021-05-11T06:50:00Z">
        <w:r w:rsidRPr="00A17A4A">
          <w:rPr>
            <w:rFonts w:eastAsiaTheme="minorHAnsi"/>
          </w:rPr>
          <w:t>Set up the test in accordance with Figure 3.</w:t>
        </w:r>
      </w:ins>
    </w:p>
    <w:p w14:paraId="5302F9B4" w14:textId="77777777" w:rsidR="002A507B" w:rsidRPr="00A17A4A" w:rsidRDefault="002A507B" w:rsidP="002A507B">
      <w:pPr>
        <w:autoSpaceDE w:val="0"/>
        <w:autoSpaceDN w:val="0"/>
        <w:adjustRightInd w:val="0"/>
        <w:spacing w:after="0"/>
        <w:ind w:firstLine="720"/>
        <w:rPr>
          <w:ins w:id="3964" w:author="Pragada Venkata Apparao Santhosh" w:date="2021-05-11T06:50:00Z"/>
          <w:rFonts w:eastAsiaTheme="minorHAnsi"/>
        </w:rPr>
      </w:pPr>
    </w:p>
    <w:p w14:paraId="343259C4" w14:textId="77777777" w:rsidR="002A507B" w:rsidRDefault="002A507B" w:rsidP="002A507B">
      <w:pPr>
        <w:autoSpaceDE w:val="0"/>
        <w:autoSpaceDN w:val="0"/>
        <w:adjustRightInd w:val="0"/>
        <w:spacing w:after="0"/>
        <w:ind w:left="720"/>
        <w:rPr>
          <w:ins w:id="3965" w:author="Pragada Venkata Apparao Santhosh" w:date="2021-05-11T06:50:00Z"/>
          <w:rFonts w:eastAsiaTheme="minorHAnsi"/>
        </w:rPr>
      </w:pPr>
      <w:ins w:id="3966" w:author="Pragada Venkata Apparao Santhosh" w:date="2021-05-11T06:50:00Z">
        <w:r w:rsidRPr="00A17A4A">
          <w:rPr>
            <w:rFonts w:eastAsiaTheme="minorHAnsi"/>
          </w:rPr>
          <w:t>Connect the ESD simulator high-voltage ground directly to the ground plane by a grounding strap as in 4.3 and</w:t>
        </w:r>
        <w:r>
          <w:rPr>
            <w:rFonts w:eastAsiaTheme="minorHAnsi"/>
          </w:rPr>
          <w:t xml:space="preserve"> </w:t>
        </w:r>
        <w:r w:rsidRPr="00A17A4A">
          <w:rPr>
            <w:rFonts w:eastAsiaTheme="minorHAnsi"/>
          </w:rPr>
          <w:t>Figure 3.</w:t>
        </w:r>
      </w:ins>
    </w:p>
    <w:p w14:paraId="0AAA72D9" w14:textId="77777777" w:rsidR="002A507B" w:rsidRPr="00A17A4A" w:rsidRDefault="002A507B" w:rsidP="002A507B">
      <w:pPr>
        <w:autoSpaceDE w:val="0"/>
        <w:autoSpaceDN w:val="0"/>
        <w:adjustRightInd w:val="0"/>
        <w:spacing w:after="0"/>
        <w:ind w:left="720"/>
        <w:rPr>
          <w:ins w:id="3967" w:author="Pragada Venkata Apparao Santhosh" w:date="2021-05-11T06:50:00Z"/>
          <w:rFonts w:eastAsiaTheme="minorHAnsi"/>
        </w:rPr>
      </w:pPr>
    </w:p>
    <w:p w14:paraId="48049C9D" w14:textId="77777777" w:rsidR="002A507B" w:rsidRDefault="002A507B" w:rsidP="002A507B">
      <w:pPr>
        <w:autoSpaceDE w:val="0"/>
        <w:autoSpaceDN w:val="0"/>
        <w:adjustRightInd w:val="0"/>
        <w:spacing w:after="0"/>
        <w:ind w:left="720"/>
        <w:rPr>
          <w:ins w:id="3968" w:author="Pragada Venkata Apparao Santhosh" w:date="2021-05-11T06:50:00Z"/>
          <w:rFonts w:eastAsiaTheme="minorHAnsi"/>
        </w:rPr>
      </w:pPr>
      <w:ins w:id="3969" w:author="Pragada Venkata Apparao Santhosh" w:date="2021-05-11T06:50:00Z">
        <w:r w:rsidRPr="00A17A4A">
          <w:rPr>
            <w:rFonts w:eastAsiaTheme="minorHAnsi"/>
          </w:rPr>
          <w:t>Place the device under test on the ground plane (see Figure 3). Place the chassis-mounted electronic modules</w:t>
        </w:r>
        <w:r>
          <w:rPr>
            <w:rFonts w:eastAsiaTheme="minorHAnsi"/>
          </w:rPr>
          <w:t xml:space="preserve"> </w:t>
        </w:r>
        <w:r w:rsidRPr="00A17A4A">
          <w:rPr>
            <w:rFonts w:eastAsiaTheme="minorHAnsi"/>
          </w:rPr>
          <w:t>directly on, and connect them to, the ground plane. Test electronic modules isolated from ground in normal</w:t>
        </w:r>
        <w:r>
          <w:rPr>
            <w:rFonts w:eastAsiaTheme="minorHAnsi"/>
          </w:rPr>
          <w:t xml:space="preserve"> </w:t>
        </w:r>
        <w:r w:rsidRPr="00A17A4A">
          <w:rPr>
            <w:rFonts w:eastAsiaTheme="minorHAnsi"/>
          </w:rPr>
          <w:t>installation with an insulator between the electronic module and the ground plane using insulation blocks (4.4).</w:t>
        </w:r>
        <w:r>
          <w:rPr>
            <w:rFonts w:eastAsiaTheme="minorHAnsi"/>
          </w:rPr>
          <w:t xml:space="preserve"> </w:t>
        </w:r>
        <w:r w:rsidRPr="00A17A4A">
          <w:rPr>
            <w:rFonts w:eastAsiaTheme="minorHAnsi"/>
          </w:rPr>
          <w:t>Connect all voltage supply pins to an appropriate power source. Provide inputs for all other pins as necessary to</w:t>
        </w:r>
        <w:r>
          <w:rPr>
            <w:rFonts w:eastAsiaTheme="minorHAnsi"/>
          </w:rPr>
          <w:t xml:space="preserve"> </w:t>
        </w:r>
        <w:r w:rsidRPr="00A17A4A">
          <w:rPr>
            <w:rFonts w:eastAsiaTheme="minorHAnsi"/>
          </w:rPr>
          <w:t>put the device under test into a simulated mode of operation.</w:t>
        </w:r>
      </w:ins>
    </w:p>
    <w:p w14:paraId="73F90C32" w14:textId="77777777" w:rsidR="002A507B" w:rsidRPr="00A17A4A" w:rsidRDefault="002A507B" w:rsidP="002A507B">
      <w:pPr>
        <w:autoSpaceDE w:val="0"/>
        <w:autoSpaceDN w:val="0"/>
        <w:adjustRightInd w:val="0"/>
        <w:spacing w:after="0"/>
        <w:ind w:left="720"/>
        <w:rPr>
          <w:ins w:id="3970" w:author="Pragada Venkata Apparao Santhosh" w:date="2021-05-11T06:50:00Z"/>
          <w:rFonts w:eastAsiaTheme="minorHAnsi"/>
        </w:rPr>
      </w:pPr>
    </w:p>
    <w:p w14:paraId="3455E036" w14:textId="77777777" w:rsidR="002A507B" w:rsidRDefault="002A507B" w:rsidP="002A507B">
      <w:pPr>
        <w:autoSpaceDE w:val="0"/>
        <w:autoSpaceDN w:val="0"/>
        <w:adjustRightInd w:val="0"/>
        <w:spacing w:after="0"/>
        <w:ind w:firstLine="720"/>
        <w:rPr>
          <w:ins w:id="3971" w:author="Pragada Venkata Apparao Santhosh" w:date="2021-05-11T06:50:00Z"/>
          <w:rFonts w:eastAsiaTheme="minorHAnsi"/>
        </w:rPr>
      </w:pPr>
      <w:ins w:id="3972" w:author="Pragada Venkata Apparao Santhosh" w:date="2021-05-11T06:50:00Z">
        <w:r w:rsidRPr="00A17A4A">
          <w:rPr>
            <w:rFonts w:eastAsiaTheme="minorHAnsi"/>
          </w:rPr>
          <w:t>Ensure that the device under test is at least in a powered, idling mode.</w:t>
        </w:r>
      </w:ins>
    </w:p>
    <w:p w14:paraId="5D874FCE" w14:textId="77777777" w:rsidR="002A507B" w:rsidRPr="00A17A4A" w:rsidRDefault="002A507B" w:rsidP="002A507B">
      <w:pPr>
        <w:autoSpaceDE w:val="0"/>
        <w:autoSpaceDN w:val="0"/>
        <w:adjustRightInd w:val="0"/>
        <w:spacing w:after="0"/>
        <w:rPr>
          <w:ins w:id="3973" w:author="Pragada Venkata Apparao Santhosh" w:date="2021-05-11T06:50:00Z"/>
          <w:rFonts w:eastAsiaTheme="minorHAnsi"/>
        </w:rPr>
      </w:pPr>
    </w:p>
    <w:p w14:paraId="2B0D8A06" w14:textId="77777777" w:rsidR="002A507B" w:rsidRDefault="002A507B" w:rsidP="002A507B">
      <w:pPr>
        <w:autoSpaceDE w:val="0"/>
        <w:autoSpaceDN w:val="0"/>
        <w:adjustRightInd w:val="0"/>
        <w:spacing w:after="0"/>
        <w:ind w:left="720"/>
        <w:rPr>
          <w:ins w:id="3974" w:author="Pragada Venkata Apparao Santhosh" w:date="2021-05-11T06:50:00Z"/>
          <w:rFonts w:eastAsiaTheme="minorHAnsi"/>
        </w:rPr>
      </w:pPr>
      <w:ins w:id="3975" w:author="Pragada Venkata Apparao Santhosh" w:date="2021-05-11T06:50:00Z">
        <w:r w:rsidRPr="00A17A4A">
          <w:rPr>
            <w:rFonts w:eastAsiaTheme="minorHAnsi"/>
          </w:rPr>
          <w:t xml:space="preserve">Test each exposed shaft, button, switch or surface of the device under test accessible to an </w:t>
        </w:r>
        <w:proofErr w:type="gramStart"/>
        <w:r w:rsidRPr="00A17A4A">
          <w:rPr>
            <w:rFonts w:eastAsiaTheme="minorHAnsi"/>
          </w:rPr>
          <w:t xml:space="preserve">occupant </w:t>
        </w:r>
        <w:r>
          <w:rPr>
            <w:rFonts w:eastAsiaTheme="minorHAnsi"/>
          </w:rPr>
          <w:t xml:space="preserve"> </w:t>
        </w:r>
        <w:r w:rsidRPr="00A17A4A">
          <w:rPr>
            <w:rFonts w:eastAsiaTheme="minorHAnsi"/>
          </w:rPr>
          <w:t>inside</w:t>
        </w:r>
        <w:proofErr w:type="gramEnd"/>
        <w:r w:rsidRPr="00A17A4A">
          <w:rPr>
            <w:rFonts w:eastAsiaTheme="minorHAnsi"/>
          </w:rPr>
          <w:t xml:space="preserve"> the</w:t>
        </w:r>
        <w:r>
          <w:rPr>
            <w:rFonts w:eastAsiaTheme="minorHAnsi"/>
          </w:rPr>
          <w:t xml:space="preserve"> </w:t>
        </w:r>
        <w:r w:rsidRPr="00A17A4A">
          <w:rPr>
            <w:rFonts w:eastAsiaTheme="minorHAnsi"/>
          </w:rPr>
          <w:t>vehicle, at each of the voltage levels defined in annex B or as specified in the test plan, in accordance with 5.2.2</w:t>
        </w:r>
        <w:r>
          <w:rPr>
            <w:rFonts w:eastAsiaTheme="minorHAnsi"/>
          </w:rPr>
          <w:t xml:space="preserve"> </w:t>
        </w:r>
        <w:r w:rsidRPr="00A17A4A">
          <w:rPr>
            <w:rFonts w:eastAsiaTheme="minorHAnsi"/>
          </w:rPr>
          <w:t>and 5.2.3.</w:t>
        </w:r>
      </w:ins>
    </w:p>
    <w:p w14:paraId="4174C925" w14:textId="77777777" w:rsidR="002A507B" w:rsidRPr="00A17A4A" w:rsidRDefault="002A507B" w:rsidP="002A507B">
      <w:pPr>
        <w:autoSpaceDE w:val="0"/>
        <w:autoSpaceDN w:val="0"/>
        <w:adjustRightInd w:val="0"/>
        <w:spacing w:after="0"/>
        <w:rPr>
          <w:ins w:id="3976" w:author="Pragada Venkata Apparao Santhosh" w:date="2021-05-11T06:50:00Z"/>
          <w:rFonts w:eastAsiaTheme="minorHAnsi"/>
        </w:rPr>
      </w:pPr>
    </w:p>
    <w:p w14:paraId="3855566D" w14:textId="77777777" w:rsidR="002A507B" w:rsidRDefault="002A507B" w:rsidP="002A507B">
      <w:pPr>
        <w:autoSpaceDE w:val="0"/>
        <w:autoSpaceDN w:val="0"/>
        <w:adjustRightInd w:val="0"/>
        <w:spacing w:after="0"/>
        <w:ind w:left="720"/>
        <w:rPr>
          <w:ins w:id="3977" w:author="Pragada Venkata Apparao Santhosh" w:date="2021-05-11T06:50:00Z"/>
          <w:rFonts w:eastAsiaTheme="minorHAnsi"/>
        </w:rPr>
      </w:pPr>
      <w:ins w:id="3978" w:author="Pragada Venkata Apparao Santhosh" w:date="2021-05-11T06:50:00Z">
        <w:r w:rsidRPr="00A17A4A">
          <w:rPr>
            <w:rFonts w:eastAsiaTheme="minorHAnsi"/>
          </w:rPr>
          <w:t>Subject each discharge point to a minimum of three positive polarity and three negat</w:t>
        </w:r>
        <w:r>
          <w:rPr>
            <w:rFonts w:eastAsiaTheme="minorHAnsi"/>
          </w:rPr>
          <w:t xml:space="preserve">ive </w:t>
        </w:r>
        <w:proofErr w:type="gramStart"/>
        <w:r>
          <w:rPr>
            <w:rFonts w:eastAsiaTheme="minorHAnsi"/>
          </w:rPr>
          <w:t>polarity  discharges</w:t>
        </w:r>
        <w:proofErr w:type="gramEnd"/>
        <w:r>
          <w:rPr>
            <w:rFonts w:eastAsiaTheme="minorHAnsi"/>
          </w:rPr>
          <w:t xml:space="preserve"> at each </w:t>
        </w:r>
        <w:r w:rsidRPr="00A17A4A">
          <w:rPr>
            <w:rFonts w:eastAsiaTheme="minorHAnsi"/>
          </w:rPr>
          <w:t>voltage level, with a minimum time duration between discharges of 5 s.</w:t>
        </w:r>
      </w:ins>
    </w:p>
    <w:p w14:paraId="3CE1601A" w14:textId="77777777" w:rsidR="002A507B" w:rsidRPr="00A17A4A" w:rsidRDefault="002A507B" w:rsidP="002A507B">
      <w:pPr>
        <w:autoSpaceDE w:val="0"/>
        <w:autoSpaceDN w:val="0"/>
        <w:adjustRightInd w:val="0"/>
        <w:spacing w:after="0"/>
        <w:rPr>
          <w:ins w:id="3979" w:author="Pragada Venkata Apparao Santhosh" w:date="2021-05-11T06:50:00Z"/>
          <w:rFonts w:eastAsiaTheme="minorHAnsi"/>
        </w:rPr>
      </w:pPr>
    </w:p>
    <w:p w14:paraId="2D308A61" w14:textId="77777777" w:rsidR="002A507B" w:rsidRDefault="002A507B" w:rsidP="002A507B">
      <w:pPr>
        <w:autoSpaceDE w:val="0"/>
        <w:autoSpaceDN w:val="0"/>
        <w:adjustRightInd w:val="0"/>
        <w:spacing w:after="0"/>
        <w:ind w:left="720"/>
        <w:rPr>
          <w:ins w:id="3980" w:author="Pragada Venkata Apparao Santhosh" w:date="2021-05-11T06:50:00Z"/>
          <w:rFonts w:eastAsiaTheme="minorHAnsi"/>
        </w:rPr>
      </w:pPr>
      <w:ins w:id="3981" w:author="Pragada Venkata Apparao Santhosh" w:date="2021-05-11T06:50:00Z">
        <w:r w:rsidRPr="00A17A4A">
          <w:rPr>
            <w:rFonts w:eastAsiaTheme="minorHAnsi"/>
          </w:rPr>
          <w:t>At each voltage level, all discharge points of a device may be tested first at a single polarity and then with the</w:t>
        </w:r>
        <w:r>
          <w:rPr>
            <w:rFonts w:eastAsiaTheme="minorHAnsi"/>
          </w:rPr>
          <w:t xml:space="preserve"> </w:t>
        </w:r>
        <w:r w:rsidRPr="00A17A4A">
          <w:rPr>
            <w:rFonts w:eastAsiaTheme="minorHAnsi"/>
          </w:rPr>
          <w:t>opposite polarity.</w:t>
        </w:r>
      </w:ins>
    </w:p>
    <w:p w14:paraId="3A398946" w14:textId="77777777" w:rsidR="002A507B" w:rsidRPr="00A17A4A" w:rsidRDefault="002A507B" w:rsidP="002A507B">
      <w:pPr>
        <w:autoSpaceDE w:val="0"/>
        <w:autoSpaceDN w:val="0"/>
        <w:adjustRightInd w:val="0"/>
        <w:spacing w:after="0"/>
        <w:rPr>
          <w:ins w:id="3982" w:author="Pragada Venkata Apparao Santhosh" w:date="2021-05-11T06:50:00Z"/>
          <w:rFonts w:eastAsiaTheme="minorHAnsi"/>
        </w:rPr>
      </w:pPr>
    </w:p>
    <w:p w14:paraId="4C541AB2" w14:textId="77777777" w:rsidR="002A507B" w:rsidRDefault="002A507B" w:rsidP="002A507B">
      <w:pPr>
        <w:autoSpaceDE w:val="0"/>
        <w:autoSpaceDN w:val="0"/>
        <w:adjustRightInd w:val="0"/>
        <w:spacing w:after="0"/>
        <w:ind w:left="720"/>
        <w:rPr>
          <w:ins w:id="3983" w:author="Pragada Venkata Apparao Santhosh" w:date="2021-05-11T06:50:00Z"/>
          <w:rFonts w:eastAsiaTheme="minorHAnsi"/>
        </w:rPr>
      </w:pPr>
      <w:ins w:id="3984" w:author="Pragada Venkata Apparao Santhosh" w:date="2021-05-11T06:50:00Z">
        <w:r w:rsidRPr="00A17A4A">
          <w:rPr>
            <w:rFonts w:eastAsiaTheme="minorHAnsi"/>
          </w:rPr>
          <w:t>During and after each series of three discharges, verify that the device under test m</w:t>
        </w:r>
        <w:r>
          <w:rPr>
            <w:rFonts w:eastAsiaTheme="minorHAnsi"/>
          </w:rPr>
          <w:t xml:space="preserve">eets all applicable performance </w:t>
        </w:r>
        <w:r w:rsidRPr="00A17A4A">
          <w:rPr>
            <w:rFonts w:eastAsiaTheme="minorHAnsi"/>
          </w:rPr>
          <w:t>requirements.</w:t>
        </w:r>
      </w:ins>
    </w:p>
    <w:p w14:paraId="5190F774" w14:textId="77777777" w:rsidR="002A507B" w:rsidRPr="00A17A4A" w:rsidRDefault="002A507B" w:rsidP="002A507B">
      <w:pPr>
        <w:autoSpaceDE w:val="0"/>
        <w:autoSpaceDN w:val="0"/>
        <w:adjustRightInd w:val="0"/>
        <w:spacing w:after="0"/>
        <w:rPr>
          <w:ins w:id="3985" w:author="Pragada Venkata Apparao Santhosh" w:date="2021-05-11T06:50:00Z"/>
          <w:rFonts w:eastAsiaTheme="minorHAnsi"/>
        </w:rPr>
      </w:pPr>
    </w:p>
    <w:p w14:paraId="41720059" w14:textId="77777777" w:rsidR="002A507B" w:rsidRDefault="002A507B" w:rsidP="002A507B">
      <w:pPr>
        <w:autoSpaceDE w:val="0"/>
        <w:autoSpaceDN w:val="0"/>
        <w:adjustRightInd w:val="0"/>
        <w:spacing w:after="0"/>
        <w:ind w:left="720"/>
        <w:rPr>
          <w:ins w:id="3986" w:author="Pragada Venkata Apparao Santhosh" w:date="2021-05-11T06:50:00Z"/>
          <w:rFonts w:eastAsiaTheme="minorHAnsi"/>
        </w:rPr>
      </w:pPr>
      <w:ins w:id="3987" w:author="Pragada Venkata Apparao Santhosh" w:date="2021-05-11T06:50:00Z">
        <w:r w:rsidRPr="00A17A4A">
          <w:rPr>
            <w:rFonts w:eastAsiaTheme="minorHAnsi"/>
          </w:rPr>
          <w:t>4) The measurement is to be made on a square piece of material that can be any dimension [m2, mm2, (0,5 m)2</w:t>
        </w:r>
        <w:r>
          <w:rPr>
            <w:rFonts w:eastAsiaTheme="minorHAnsi"/>
          </w:rPr>
          <w:t xml:space="preserve">]. Surface </w:t>
        </w:r>
        <w:r w:rsidRPr="00A17A4A">
          <w:rPr>
            <w:rFonts w:eastAsiaTheme="minorHAnsi"/>
          </w:rPr>
          <w:t xml:space="preserve">resistivity is defined as follows: for an electric current flowing across a surface, the ratio of </w:t>
        </w:r>
        <w:proofErr w:type="spellStart"/>
        <w:r w:rsidRPr="00A17A4A">
          <w:rPr>
            <w:rFonts w:eastAsiaTheme="minorHAnsi"/>
          </w:rPr>
          <w:t>d.c.</w:t>
        </w:r>
        <w:proofErr w:type="spellEnd"/>
        <w:r w:rsidRPr="00A17A4A">
          <w:rPr>
            <w:rFonts w:eastAsiaTheme="minorHAnsi"/>
          </w:rPr>
          <w:t xml:space="preserve"> volt</w:t>
        </w:r>
        <w:r>
          <w:rPr>
            <w:rFonts w:eastAsiaTheme="minorHAnsi"/>
          </w:rPr>
          <w:t xml:space="preserve">age drop per unit length to the </w:t>
        </w:r>
        <w:r w:rsidRPr="00A17A4A">
          <w:rPr>
            <w:rFonts w:eastAsiaTheme="minorHAnsi"/>
          </w:rPr>
          <w:t>surface current per width. In effect, the surface resistivity is the resistance between two opposite sides</w:t>
        </w:r>
        <w:r>
          <w:rPr>
            <w:rFonts w:eastAsiaTheme="minorHAnsi"/>
          </w:rPr>
          <w:t xml:space="preserve"> of a square and is </w:t>
        </w:r>
        <w:r w:rsidRPr="00A17A4A">
          <w:rPr>
            <w:rFonts w:eastAsiaTheme="minorHAnsi"/>
          </w:rPr>
          <w:t xml:space="preserve">independent of the size of the square or its dimensional units. Surface resistivity is expressed in ohms per </w:t>
        </w:r>
        <w:proofErr w:type="gramStart"/>
        <w:r w:rsidRPr="00A17A4A">
          <w:rPr>
            <w:rFonts w:eastAsiaTheme="minorHAnsi"/>
          </w:rPr>
          <w:t>square.[</w:t>
        </w:r>
        <w:proofErr w:type="gramEnd"/>
        <w:r w:rsidRPr="00A17A4A">
          <w:rPr>
            <w:rFonts w:eastAsiaTheme="minorHAnsi"/>
          </w:rPr>
          <w:t>1]</w:t>
        </w:r>
      </w:ins>
    </w:p>
    <w:p w14:paraId="4D841CB0" w14:textId="77777777" w:rsidR="002A507B" w:rsidRDefault="002A507B" w:rsidP="002A507B">
      <w:pPr>
        <w:autoSpaceDE w:val="0"/>
        <w:autoSpaceDN w:val="0"/>
        <w:adjustRightInd w:val="0"/>
        <w:spacing w:after="0"/>
        <w:ind w:left="720"/>
        <w:rPr>
          <w:ins w:id="3988" w:author="Pragada Venkata Apparao Santhosh" w:date="2021-05-11T06:50:00Z"/>
          <w:rFonts w:eastAsiaTheme="minorHAnsi"/>
        </w:rPr>
      </w:pPr>
    </w:p>
    <w:p w14:paraId="604D7B47" w14:textId="77777777" w:rsidR="002A507B" w:rsidRDefault="002A507B" w:rsidP="002A507B">
      <w:pPr>
        <w:autoSpaceDE w:val="0"/>
        <w:autoSpaceDN w:val="0"/>
        <w:adjustRightInd w:val="0"/>
        <w:spacing w:after="0"/>
        <w:ind w:left="720"/>
        <w:rPr>
          <w:ins w:id="3989" w:author="Pragada Venkata Apparao Santhosh" w:date="2021-05-11T06:50:00Z"/>
          <w:rFonts w:eastAsiaTheme="minorHAnsi"/>
        </w:rPr>
      </w:pPr>
      <w:ins w:id="3990" w:author="Pragada Venkata Apparao Santhosh" w:date="2021-05-11T06:50:00Z">
        <w:r>
          <w:rPr>
            <w:noProof/>
          </w:rPr>
          <w:drawing>
            <wp:inline distT="0" distB="0" distL="0" distR="0" wp14:anchorId="37DA42D5" wp14:editId="4B42C044">
              <wp:extent cx="5731510" cy="4792345"/>
              <wp:effectExtent l="0" t="0" r="254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4792345"/>
                      </a:xfrm>
                      <a:prstGeom prst="rect">
                        <a:avLst/>
                      </a:prstGeom>
                    </pic:spPr>
                  </pic:pic>
                </a:graphicData>
              </a:graphic>
            </wp:inline>
          </w:drawing>
        </w:r>
      </w:ins>
    </w:p>
    <w:p w14:paraId="177F4FDA" w14:textId="77777777" w:rsidR="002A507B" w:rsidRPr="00A17A4A" w:rsidRDefault="002A507B" w:rsidP="002A507B">
      <w:pPr>
        <w:autoSpaceDE w:val="0"/>
        <w:autoSpaceDN w:val="0"/>
        <w:adjustRightInd w:val="0"/>
        <w:spacing w:after="0"/>
        <w:ind w:left="720"/>
        <w:rPr>
          <w:ins w:id="3991" w:author="Pragada Venkata Apparao Santhosh" w:date="2021-05-11T06:50:00Z"/>
          <w:rFonts w:eastAsiaTheme="minorHAnsi"/>
        </w:rPr>
      </w:pPr>
    </w:p>
    <w:p w14:paraId="0A2717BE" w14:textId="77777777" w:rsidR="002A507B" w:rsidRDefault="002A507B" w:rsidP="002A507B">
      <w:pPr>
        <w:pStyle w:val="ListParagraph"/>
        <w:numPr>
          <w:ilvl w:val="0"/>
          <w:numId w:val="31"/>
        </w:numPr>
        <w:autoSpaceDE w:val="0"/>
        <w:autoSpaceDN w:val="0"/>
        <w:adjustRightInd w:val="0"/>
        <w:spacing w:after="0"/>
        <w:rPr>
          <w:ins w:id="3992" w:author="Pragada Venkata Apparao Santhosh" w:date="2021-05-11T06:50:00Z"/>
          <w:rFonts w:eastAsiaTheme="minorHAnsi"/>
          <w:b/>
          <w:bCs/>
        </w:rPr>
      </w:pPr>
      <w:ins w:id="3993" w:author="Pragada Venkata Apparao Santhosh" w:date="2021-05-11T06:50:00Z">
        <w:r w:rsidRPr="00E87B05">
          <w:rPr>
            <w:rFonts w:eastAsiaTheme="minorHAnsi"/>
            <w:b/>
            <w:bCs/>
          </w:rPr>
          <w:t>Direct contact discharge</w:t>
        </w:r>
      </w:ins>
    </w:p>
    <w:p w14:paraId="18C69AAF" w14:textId="77777777" w:rsidR="002A507B" w:rsidRPr="00E87B05" w:rsidRDefault="002A507B" w:rsidP="002A507B">
      <w:pPr>
        <w:pStyle w:val="ListParagraph"/>
        <w:autoSpaceDE w:val="0"/>
        <w:autoSpaceDN w:val="0"/>
        <w:adjustRightInd w:val="0"/>
        <w:spacing w:after="0"/>
        <w:rPr>
          <w:ins w:id="3994" w:author="Pragada Venkata Apparao Santhosh" w:date="2021-05-11T06:50:00Z"/>
          <w:rFonts w:eastAsiaTheme="minorHAnsi"/>
          <w:b/>
          <w:bCs/>
        </w:rPr>
      </w:pPr>
    </w:p>
    <w:p w14:paraId="1628EA11" w14:textId="77777777" w:rsidR="002A507B" w:rsidRDefault="002A507B" w:rsidP="002A507B">
      <w:pPr>
        <w:autoSpaceDE w:val="0"/>
        <w:autoSpaceDN w:val="0"/>
        <w:adjustRightInd w:val="0"/>
        <w:spacing w:after="0"/>
        <w:ind w:left="720"/>
        <w:rPr>
          <w:ins w:id="3995" w:author="Pragada Venkata Apparao Santhosh" w:date="2021-05-11T06:50:00Z"/>
          <w:rFonts w:eastAsiaTheme="minorHAnsi"/>
        </w:rPr>
      </w:pPr>
      <w:ins w:id="3996" w:author="Pragada Venkata Apparao Santhosh" w:date="2021-05-11T06:50:00Z">
        <w:r w:rsidRPr="00A17A4A">
          <w:rPr>
            <w:rFonts w:eastAsiaTheme="minorHAnsi"/>
          </w:rPr>
          <w:t>Using the direct contact discharge probe [Figure 2 b)], place the ESD simulator in dir</w:t>
        </w:r>
        <w:r>
          <w:rPr>
            <w:rFonts w:eastAsiaTheme="minorHAnsi"/>
          </w:rPr>
          <w:t xml:space="preserve">ect contact with all accessible </w:t>
        </w:r>
        <w:r w:rsidRPr="00A17A4A">
          <w:rPr>
            <w:rFonts w:eastAsiaTheme="minorHAnsi"/>
          </w:rPr>
          <w:t>discharge points and test each discharge point to the contact discharge voltage levels given in Table B.1.</w:t>
        </w:r>
      </w:ins>
    </w:p>
    <w:p w14:paraId="3AA85462" w14:textId="77777777" w:rsidR="002A507B" w:rsidRPr="00A17A4A" w:rsidRDefault="002A507B" w:rsidP="002A507B">
      <w:pPr>
        <w:autoSpaceDE w:val="0"/>
        <w:autoSpaceDN w:val="0"/>
        <w:adjustRightInd w:val="0"/>
        <w:spacing w:after="0"/>
        <w:ind w:left="720"/>
        <w:rPr>
          <w:ins w:id="3997" w:author="Pragada Venkata Apparao Santhosh" w:date="2021-05-11T06:50:00Z"/>
          <w:rFonts w:eastAsiaTheme="minorHAnsi"/>
        </w:rPr>
      </w:pPr>
    </w:p>
    <w:p w14:paraId="66BA1502" w14:textId="77777777" w:rsidR="002A507B" w:rsidRDefault="002A507B" w:rsidP="002A507B">
      <w:pPr>
        <w:pStyle w:val="ListParagraph"/>
        <w:numPr>
          <w:ilvl w:val="0"/>
          <w:numId w:val="31"/>
        </w:numPr>
        <w:autoSpaceDE w:val="0"/>
        <w:autoSpaceDN w:val="0"/>
        <w:adjustRightInd w:val="0"/>
        <w:spacing w:after="0"/>
        <w:rPr>
          <w:ins w:id="3998" w:author="Pragada Venkata Apparao Santhosh" w:date="2021-05-11T06:50:00Z"/>
          <w:rFonts w:eastAsiaTheme="minorHAnsi"/>
          <w:b/>
          <w:bCs/>
        </w:rPr>
      </w:pPr>
      <w:ins w:id="3999" w:author="Pragada Venkata Apparao Santhosh" w:date="2021-05-11T06:50:00Z">
        <w:r w:rsidRPr="00E87B05">
          <w:rPr>
            <w:rFonts w:eastAsiaTheme="minorHAnsi"/>
            <w:b/>
            <w:bCs/>
          </w:rPr>
          <w:t>Air discharge</w:t>
        </w:r>
      </w:ins>
    </w:p>
    <w:p w14:paraId="0BC4CCAA" w14:textId="77777777" w:rsidR="002A507B" w:rsidRPr="00E87B05" w:rsidRDefault="002A507B" w:rsidP="002A507B">
      <w:pPr>
        <w:pStyle w:val="ListParagraph"/>
        <w:autoSpaceDE w:val="0"/>
        <w:autoSpaceDN w:val="0"/>
        <w:adjustRightInd w:val="0"/>
        <w:spacing w:after="0"/>
        <w:rPr>
          <w:ins w:id="4000" w:author="Pragada Venkata Apparao Santhosh" w:date="2021-05-11T06:50:00Z"/>
          <w:rFonts w:eastAsiaTheme="minorHAnsi"/>
          <w:b/>
          <w:bCs/>
        </w:rPr>
      </w:pPr>
    </w:p>
    <w:p w14:paraId="17EC4E8E" w14:textId="77777777" w:rsidR="002A507B" w:rsidRDefault="002A507B" w:rsidP="002A507B">
      <w:pPr>
        <w:autoSpaceDE w:val="0"/>
        <w:autoSpaceDN w:val="0"/>
        <w:adjustRightInd w:val="0"/>
        <w:spacing w:after="0"/>
        <w:ind w:left="720"/>
        <w:rPr>
          <w:ins w:id="4001" w:author="Pragada Venkata Apparao Santhosh" w:date="2021-05-11T06:50:00Z"/>
          <w:rFonts w:eastAsiaTheme="minorHAnsi"/>
        </w:rPr>
      </w:pPr>
      <w:ins w:id="4002" w:author="Pragada Venkata Apparao Santhosh" w:date="2021-05-11T06:50:00Z">
        <w:r w:rsidRPr="00A17A4A">
          <w:rPr>
            <w:rFonts w:eastAsiaTheme="minorHAnsi"/>
          </w:rPr>
          <w:t>Using the air discharge probe [Figure 2 a)], place the ESD simulator a minimum of 15 mm away from the device</w:t>
        </w:r>
        <w:r>
          <w:rPr>
            <w:rFonts w:eastAsiaTheme="minorHAnsi"/>
          </w:rPr>
          <w:t xml:space="preserve"> </w:t>
        </w:r>
        <w:r w:rsidRPr="00A17A4A">
          <w:rPr>
            <w:rFonts w:eastAsiaTheme="minorHAnsi"/>
          </w:rPr>
          <w:t>under test. Hold the simulator fingertip probe perpendicular (± 15°) to the discharge location and move it very</w:t>
        </w:r>
        <w:r>
          <w:rPr>
            <w:rFonts w:eastAsiaTheme="minorHAnsi"/>
          </w:rPr>
          <w:t xml:space="preserve"> </w:t>
        </w:r>
        <w:r w:rsidRPr="00A17A4A">
          <w:rPr>
            <w:rFonts w:eastAsiaTheme="minorHAnsi"/>
          </w:rPr>
          <w:t>slowly, i.e. at u 5 mm/s, towards the device under test until a single discharge is obtained. Test each point to the</w:t>
        </w:r>
        <w:r>
          <w:rPr>
            <w:rFonts w:eastAsiaTheme="minorHAnsi"/>
          </w:rPr>
          <w:t xml:space="preserve"> </w:t>
        </w:r>
        <w:r w:rsidRPr="00A17A4A">
          <w:rPr>
            <w:rFonts w:eastAsiaTheme="minorHAnsi"/>
          </w:rPr>
          <w:t>air discharge voltage levels in Table B.1.</w:t>
        </w:r>
      </w:ins>
    </w:p>
    <w:p w14:paraId="5F8E6B49" w14:textId="77777777" w:rsidR="002A507B" w:rsidRPr="00A17A4A" w:rsidRDefault="002A507B" w:rsidP="002A507B">
      <w:pPr>
        <w:autoSpaceDE w:val="0"/>
        <w:autoSpaceDN w:val="0"/>
        <w:adjustRightInd w:val="0"/>
        <w:spacing w:after="0"/>
        <w:ind w:left="720"/>
        <w:rPr>
          <w:ins w:id="4003" w:author="Pragada Venkata Apparao Santhosh" w:date="2021-05-11T06:50:00Z"/>
          <w:rFonts w:eastAsiaTheme="minorHAnsi"/>
        </w:rPr>
      </w:pPr>
    </w:p>
    <w:p w14:paraId="75B6B738" w14:textId="77777777" w:rsidR="002A507B" w:rsidRDefault="002A507B" w:rsidP="002A507B">
      <w:pPr>
        <w:autoSpaceDE w:val="0"/>
        <w:autoSpaceDN w:val="0"/>
        <w:adjustRightInd w:val="0"/>
        <w:spacing w:after="0"/>
        <w:ind w:left="720"/>
        <w:rPr>
          <w:ins w:id="4004" w:author="Pragada Venkata Apparao Santhosh" w:date="2021-05-11T06:50:00Z"/>
          <w:rFonts w:eastAsiaTheme="minorHAnsi"/>
        </w:rPr>
      </w:pPr>
      <w:ins w:id="4005" w:author="Pragada Venkata Apparao Santhosh" w:date="2021-05-11T06:50:00Z">
        <w:r w:rsidRPr="00A17A4A">
          <w:rPr>
            <w:rFonts w:eastAsiaTheme="minorHAnsi"/>
          </w:rPr>
          <w:t>If no discharge occurs, continue moving the probe towards the device under test until the simulator discharge tip is</w:t>
        </w:r>
        <w:r>
          <w:rPr>
            <w:rFonts w:eastAsiaTheme="minorHAnsi"/>
          </w:rPr>
          <w:t xml:space="preserve"> </w:t>
        </w:r>
        <w:r w:rsidRPr="00A17A4A">
          <w:rPr>
            <w:rFonts w:eastAsiaTheme="minorHAnsi"/>
          </w:rPr>
          <w:t>in contact with the discharge point. If still no discharge occurs, discontinue testing at that voltage level and location.</w:t>
        </w:r>
      </w:ins>
    </w:p>
    <w:p w14:paraId="7D9FC82A" w14:textId="77777777" w:rsidR="002A507B" w:rsidRDefault="002A507B" w:rsidP="002A507B">
      <w:pPr>
        <w:autoSpaceDE w:val="0"/>
        <w:autoSpaceDN w:val="0"/>
        <w:adjustRightInd w:val="0"/>
        <w:spacing w:after="0"/>
        <w:rPr>
          <w:ins w:id="4006" w:author="Pragada Venkata Apparao Santhosh" w:date="2021-05-11T06:50:00Z"/>
          <w:rFonts w:eastAsiaTheme="minorHAnsi"/>
        </w:rPr>
      </w:pPr>
    </w:p>
    <w:p w14:paraId="75CEF7F4" w14:textId="77777777" w:rsidR="002A507B" w:rsidRDefault="002A507B" w:rsidP="002A507B">
      <w:pPr>
        <w:pStyle w:val="ListParagraph"/>
        <w:numPr>
          <w:ilvl w:val="0"/>
          <w:numId w:val="32"/>
        </w:numPr>
        <w:autoSpaceDE w:val="0"/>
        <w:autoSpaceDN w:val="0"/>
        <w:adjustRightInd w:val="0"/>
        <w:spacing w:after="0"/>
        <w:rPr>
          <w:ins w:id="4007" w:author="Pragada Venkata Apparao Santhosh" w:date="2021-05-11T06:50:00Z"/>
          <w:rFonts w:eastAsiaTheme="minorHAnsi"/>
          <w:b/>
          <w:bCs/>
        </w:rPr>
      </w:pPr>
      <w:ins w:id="4008" w:author="Pragada Venkata Apparao Santhosh" w:date="2021-05-11T06:50:00Z">
        <w:r w:rsidRPr="00E87B05">
          <w:rPr>
            <w:rFonts w:eastAsiaTheme="minorHAnsi"/>
            <w:b/>
            <w:bCs/>
          </w:rPr>
          <w:t>Requirement</w:t>
        </w:r>
      </w:ins>
    </w:p>
    <w:p w14:paraId="200B3FDB" w14:textId="77777777" w:rsidR="002A507B" w:rsidRPr="00E87B05" w:rsidRDefault="002A507B" w:rsidP="002A507B">
      <w:pPr>
        <w:pStyle w:val="ListParagraph"/>
        <w:autoSpaceDE w:val="0"/>
        <w:autoSpaceDN w:val="0"/>
        <w:adjustRightInd w:val="0"/>
        <w:spacing w:after="0"/>
        <w:rPr>
          <w:ins w:id="4009" w:author="Pragada Venkata Apparao Santhosh" w:date="2021-05-11T06:50:00Z"/>
          <w:rFonts w:eastAsiaTheme="minorHAnsi"/>
          <w:b/>
          <w:bCs/>
        </w:rPr>
      </w:pPr>
    </w:p>
    <w:p w14:paraId="6A9D83E8" w14:textId="77777777" w:rsidR="002A507B" w:rsidRDefault="002A507B" w:rsidP="002A507B">
      <w:pPr>
        <w:autoSpaceDE w:val="0"/>
        <w:autoSpaceDN w:val="0"/>
        <w:adjustRightInd w:val="0"/>
        <w:spacing w:after="0"/>
        <w:ind w:left="720"/>
        <w:rPr>
          <w:ins w:id="4010" w:author="Pragada Venkata Apparao Santhosh" w:date="2021-05-11T06:50:00Z"/>
          <w:rFonts w:eastAsiaTheme="minorHAnsi"/>
        </w:rPr>
      </w:pPr>
      <w:ins w:id="4011" w:author="Pragada Venkata Apparao Santhosh" w:date="2021-05-11T06:50:00Z">
        <w:r w:rsidRPr="00A17A4A">
          <w:rPr>
            <w:rFonts w:eastAsiaTheme="minorHAnsi"/>
          </w:rPr>
          <w:t xml:space="preserve">The functional status of the device under test shall be as agreed upon </w:t>
        </w:r>
        <w:proofErr w:type="gramStart"/>
        <w:r w:rsidRPr="00A17A4A">
          <w:rPr>
            <w:rFonts w:eastAsiaTheme="minorHAnsi"/>
          </w:rPr>
          <w:t>on the basis of</w:t>
        </w:r>
        <w:proofErr w:type="gramEnd"/>
        <w:r w:rsidRPr="00A17A4A">
          <w:rPr>
            <w:rFonts w:eastAsiaTheme="minorHAnsi"/>
          </w:rPr>
          <w:t xml:space="preserve"> annex B</w:t>
        </w:r>
        <w:r>
          <w:rPr>
            <w:rFonts w:eastAsiaTheme="minorHAnsi"/>
          </w:rPr>
          <w:t xml:space="preserve"> of the standard document</w:t>
        </w:r>
        <w:r w:rsidRPr="00A17A4A">
          <w:rPr>
            <w:rFonts w:eastAsiaTheme="minorHAnsi"/>
          </w:rPr>
          <w:t>.</w:t>
        </w:r>
      </w:ins>
    </w:p>
    <w:p w14:paraId="4B7F8BB0" w14:textId="77777777" w:rsidR="002A507B" w:rsidRDefault="002A507B"/>
    <w:p w14:paraId="44D20672" w14:textId="77777777" w:rsidR="00906BE9" w:rsidRDefault="00906BE9"/>
    <w:p w14:paraId="484E1430" w14:textId="77777777" w:rsidR="00906BE9" w:rsidRDefault="00697CC9">
      <w:pPr>
        <w:pStyle w:val="Heading2"/>
        <w:numPr>
          <w:ilvl w:val="1"/>
          <w:numId w:val="4"/>
        </w:numPr>
      </w:pPr>
      <w:bookmarkStart w:id="4012" w:name="_Toc70976801"/>
      <w:r>
        <w:t>Handling Electrostatic Discharge (ESD)</w:t>
      </w:r>
      <w:bookmarkEnd w:id="4012"/>
    </w:p>
    <w:p w14:paraId="76695365" w14:textId="31579B3E" w:rsidR="00906BE9" w:rsidDel="00FE457A" w:rsidRDefault="00697CC9">
      <w:pPr>
        <w:rPr>
          <w:del w:id="4013" w:author="Pragada Venkata Apparao Santhosh" w:date="2021-05-11T06:51:00Z"/>
        </w:rPr>
      </w:pPr>
      <w:del w:id="4014" w:author="Pragada Venkata Apparao Santhosh" w:date="2021-05-11T06:51:00Z">
        <w:r w:rsidDel="00FE457A">
          <w:delText>Test Specification reference:  ISO 10605 Section 9</w:delText>
        </w:r>
      </w:del>
    </w:p>
    <w:p w14:paraId="41B1415A" w14:textId="479F3788" w:rsidR="00906BE9" w:rsidDel="00FE457A" w:rsidRDefault="00697CC9">
      <w:pPr>
        <w:rPr>
          <w:del w:id="4015" w:author="Pragada Venkata Apparao Santhosh" w:date="2021-05-11T06:51:00Z"/>
        </w:rPr>
      </w:pPr>
      <w:del w:id="4016" w:author="Pragada Venkata Apparao Santhosh" w:date="2021-05-11T06:51:00Z">
        <w:r w:rsidDel="00FE457A">
          <w:delText>Handling ESD while the unit is unpowered. </w:delText>
        </w:r>
        <w:r w:rsidDel="00FE457A">
          <w:br/>
          <w:delText>Direct ESD: +/- 8KV contact or +/- 15KV air discharge.</w:delText>
        </w:r>
      </w:del>
    </w:p>
    <w:p w14:paraId="4824F6AE" w14:textId="0965AE50" w:rsidR="00906BE9" w:rsidDel="00FE457A" w:rsidRDefault="00697CC9">
      <w:pPr>
        <w:rPr>
          <w:del w:id="4017" w:author="Pragada Venkata Apparao Santhosh" w:date="2021-05-11T06:51:00Z"/>
        </w:rPr>
      </w:pPr>
      <w:del w:id="4018" w:author="Pragada Venkata Apparao Santhosh" w:date="2021-05-11T06:51:00Z">
        <w:r w:rsidDel="00FE457A">
          <w:delText>Acceptance Criteria: DUT shall pass complete function testing successfully after testing has been performed. There shall be no permanent damage.</w:delText>
        </w:r>
      </w:del>
    </w:p>
    <w:p w14:paraId="2AF2A030" w14:textId="77777777" w:rsidR="00FE457A" w:rsidRDefault="00FE457A" w:rsidP="00FE457A">
      <w:pPr>
        <w:rPr>
          <w:ins w:id="4019" w:author="Pragada Venkata Apparao Santhosh" w:date="2021-05-11T06:51:00Z"/>
        </w:rPr>
      </w:pPr>
      <w:ins w:id="4020" w:author="Pragada Venkata Apparao Santhosh" w:date="2021-05-11T06:51:00Z">
        <w:r>
          <w:t>Test Specification reference:  ISO 10605 Section 9</w:t>
        </w:r>
      </w:ins>
    </w:p>
    <w:p w14:paraId="38F81519" w14:textId="77777777" w:rsidR="00FE457A" w:rsidRDefault="00FE457A" w:rsidP="00FE457A">
      <w:pPr>
        <w:rPr>
          <w:ins w:id="4021" w:author="Pragada Venkata Apparao Santhosh" w:date="2021-05-11T06:51:00Z"/>
        </w:rPr>
      </w:pPr>
      <w:ins w:id="4022" w:author="Pragada Venkata Apparao Santhosh" w:date="2021-05-11T06:51:00Z">
        <w:r>
          <w:t>Handling ESD while the unit is unpowered. </w:t>
        </w:r>
        <w:r>
          <w:br/>
          <w:t>Direct ESD: +/- 8KV contact or +/- 15KV air discharge.</w:t>
        </w:r>
      </w:ins>
    </w:p>
    <w:p w14:paraId="204E3ABF" w14:textId="77777777" w:rsidR="00FE457A" w:rsidRDefault="00FE457A" w:rsidP="00FE457A">
      <w:pPr>
        <w:rPr>
          <w:ins w:id="4023" w:author="Pragada Venkata Apparao Santhosh" w:date="2021-05-11T06:51:00Z"/>
        </w:rPr>
      </w:pPr>
      <w:ins w:id="4024" w:author="Pragada Venkata Apparao Santhosh" w:date="2021-05-11T06:51:00Z">
        <w:r>
          <w:t>Acceptance Criteria: DUT shall pass complete function testing successfully after testing has been performed. There shall be no permanent damage.</w:t>
        </w:r>
      </w:ins>
    </w:p>
    <w:p w14:paraId="743082FB" w14:textId="77777777" w:rsidR="00FE457A" w:rsidRDefault="00FE457A" w:rsidP="00FE457A">
      <w:pPr>
        <w:rPr>
          <w:ins w:id="4025" w:author="Pragada Venkata Apparao Santhosh" w:date="2021-05-11T06:51:00Z"/>
        </w:rPr>
      </w:pPr>
    </w:p>
    <w:p w14:paraId="041DCFF9" w14:textId="77777777" w:rsidR="00FE457A" w:rsidRPr="00A22E38" w:rsidRDefault="00FE457A" w:rsidP="00FE457A">
      <w:pPr>
        <w:rPr>
          <w:ins w:id="4026" w:author="Pragada Venkata Apparao Santhosh" w:date="2021-05-11T06:51:00Z"/>
          <w:b/>
        </w:rPr>
      </w:pPr>
      <w:ins w:id="4027" w:author="Pragada Venkata Apparao Santhosh" w:date="2021-05-11T06:51:00Z">
        <w:r w:rsidRPr="00A22E38">
          <w:rPr>
            <w:b/>
          </w:rPr>
          <w:t>Purpose:</w:t>
        </w:r>
      </w:ins>
    </w:p>
    <w:p w14:paraId="06C02F72" w14:textId="77777777" w:rsidR="00FE457A" w:rsidRPr="00A22E38" w:rsidRDefault="00FE457A" w:rsidP="00FE457A">
      <w:pPr>
        <w:autoSpaceDE w:val="0"/>
        <w:autoSpaceDN w:val="0"/>
        <w:adjustRightInd w:val="0"/>
        <w:spacing w:after="0"/>
        <w:rPr>
          <w:ins w:id="4028" w:author="Pragada Venkata Apparao Santhosh" w:date="2021-05-11T06:51:00Z"/>
          <w:rFonts w:eastAsiaTheme="minorHAnsi"/>
        </w:rPr>
      </w:pPr>
      <w:ins w:id="4029" w:author="Pragada Venkata Apparao Santhosh" w:date="2021-05-11T06:51:00Z">
        <w:r w:rsidRPr="00A22E38">
          <w:rPr>
            <w:rFonts w:eastAsiaTheme="minorHAnsi"/>
          </w:rPr>
          <w:t xml:space="preserve">The purpose of this test to check Handling </w:t>
        </w:r>
        <w:proofErr w:type="gramStart"/>
        <w:r w:rsidRPr="00A22E38">
          <w:rPr>
            <w:rFonts w:eastAsiaTheme="minorHAnsi"/>
          </w:rPr>
          <w:t>of  the</w:t>
        </w:r>
        <w:proofErr w:type="gramEnd"/>
        <w:r w:rsidRPr="00A22E38">
          <w:rPr>
            <w:rFonts w:eastAsiaTheme="minorHAnsi"/>
          </w:rPr>
          <w:t xml:space="preserve"> simulator used to generate the electrostatic</w:t>
        </w:r>
      </w:ins>
    </w:p>
    <w:p w14:paraId="15E8CD6E" w14:textId="77777777" w:rsidR="00FE457A" w:rsidRPr="00A22E38" w:rsidRDefault="00FE457A" w:rsidP="00FE457A">
      <w:pPr>
        <w:rPr>
          <w:ins w:id="4030" w:author="Pragada Venkata Apparao Santhosh" w:date="2021-05-11T06:51:00Z"/>
          <w:rFonts w:eastAsiaTheme="minorHAnsi"/>
        </w:rPr>
      </w:pPr>
      <w:ins w:id="4031" w:author="Pragada Venkata Apparao Santhosh" w:date="2021-05-11T06:51:00Z">
        <w:r w:rsidRPr="00A22E38">
          <w:rPr>
            <w:rFonts w:eastAsiaTheme="minorHAnsi"/>
          </w:rPr>
          <w:t>discharges, as well as functional status classifications for immunity to ESD.</w:t>
        </w:r>
      </w:ins>
    </w:p>
    <w:p w14:paraId="1F1DC476" w14:textId="77777777" w:rsidR="00FE457A" w:rsidRPr="00A17A4A" w:rsidRDefault="00FE457A" w:rsidP="00FE457A">
      <w:pPr>
        <w:autoSpaceDE w:val="0"/>
        <w:autoSpaceDN w:val="0"/>
        <w:adjustRightInd w:val="0"/>
        <w:spacing w:after="0"/>
        <w:ind w:firstLine="720"/>
        <w:rPr>
          <w:ins w:id="4032" w:author="Pragada Venkata Apparao Santhosh" w:date="2021-05-11T06:51:00Z"/>
          <w:rFonts w:eastAsiaTheme="minorHAnsi"/>
        </w:rPr>
      </w:pPr>
    </w:p>
    <w:p w14:paraId="5406B1FE" w14:textId="77777777" w:rsidR="00FE457A" w:rsidRPr="00AC5F19" w:rsidRDefault="00FE457A" w:rsidP="00FE457A">
      <w:pPr>
        <w:rPr>
          <w:ins w:id="4033" w:author="Pragada Venkata Apparao Santhosh" w:date="2021-05-11T06:51:00Z"/>
          <w:b/>
        </w:rPr>
      </w:pPr>
      <w:ins w:id="4034" w:author="Pragada Venkata Apparao Santhosh" w:date="2021-05-11T06:51:00Z">
        <w:r w:rsidRPr="00AC5F19">
          <w:rPr>
            <w:b/>
          </w:rPr>
          <w:t>Reference Document:</w:t>
        </w:r>
      </w:ins>
    </w:p>
    <w:p w14:paraId="1FE72FEC" w14:textId="77777777" w:rsidR="00FE457A" w:rsidRDefault="00FE457A" w:rsidP="00FE457A">
      <w:pPr>
        <w:rPr>
          <w:ins w:id="4035" w:author="Pragada Venkata Apparao Santhosh" w:date="2021-05-11T06:51:00Z"/>
        </w:rPr>
      </w:pPr>
      <w:ins w:id="4036" w:author="Pragada Venkata Apparao Santhosh" w:date="2021-05-11T06:51:00Z">
        <w:r>
          <w:t>ISO 10605:2001</w:t>
        </w:r>
      </w:ins>
    </w:p>
    <w:p w14:paraId="032631A0" w14:textId="77777777" w:rsidR="00FE457A" w:rsidRPr="00A17A4A" w:rsidRDefault="00FE457A" w:rsidP="00FE457A">
      <w:pPr>
        <w:autoSpaceDE w:val="0"/>
        <w:autoSpaceDN w:val="0"/>
        <w:adjustRightInd w:val="0"/>
        <w:spacing w:after="0"/>
        <w:rPr>
          <w:ins w:id="4037" w:author="Pragada Venkata Apparao Santhosh" w:date="2021-05-11T06:51:00Z"/>
          <w:rFonts w:eastAsiaTheme="minorHAnsi"/>
        </w:rPr>
      </w:pPr>
    </w:p>
    <w:p w14:paraId="6B4A8623" w14:textId="77777777" w:rsidR="00FE457A" w:rsidRPr="00A17A4A" w:rsidRDefault="00FE457A" w:rsidP="00FE457A">
      <w:pPr>
        <w:autoSpaceDE w:val="0"/>
        <w:autoSpaceDN w:val="0"/>
        <w:adjustRightInd w:val="0"/>
        <w:spacing w:after="0"/>
        <w:rPr>
          <w:ins w:id="4038" w:author="Pragada Venkata Apparao Santhosh" w:date="2021-05-11T06:51:00Z"/>
          <w:rFonts w:eastAsiaTheme="minorHAnsi"/>
          <w:b/>
          <w:bCs/>
        </w:rPr>
      </w:pPr>
      <w:ins w:id="4039" w:author="Pragada Venkata Apparao Santhosh" w:date="2021-05-11T06:51:00Z">
        <w:r w:rsidRPr="00A17A4A">
          <w:rPr>
            <w:rFonts w:eastAsiaTheme="minorHAnsi"/>
            <w:b/>
            <w:bCs/>
          </w:rPr>
          <w:t>Electronic module sensitivity classification for packaging and handling (unpowered</w:t>
        </w:r>
      </w:ins>
    </w:p>
    <w:p w14:paraId="2508E3B5" w14:textId="77777777" w:rsidR="00FE457A" w:rsidRPr="00A17A4A" w:rsidRDefault="00FE457A" w:rsidP="00FE457A">
      <w:pPr>
        <w:autoSpaceDE w:val="0"/>
        <w:autoSpaceDN w:val="0"/>
        <w:adjustRightInd w:val="0"/>
        <w:spacing w:after="0"/>
        <w:rPr>
          <w:ins w:id="4040" w:author="Pragada Venkata Apparao Santhosh" w:date="2021-05-11T06:51:00Z"/>
          <w:rFonts w:eastAsiaTheme="minorHAnsi"/>
          <w:b/>
          <w:bCs/>
        </w:rPr>
      </w:pPr>
      <w:ins w:id="4041" w:author="Pragada Venkata Apparao Santhosh" w:date="2021-05-11T06:51:00Z">
        <w:r w:rsidRPr="00A17A4A">
          <w:rPr>
            <w:rFonts w:eastAsiaTheme="minorHAnsi"/>
            <w:b/>
            <w:bCs/>
          </w:rPr>
          <w:t>test)</w:t>
        </w:r>
      </w:ins>
    </w:p>
    <w:p w14:paraId="61144C07" w14:textId="77777777" w:rsidR="00FE457A" w:rsidRPr="00BC3576" w:rsidRDefault="00FE457A" w:rsidP="00FE457A">
      <w:pPr>
        <w:pStyle w:val="ListParagraph"/>
        <w:numPr>
          <w:ilvl w:val="0"/>
          <w:numId w:val="32"/>
        </w:numPr>
        <w:autoSpaceDE w:val="0"/>
        <w:autoSpaceDN w:val="0"/>
        <w:adjustRightInd w:val="0"/>
        <w:spacing w:after="0"/>
        <w:rPr>
          <w:ins w:id="4042" w:author="Pragada Venkata Apparao Santhosh" w:date="2021-05-11T06:51:00Z"/>
          <w:rFonts w:eastAsiaTheme="minorHAnsi"/>
          <w:b/>
          <w:bCs/>
        </w:rPr>
      </w:pPr>
      <w:ins w:id="4043" w:author="Pragada Venkata Apparao Santhosh" w:date="2021-05-11T06:51:00Z">
        <w:r w:rsidRPr="00BC3576">
          <w:rPr>
            <w:rFonts w:eastAsiaTheme="minorHAnsi"/>
            <w:b/>
            <w:bCs/>
          </w:rPr>
          <w:t>General</w:t>
        </w:r>
      </w:ins>
    </w:p>
    <w:p w14:paraId="62B58800" w14:textId="77777777" w:rsidR="00FE457A" w:rsidRDefault="00FE457A" w:rsidP="00FE457A">
      <w:pPr>
        <w:autoSpaceDE w:val="0"/>
        <w:autoSpaceDN w:val="0"/>
        <w:adjustRightInd w:val="0"/>
        <w:spacing w:after="0"/>
        <w:ind w:left="720"/>
        <w:rPr>
          <w:ins w:id="4044" w:author="Pragada Venkata Apparao Santhosh" w:date="2021-05-11T06:51:00Z"/>
          <w:rFonts w:eastAsiaTheme="minorHAnsi"/>
        </w:rPr>
      </w:pPr>
      <w:ins w:id="4045" w:author="Pragada Venkata Apparao Santhosh" w:date="2021-05-11T06:51:00Z">
        <w:r w:rsidRPr="00A17A4A">
          <w:rPr>
            <w:rFonts w:eastAsiaTheme="minorHAnsi"/>
          </w:rPr>
          <w:t xml:space="preserve">Prior to performing the test, generate a test plan that includes interface test points, electronic </w:t>
        </w:r>
        <w:proofErr w:type="gramStart"/>
        <w:r w:rsidRPr="00A17A4A">
          <w:rPr>
            <w:rFonts w:eastAsiaTheme="minorHAnsi"/>
          </w:rPr>
          <w:t xml:space="preserve">module </w:t>
        </w:r>
        <w:r>
          <w:rPr>
            <w:rFonts w:eastAsiaTheme="minorHAnsi"/>
          </w:rPr>
          <w:t xml:space="preserve"> </w:t>
        </w:r>
        <w:r w:rsidRPr="00A17A4A">
          <w:rPr>
            <w:rFonts w:eastAsiaTheme="minorHAnsi"/>
          </w:rPr>
          <w:t>mode</w:t>
        </w:r>
        <w:proofErr w:type="gramEnd"/>
        <w:r w:rsidRPr="00A17A4A">
          <w:rPr>
            <w:rFonts w:eastAsiaTheme="minorHAnsi"/>
          </w:rPr>
          <w:t xml:space="preserve"> of</w:t>
        </w:r>
        <w:r>
          <w:rPr>
            <w:rFonts w:eastAsiaTheme="minorHAnsi"/>
          </w:rPr>
          <w:t xml:space="preserve"> </w:t>
        </w:r>
        <w:r w:rsidRPr="00A17A4A">
          <w:rPr>
            <w:rFonts w:eastAsiaTheme="minorHAnsi"/>
          </w:rPr>
          <w:t>operation, number of modules to be tested, and any special instructions and changes from the standard test.</w:t>
        </w:r>
      </w:ins>
    </w:p>
    <w:p w14:paraId="692F5192" w14:textId="77777777" w:rsidR="00FE457A" w:rsidRPr="00A17A4A" w:rsidRDefault="00FE457A" w:rsidP="00FE457A">
      <w:pPr>
        <w:autoSpaceDE w:val="0"/>
        <w:autoSpaceDN w:val="0"/>
        <w:adjustRightInd w:val="0"/>
        <w:spacing w:after="0"/>
        <w:ind w:left="720"/>
        <w:rPr>
          <w:ins w:id="4046" w:author="Pragada Venkata Apparao Santhosh" w:date="2021-05-11T06:51:00Z"/>
          <w:rFonts w:eastAsiaTheme="minorHAnsi"/>
        </w:rPr>
      </w:pPr>
    </w:p>
    <w:p w14:paraId="57594B9E" w14:textId="77777777" w:rsidR="00FE457A" w:rsidRDefault="00FE457A" w:rsidP="00FE457A">
      <w:pPr>
        <w:autoSpaceDE w:val="0"/>
        <w:autoSpaceDN w:val="0"/>
        <w:adjustRightInd w:val="0"/>
        <w:spacing w:after="0"/>
        <w:ind w:left="720"/>
        <w:rPr>
          <w:ins w:id="4047" w:author="Pragada Venkata Apparao Santhosh" w:date="2021-05-11T06:51:00Z"/>
          <w:rFonts w:eastAsiaTheme="minorHAnsi"/>
        </w:rPr>
      </w:pPr>
      <w:ins w:id="4048" w:author="Pragada Venkata Apparao Santhosh" w:date="2021-05-11T06:51:00Z">
        <w:r w:rsidRPr="00A17A4A">
          <w:rPr>
            <w:rFonts w:eastAsiaTheme="minorHAnsi"/>
          </w:rPr>
          <w:t>Before applying any discharges to the device under test, verify that the ESD simulator discharge verification</w:t>
        </w:r>
        <w:r>
          <w:rPr>
            <w:rFonts w:eastAsiaTheme="minorHAnsi"/>
          </w:rPr>
          <w:t xml:space="preserve"> </w:t>
        </w:r>
        <w:r w:rsidRPr="00A17A4A">
          <w:rPr>
            <w:rFonts w:eastAsiaTheme="minorHAnsi"/>
          </w:rPr>
          <w:t xml:space="preserve">procedures of annex A have been performed within the </w:t>
        </w:r>
        <w:proofErr w:type="gramStart"/>
        <w:r w:rsidRPr="00A17A4A">
          <w:rPr>
            <w:rFonts w:eastAsiaTheme="minorHAnsi"/>
          </w:rPr>
          <w:t>time period</w:t>
        </w:r>
        <w:proofErr w:type="gramEnd"/>
        <w:r w:rsidRPr="00A17A4A">
          <w:rPr>
            <w:rFonts w:eastAsiaTheme="minorHAnsi"/>
          </w:rPr>
          <w:t xml:space="preserve"> established by the laboratory or the customer.</w:t>
        </w:r>
      </w:ins>
    </w:p>
    <w:p w14:paraId="17B6D6B9" w14:textId="77777777" w:rsidR="00FE457A" w:rsidRPr="00A17A4A" w:rsidRDefault="00FE457A" w:rsidP="00FE457A">
      <w:pPr>
        <w:autoSpaceDE w:val="0"/>
        <w:autoSpaceDN w:val="0"/>
        <w:adjustRightInd w:val="0"/>
        <w:spacing w:after="0"/>
        <w:ind w:left="720"/>
        <w:rPr>
          <w:ins w:id="4049" w:author="Pragada Venkata Apparao Santhosh" w:date="2021-05-11T06:51:00Z"/>
          <w:rFonts w:eastAsiaTheme="minorHAnsi"/>
        </w:rPr>
      </w:pPr>
    </w:p>
    <w:p w14:paraId="5C584761" w14:textId="77777777" w:rsidR="00FE457A" w:rsidRDefault="00FE457A" w:rsidP="00FE457A">
      <w:pPr>
        <w:autoSpaceDE w:val="0"/>
        <w:autoSpaceDN w:val="0"/>
        <w:adjustRightInd w:val="0"/>
        <w:spacing w:after="0"/>
        <w:ind w:left="720"/>
        <w:rPr>
          <w:ins w:id="4050" w:author="Pragada Venkata Apparao Santhosh" w:date="2021-05-11T06:51:00Z"/>
          <w:rFonts w:eastAsiaTheme="minorHAnsi"/>
        </w:rPr>
      </w:pPr>
      <w:ins w:id="4051" w:author="Pragada Venkata Apparao Santhosh" w:date="2021-05-11T06:51:00Z">
        <w:r w:rsidRPr="00A17A4A">
          <w:rPr>
            <w:rFonts w:eastAsiaTheme="minorHAnsi"/>
          </w:rPr>
          <w:t>All containers of ESD-sensitive devices and, where required, the ESD-sensitive devices themselves shall be clearly</w:t>
        </w:r>
        <w:r>
          <w:rPr>
            <w:rFonts w:eastAsiaTheme="minorHAnsi"/>
          </w:rPr>
          <w:t xml:space="preserve"> </w:t>
        </w:r>
        <w:r w:rsidRPr="00A17A4A">
          <w:rPr>
            <w:rFonts w:eastAsiaTheme="minorHAnsi"/>
          </w:rPr>
          <w:t>marked with a standard ESD warning label.</w:t>
        </w:r>
      </w:ins>
    </w:p>
    <w:p w14:paraId="41B73BB7" w14:textId="77777777" w:rsidR="00FE457A" w:rsidRPr="00A17A4A" w:rsidRDefault="00FE457A" w:rsidP="00FE457A">
      <w:pPr>
        <w:autoSpaceDE w:val="0"/>
        <w:autoSpaceDN w:val="0"/>
        <w:adjustRightInd w:val="0"/>
        <w:spacing w:after="0"/>
        <w:ind w:left="720"/>
        <w:rPr>
          <w:ins w:id="4052" w:author="Pragada Venkata Apparao Santhosh" w:date="2021-05-11T06:51:00Z"/>
          <w:rFonts w:eastAsiaTheme="minorHAnsi"/>
        </w:rPr>
      </w:pPr>
    </w:p>
    <w:p w14:paraId="2D7AAF67" w14:textId="77777777" w:rsidR="00FE457A" w:rsidRDefault="00FE457A" w:rsidP="00FE457A">
      <w:pPr>
        <w:autoSpaceDE w:val="0"/>
        <w:autoSpaceDN w:val="0"/>
        <w:adjustRightInd w:val="0"/>
        <w:spacing w:after="0"/>
        <w:ind w:left="720"/>
        <w:rPr>
          <w:ins w:id="4053" w:author="Pragada Venkata Apparao Santhosh" w:date="2021-05-11T06:51:00Z"/>
          <w:rFonts w:eastAsiaTheme="minorHAnsi"/>
        </w:rPr>
      </w:pPr>
      <w:ins w:id="4054" w:author="Pragada Venkata Apparao Santhosh" w:date="2021-05-11T06:51:00Z">
        <w:r w:rsidRPr="00A17A4A">
          <w:rPr>
            <w:rFonts w:eastAsiaTheme="minorHAnsi"/>
          </w:rPr>
          <w:lastRenderedPageBreak/>
          <w:t xml:space="preserve">For the packaging and handling test, the ESD simulator shall be configured with the </w:t>
        </w:r>
        <w:proofErr w:type="gramStart"/>
        <w:r w:rsidRPr="00A17A4A">
          <w:rPr>
            <w:rFonts w:eastAsiaTheme="minorHAnsi"/>
          </w:rPr>
          <w:t>150 pF</w:t>
        </w:r>
        <w:proofErr w:type="gramEnd"/>
        <w:r w:rsidRPr="00A17A4A">
          <w:rPr>
            <w:rFonts w:eastAsiaTheme="minorHAnsi"/>
          </w:rPr>
          <w:t xml:space="preserve"> capacitor probe shown</w:t>
        </w:r>
        <w:r>
          <w:rPr>
            <w:rFonts w:eastAsiaTheme="minorHAnsi"/>
          </w:rPr>
          <w:t xml:space="preserve"> </w:t>
        </w:r>
        <w:r w:rsidRPr="00A17A4A">
          <w:rPr>
            <w:rFonts w:eastAsiaTheme="minorHAnsi"/>
          </w:rPr>
          <w:t>in Figure 1 b).</w:t>
        </w:r>
      </w:ins>
    </w:p>
    <w:p w14:paraId="56A7C6AD" w14:textId="77777777" w:rsidR="00FE457A" w:rsidRPr="00A17A4A" w:rsidRDefault="00FE457A" w:rsidP="00FE457A">
      <w:pPr>
        <w:autoSpaceDE w:val="0"/>
        <w:autoSpaceDN w:val="0"/>
        <w:adjustRightInd w:val="0"/>
        <w:spacing w:after="0"/>
        <w:ind w:left="720"/>
        <w:rPr>
          <w:ins w:id="4055" w:author="Pragada Venkata Apparao Santhosh" w:date="2021-05-11T06:51:00Z"/>
          <w:rFonts w:eastAsiaTheme="minorHAnsi"/>
        </w:rPr>
      </w:pPr>
    </w:p>
    <w:p w14:paraId="7D7DC6E4" w14:textId="77777777" w:rsidR="00FE457A" w:rsidRDefault="00FE457A" w:rsidP="00FE457A">
      <w:pPr>
        <w:autoSpaceDE w:val="0"/>
        <w:autoSpaceDN w:val="0"/>
        <w:adjustRightInd w:val="0"/>
        <w:spacing w:after="0"/>
        <w:ind w:left="720"/>
        <w:rPr>
          <w:ins w:id="4056" w:author="Pragada Venkata Apparao Santhosh" w:date="2021-05-11T06:51:00Z"/>
          <w:rFonts w:eastAsiaTheme="minorHAnsi"/>
        </w:rPr>
      </w:pPr>
      <w:ins w:id="4057" w:author="Pragada Venkata Apparao Santhosh" w:date="2021-05-11T06:51:00Z">
        <w:r w:rsidRPr="00A17A4A">
          <w:rPr>
            <w:rFonts w:eastAsiaTheme="minorHAnsi"/>
          </w:rPr>
          <w:t>Maintain the ambient temperature during the test at (23 ± 5) °C and the relative humidity at between 30 % and</w:t>
        </w:r>
        <w:r>
          <w:rPr>
            <w:rFonts w:eastAsiaTheme="minorHAnsi"/>
          </w:rPr>
          <w:t xml:space="preserve"> </w:t>
        </w:r>
        <w:r w:rsidRPr="00A17A4A">
          <w:rPr>
            <w:rFonts w:eastAsiaTheme="minorHAnsi"/>
          </w:rPr>
          <w:t>60 % (20 °C and 30 % RH is preferred), or using other values agreed to by the user, in which case such values</w:t>
        </w:r>
        <w:r>
          <w:rPr>
            <w:rFonts w:eastAsiaTheme="minorHAnsi"/>
          </w:rPr>
          <w:t xml:space="preserve"> </w:t>
        </w:r>
        <w:r w:rsidRPr="00A17A4A">
          <w:rPr>
            <w:rFonts w:eastAsiaTheme="minorHAnsi"/>
          </w:rPr>
          <w:t>shall be documented in the test report.</w:t>
        </w:r>
      </w:ins>
    </w:p>
    <w:p w14:paraId="5D44162F" w14:textId="77777777" w:rsidR="00FE457A" w:rsidRDefault="00FE457A" w:rsidP="00FE457A">
      <w:pPr>
        <w:autoSpaceDE w:val="0"/>
        <w:autoSpaceDN w:val="0"/>
        <w:adjustRightInd w:val="0"/>
        <w:spacing w:after="0"/>
        <w:rPr>
          <w:ins w:id="4058" w:author="Pragada Venkata Apparao Santhosh" w:date="2021-05-11T06:51:00Z"/>
          <w:rFonts w:eastAsiaTheme="minorHAnsi"/>
        </w:rPr>
      </w:pPr>
    </w:p>
    <w:p w14:paraId="1813DE92" w14:textId="77777777" w:rsidR="00FE457A" w:rsidRDefault="00FE457A" w:rsidP="00FE457A">
      <w:pPr>
        <w:pStyle w:val="ListParagraph"/>
        <w:numPr>
          <w:ilvl w:val="0"/>
          <w:numId w:val="32"/>
        </w:numPr>
        <w:autoSpaceDE w:val="0"/>
        <w:autoSpaceDN w:val="0"/>
        <w:adjustRightInd w:val="0"/>
        <w:spacing w:after="0"/>
        <w:rPr>
          <w:ins w:id="4059" w:author="Pragada Venkata Apparao Santhosh" w:date="2021-05-11T06:51:00Z"/>
          <w:rFonts w:eastAsiaTheme="minorHAnsi"/>
          <w:b/>
          <w:bCs/>
        </w:rPr>
      </w:pPr>
      <w:ins w:id="4060" w:author="Pragada Venkata Apparao Santhosh" w:date="2021-05-11T06:51:00Z">
        <w:r w:rsidRPr="00BC3576">
          <w:rPr>
            <w:rFonts w:eastAsiaTheme="minorHAnsi"/>
            <w:b/>
            <w:bCs/>
          </w:rPr>
          <w:t>Tests</w:t>
        </w:r>
      </w:ins>
    </w:p>
    <w:p w14:paraId="4D4E442E" w14:textId="77777777" w:rsidR="00FE457A" w:rsidRPr="00BC3576" w:rsidRDefault="00FE457A" w:rsidP="00FE457A">
      <w:pPr>
        <w:pStyle w:val="ListParagraph"/>
        <w:autoSpaceDE w:val="0"/>
        <w:autoSpaceDN w:val="0"/>
        <w:adjustRightInd w:val="0"/>
        <w:spacing w:after="0"/>
        <w:rPr>
          <w:ins w:id="4061" w:author="Pragada Venkata Apparao Santhosh" w:date="2021-05-11T06:51:00Z"/>
          <w:rFonts w:eastAsiaTheme="minorHAnsi"/>
          <w:b/>
          <w:bCs/>
        </w:rPr>
      </w:pPr>
    </w:p>
    <w:p w14:paraId="4E9A7AF1" w14:textId="77777777" w:rsidR="00FE457A" w:rsidRPr="00BC3576" w:rsidRDefault="00FE457A" w:rsidP="00FE457A">
      <w:pPr>
        <w:pStyle w:val="ListParagraph"/>
        <w:numPr>
          <w:ilvl w:val="0"/>
          <w:numId w:val="31"/>
        </w:numPr>
        <w:autoSpaceDE w:val="0"/>
        <w:autoSpaceDN w:val="0"/>
        <w:adjustRightInd w:val="0"/>
        <w:spacing w:after="0"/>
        <w:rPr>
          <w:ins w:id="4062" w:author="Pragada Venkata Apparao Santhosh" w:date="2021-05-11T06:51:00Z"/>
          <w:rFonts w:eastAsiaTheme="minorHAnsi"/>
          <w:b/>
          <w:bCs/>
        </w:rPr>
      </w:pPr>
      <w:ins w:id="4063" w:author="Pragada Venkata Apparao Santhosh" w:date="2021-05-11T06:51:00Z">
        <w:r w:rsidRPr="00BC3576">
          <w:rPr>
            <w:rFonts w:eastAsiaTheme="minorHAnsi"/>
            <w:b/>
            <w:bCs/>
          </w:rPr>
          <w:t>Full functional test</w:t>
        </w:r>
      </w:ins>
    </w:p>
    <w:p w14:paraId="176B4E6A" w14:textId="77777777" w:rsidR="00FE457A" w:rsidRDefault="00FE457A" w:rsidP="00FE457A">
      <w:pPr>
        <w:autoSpaceDE w:val="0"/>
        <w:autoSpaceDN w:val="0"/>
        <w:adjustRightInd w:val="0"/>
        <w:spacing w:after="0"/>
        <w:ind w:left="720"/>
        <w:rPr>
          <w:ins w:id="4064" w:author="Pragada Venkata Apparao Santhosh" w:date="2021-05-11T06:51:00Z"/>
          <w:rFonts w:eastAsiaTheme="minorHAnsi"/>
        </w:rPr>
      </w:pPr>
      <w:ins w:id="4065" w:author="Pragada Venkata Apparao Santhosh" w:date="2021-05-11T06:51:00Z">
        <w:r w:rsidRPr="00A17A4A">
          <w:rPr>
            <w:rFonts w:eastAsiaTheme="minorHAnsi"/>
          </w:rPr>
          <w:t>Perform a full functional test of the device under test (checking for rise time, current leakage, etc.) prior to any</w:t>
        </w:r>
        <w:r>
          <w:rPr>
            <w:rFonts w:eastAsiaTheme="minorHAnsi"/>
          </w:rPr>
          <w:t xml:space="preserve"> </w:t>
        </w:r>
        <w:r w:rsidRPr="00A17A4A">
          <w:rPr>
            <w:rFonts w:eastAsiaTheme="minorHAnsi"/>
          </w:rPr>
          <w:t>application of ESD. The functional status of the device under test shall be class A (see annex B).</w:t>
        </w:r>
      </w:ins>
    </w:p>
    <w:p w14:paraId="0AABEA57" w14:textId="77777777" w:rsidR="00FE457A" w:rsidRPr="00A17A4A" w:rsidRDefault="00FE457A" w:rsidP="00FE457A">
      <w:pPr>
        <w:autoSpaceDE w:val="0"/>
        <w:autoSpaceDN w:val="0"/>
        <w:adjustRightInd w:val="0"/>
        <w:spacing w:after="0"/>
        <w:ind w:left="720"/>
        <w:rPr>
          <w:ins w:id="4066" w:author="Pragada Venkata Apparao Santhosh" w:date="2021-05-11T06:51:00Z"/>
          <w:rFonts w:eastAsiaTheme="minorHAnsi"/>
        </w:rPr>
      </w:pPr>
    </w:p>
    <w:p w14:paraId="0049B711" w14:textId="77777777" w:rsidR="00FE457A" w:rsidRDefault="00FE457A" w:rsidP="00FE457A">
      <w:pPr>
        <w:pStyle w:val="ListParagraph"/>
        <w:numPr>
          <w:ilvl w:val="0"/>
          <w:numId w:val="31"/>
        </w:numPr>
        <w:autoSpaceDE w:val="0"/>
        <w:autoSpaceDN w:val="0"/>
        <w:adjustRightInd w:val="0"/>
        <w:spacing w:after="0"/>
        <w:rPr>
          <w:ins w:id="4067" w:author="Pragada Venkata Apparao Santhosh" w:date="2021-05-11T06:51:00Z"/>
          <w:rFonts w:eastAsiaTheme="minorHAnsi"/>
          <w:b/>
          <w:bCs/>
        </w:rPr>
      </w:pPr>
      <w:ins w:id="4068" w:author="Pragada Venkata Apparao Santhosh" w:date="2021-05-11T06:51:00Z">
        <w:r w:rsidRPr="00BC3576">
          <w:rPr>
            <w:rFonts w:eastAsiaTheme="minorHAnsi"/>
            <w:b/>
            <w:bCs/>
          </w:rPr>
          <w:t>ESD tes</w:t>
        </w:r>
        <w:r>
          <w:rPr>
            <w:rFonts w:eastAsiaTheme="minorHAnsi"/>
            <w:b/>
            <w:bCs/>
          </w:rPr>
          <w:t>t</w:t>
        </w:r>
      </w:ins>
    </w:p>
    <w:p w14:paraId="2700C824" w14:textId="77777777" w:rsidR="00FE457A" w:rsidRDefault="00FE457A" w:rsidP="00FE457A">
      <w:pPr>
        <w:pStyle w:val="ListParagraph"/>
        <w:numPr>
          <w:ilvl w:val="0"/>
          <w:numId w:val="33"/>
        </w:numPr>
        <w:autoSpaceDE w:val="0"/>
        <w:autoSpaceDN w:val="0"/>
        <w:adjustRightInd w:val="0"/>
        <w:spacing w:after="0"/>
        <w:rPr>
          <w:ins w:id="4069" w:author="Pragada Venkata Apparao Santhosh" w:date="2021-05-11T06:51:00Z"/>
          <w:rFonts w:eastAsiaTheme="minorHAnsi"/>
          <w:b/>
          <w:bCs/>
        </w:rPr>
      </w:pPr>
      <w:ins w:id="4070" w:author="Pragada Venkata Apparao Santhosh" w:date="2021-05-11T06:51:00Z">
        <w:r w:rsidRPr="00BC3576">
          <w:rPr>
            <w:rFonts w:eastAsiaTheme="minorHAnsi"/>
            <w:b/>
            <w:bCs/>
          </w:rPr>
          <w:t>General</w:t>
        </w:r>
      </w:ins>
    </w:p>
    <w:p w14:paraId="640AD310" w14:textId="77777777" w:rsidR="00FE457A" w:rsidRPr="00BC3576" w:rsidRDefault="00FE457A" w:rsidP="00FE457A">
      <w:pPr>
        <w:pStyle w:val="ListParagraph"/>
        <w:autoSpaceDE w:val="0"/>
        <w:autoSpaceDN w:val="0"/>
        <w:adjustRightInd w:val="0"/>
        <w:spacing w:after="0"/>
        <w:ind w:left="1440"/>
        <w:rPr>
          <w:ins w:id="4071" w:author="Pragada Venkata Apparao Santhosh" w:date="2021-05-11T06:51:00Z"/>
          <w:rFonts w:eastAsiaTheme="minorHAnsi"/>
          <w:b/>
          <w:bCs/>
        </w:rPr>
      </w:pPr>
    </w:p>
    <w:p w14:paraId="0E4FE7B4" w14:textId="77777777" w:rsidR="00FE457A" w:rsidRDefault="00FE457A" w:rsidP="00FE457A">
      <w:pPr>
        <w:autoSpaceDE w:val="0"/>
        <w:autoSpaceDN w:val="0"/>
        <w:adjustRightInd w:val="0"/>
        <w:spacing w:after="0"/>
        <w:ind w:left="360" w:firstLine="720"/>
        <w:rPr>
          <w:ins w:id="4072" w:author="Pragada Venkata Apparao Santhosh" w:date="2021-05-11T06:51:00Z"/>
          <w:rFonts w:eastAsiaTheme="minorHAnsi"/>
        </w:rPr>
      </w:pPr>
      <w:ins w:id="4073" w:author="Pragada Venkata Apparao Santhosh" w:date="2021-05-11T06:51:00Z">
        <w:r w:rsidRPr="00A17A4A">
          <w:rPr>
            <w:rFonts w:eastAsiaTheme="minorHAnsi"/>
          </w:rPr>
          <w:t>Disconnect the device under test from its power supply. Configure the test set-up according to Figure 5.</w:t>
        </w:r>
      </w:ins>
    </w:p>
    <w:p w14:paraId="2A78A488" w14:textId="77777777" w:rsidR="00FE457A" w:rsidRDefault="00FE457A" w:rsidP="00FE457A">
      <w:pPr>
        <w:autoSpaceDE w:val="0"/>
        <w:autoSpaceDN w:val="0"/>
        <w:adjustRightInd w:val="0"/>
        <w:spacing w:after="0"/>
        <w:ind w:left="360" w:firstLine="720"/>
        <w:rPr>
          <w:ins w:id="4074" w:author="Pragada Venkata Apparao Santhosh" w:date="2021-05-11T06:51:00Z"/>
          <w:rFonts w:eastAsiaTheme="minorHAnsi"/>
        </w:rPr>
      </w:pPr>
      <w:ins w:id="4075" w:author="Pragada Venkata Apparao Santhosh" w:date="2021-05-11T06:51:00Z">
        <w:r>
          <w:rPr>
            <w:noProof/>
          </w:rPr>
          <w:drawing>
            <wp:inline distT="0" distB="0" distL="0" distR="0" wp14:anchorId="5652CA70" wp14:editId="412D159C">
              <wp:extent cx="5731510" cy="453453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4534535"/>
                      </a:xfrm>
                      <a:prstGeom prst="rect">
                        <a:avLst/>
                      </a:prstGeom>
                    </pic:spPr>
                  </pic:pic>
                </a:graphicData>
              </a:graphic>
            </wp:inline>
          </w:drawing>
        </w:r>
      </w:ins>
    </w:p>
    <w:p w14:paraId="714CBB76" w14:textId="77777777" w:rsidR="00FE457A" w:rsidRDefault="00FE457A" w:rsidP="00FE457A">
      <w:pPr>
        <w:autoSpaceDE w:val="0"/>
        <w:autoSpaceDN w:val="0"/>
        <w:adjustRightInd w:val="0"/>
        <w:spacing w:after="0"/>
        <w:ind w:left="360" w:firstLine="720"/>
        <w:rPr>
          <w:ins w:id="4076" w:author="Pragada Venkata Apparao Santhosh" w:date="2021-05-11T06:51:00Z"/>
          <w:rFonts w:eastAsiaTheme="minorHAnsi"/>
        </w:rPr>
      </w:pPr>
      <w:ins w:id="4077" w:author="Pragada Venkata Apparao Santhosh" w:date="2021-05-11T06:51:00Z">
        <w:r>
          <w:rPr>
            <w:noProof/>
          </w:rPr>
          <w:lastRenderedPageBreak/>
          <w:drawing>
            <wp:inline distT="0" distB="0" distL="0" distR="0" wp14:anchorId="79A2E33A" wp14:editId="78F414F0">
              <wp:extent cx="5731510" cy="1573530"/>
              <wp:effectExtent l="0" t="0" r="254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1573530"/>
                      </a:xfrm>
                      <a:prstGeom prst="rect">
                        <a:avLst/>
                      </a:prstGeom>
                    </pic:spPr>
                  </pic:pic>
                </a:graphicData>
              </a:graphic>
            </wp:inline>
          </w:drawing>
        </w:r>
      </w:ins>
    </w:p>
    <w:p w14:paraId="27C097B4" w14:textId="77777777" w:rsidR="00FE457A" w:rsidRPr="00A17A4A" w:rsidRDefault="00FE457A" w:rsidP="00FE457A">
      <w:pPr>
        <w:autoSpaceDE w:val="0"/>
        <w:autoSpaceDN w:val="0"/>
        <w:adjustRightInd w:val="0"/>
        <w:spacing w:after="0"/>
        <w:ind w:left="360" w:firstLine="720"/>
        <w:rPr>
          <w:ins w:id="4078" w:author="Pragada Venkata Apparao Santhosh" w:date="2021-05-11T06:51:00Z"/>
          <w:rFonts w:eastAsiaTheme="minorHAnsi"/>
        </w:rPr>
      </w:pPr>
    </w:p>
    <w:p w14:paraId="2288955B" w14:textId="77777777" w:rsidR="00FE457A" w:rsidRDefault="00FE457A" w:rsidP="00FE457A">
      <w:pPr>
        <w:autoSpaceDE w:val="0"/>
        <w:autoSpaceDN w:val="0"/>
        <w:adjustRightInd w:val="0"/>
        <w:spacing w:after="0"/>
        <w:ind w:left="720"/>
        <w:rPr>
          <w:ins w:id="4079" w:author="Pragada Venkata Apparao Santhosh" w:date="2021-05-11T06:51:00Z"/>
          <w:rFonts w:eastAsiaTheme="minorHAnsi"/>
        </w:rPr>
      </w:pPr>
      <w:ins w:id="4080" w:author="Pragada Venkata Apparao Santhosh" w:date="2021-05-11T06:51:00Z">
        <w:r w:rsidRPr="00A17A4A">
          <w:rPr>
            <w:rFonts w:eastAsiaTheme="minorHAnsi"/>
          </w:rPr>
          <w:t>Connect the ESD simulator high voltage ground directly to the ground plane (if used) or to ground by a grounding</w:t>
        </w:r>
        <w:r>
          <w:rPr>
            <w:rFonts w:eastAsiaTheme="minorHAnsi"/>
          </w:rPr>
          <w:t xml:space="preserve"> </w:t>
        </w:r>
        <w:r w:rsidRPr="00A17A4A">
          <w:rPr>
            <w:rFonts w:eastAsiaTheme="minorHAnsi"/>
          </w:rPr>
          <w:t>strap as specified in 4.3.</w:t>
        </w:r>
      </w:ins>
    </w:p>
    <w:p w14:paraId="6CD68A0A" w14:textId="77777777" w:rsidR="00FE457A" w:rsidRPr="00A17A4A" w:rsidRDefault="00FE457A" w:rsidP="00FE457A">
      <w:pPr>
        <w:autoSpaceDE w:val="0"/>
        <w:autoSpaceDN w:val="0"/>
        <w:adjustRightInd w:val="0"/>
        <w:spacing w:after="0"/>
        <w:ind w:firstLine="720"/>
        <w:rPr>
          <w:ins w:id="4081" w:author="Pragada Venkata Apparao Santhosh" w:date="2021-05-11T06:51:00Z"/>
          <w:rFonts w:eastAsiaTheme="minorHAnsi"/>
        </w:rPr>
      </w:pPr>
    </w:p>
    <w:p w14:paraId="7D7A947F" w14:textId="77777777" w:rsidR="00FE457A" w:rsidRDefault="00FE457A" w:rsidP="00FE457A">
      <w:pPr>
        <w:autoSpaceDE w:val="0"/>
        <w:autoSpaceDN w:val="0"/>
        <w:adjustRightInd w:val="0"/>
        <w:spacing w:after="0"/>
        <w:ind w:left="720"/>
        <w:rPr>
          <w:ins w:id="4082" w:author="Pragada Venkata Apparao Santhosh" w:date="2021-05-11T06:51:00Z"/>
          <w:rFonts w:eastAsiaTheme="minorHAnsi"/>
        </w:rPr>
      </w:pPr>
      <w:ins w:id="4083" w:author="Pragada Venkata Apparao Santhosh" w:date="2021-05-11T06:51:00Z">
        <w:r w:rsidRPr="00A17A4A">
          <w:rPr>
            <w:rFonts w:eastAsiaTheme="minorHAnsi"/>
          </w:rPr>
          <w:t>Place the device under test on a static dissipative material as specified in 4.9 to bleed-off any accumulated char</w:t>
        </w:r>
        <w:r>
          <w:rPr>
            <w:rFonts w:eastAsiaTheme="minorHAnsi"/>
          </w:rPr>
          <w:t xml:space="preserve">ge </w:t>
        </w:r>
        <w:r w:rsidRPr="00A17A4A">
          <w:rPr>
            <w:rFonts w:eastAsiaTheme="minorHAnsi"/>
          </w:rPr>
          <w:t>from the (device under test) housing.</w:t>
        </w:r>
      </w:ins>
    </w:p>
    <w:p w14:paraId="629FB782" w14:textId="77777777" w:rsidR="00FE457A" w:rsidRPr="00A17A4A" w:rsidRDefault="00FE457A" w:rsidP="00FE457A">
      <w:pPr>
        <w:autoSpaceDE w:val="0"/>
        <w:autoSpaceDN w:val="0"/>
        <w:adjustRightInd w:val="0"/>
        <w:spacing w:after="0"/>
        <w:ind w:left="720"/>
        <w:rPr>
          <w:ins w:id="4084" w:author="Pragada Venkata Apparao Santhosh" w:date="2021-05-11T06:51:00Z"/>
          <w:rFonts w:eastAsiaTheme="minorHAnsi"/>
        </w:rPr>
      </w:pPr>
    </w:p>
    <w:p w14:paraId="244FDB4F" w14:textId="77777777" w:rsidR="00FE457A" w:rsidRDefault="00FE457A" w:rsidP="00FE457A">
      <w:pPr>
        <w:autoSpaceDE w:val="0"/>
        <w:autoSpaceDN w:val="0"/>
        <w:adjustRightInd w:val="0"/>
        <w:spacing w:after="0"/>
        <w:ind w:firstLine="720"/>
        <w:rPr>
          <w:ins w:id="4085" w:author="Pragada Venkata Apparao Santhosh" w:date="2021-05-11T06:51:00Z"/>
          <w:rFonts w:eastAsiaTheme="minorHAnsi"/>
        </w:rPr>
      </w:pPr>
      <w:ins w:id="4086" w:author="Pragada Venkata Apparao Santhosh" w:date="2021-05-11T06:51:00Z">
        <w:r w:rsidRPr="00A17A4A">
          <w:rPr>
            <w:rFonts w:eastAsiaTheme="minorHAnsi"/>
          </w:rPr>
          <w:t>Step-stress the device under test according to the test levels shown in Table B.3.</w:t>
        </w:r>
      </w:ins>
    </w:p>
    <w:p w14:paraId="269D1A73" w14:textId="77777777" w:rsidR="00FE457A" w:rsidRPr="00A17A4A" w:rsidRDefault="00FE457A" w:rsidP="00FE457A">
      <w:pPr>
        <w:autoSpaceDE w:val="0"/>
        <w:autoSpaceDN w:val="0"/>
        <w:adjustRightInd w:val="0"/>
        <w:spacing w:after="0"/>
        <w:ind w:firstLine="720"/>
        <w:rPr>
          <w:ins w:id="4087" w:author="Pragada Venkata Apparao Santhosh" w:date="2021-05-11T06:51:00Z"/>
          <w:rFonts w:eastAsiaTheme="minorHAnsi"/>
        </w:rPr>
      </w:pPr>
    </w:p>
    <w:p w14:paraId="740C82D1" w14:textId="77777777" w:rsidR="00FE457A" w:rsidRDefault="00FE457A" w:rsidP="00FE457A">
      <w:pPr>
        <w:autoSpaceDE w:val="0"/>
        <w:autoSpaceDN w:val="0"/>
        <w:adjustRightInd w:val="0"/>
        <w:spacing w:after="0"/>
        <w:ind w:left="720"/>
        <w:rPr>
          <w:ins w:id="4088" w:author="Pragada Venkata Apparao Santhosh" w:date="2021-05-11T06:51:00Z"/>
          <w:rFonts w:eastAsiaTheme="minorHAnsi"/>
        </w:rPr>
      </w:pPr>
      <w:ins w:id="4089" w:author="Pragada Venkata Apparao Santhosh" w:date="2021-05-11T06:51:00Z">
        <w:r w:rsidRPr="00A17A4A">
          <w:rPr>
            <w:rFonts w:eastAsiaTheme="minorHAnsi"/>
          </w:rPr>
          <w:t>Apply the ESD at, but not limited to, each connector pin, case, button, switch display, case screw, and case</w:t>
        </w:r>
        <w:r>
          <w:rPr>
            <w:rFonts w:eastAsiaTheme="minorHAnsi"/>
          </w:rPr>
          <w:t xml:space="preserve"> </w:t>
        </w:r>
        <w:r w:rsidRPr="00A17A4A">
          <w:rPr>
            <w:rFonts w:eastAsiaTheme="minorHAnsi"/>
          </w:rPr>
          <w:t>opening of the device under test that is accessible during handling. For this procedure, recessed connector pins</w:t>
        </w:r>
        <w:r>
          <w:rPr>
            <w:rFonts w:eastAsiaTheme="minorHAnsi"/>
          </w:rPr>
          <w:t xml:space="preserve"> </w:t>
        </w:r>
        <w:r w:rsidRPr="00A17A4A">
          <w:rPr>
            <w:rFonts w:eastAsiaTheme="minorHAnsi"/>
          </w:rPr>
          <w:t>are considered accessible during handling.</w:t>
        </w:r>
      </w:ins>
    </w:p>
    <w:p w14:paraId="1F039259" w14:textId="77777777" w:rsidR="00FE457A" w:rsidRPr="00A17A4A" w:rsidRDefault="00FE457A" w:rsidP="00FE457A">
      <w:pPr>
        <w:autoSpaceDE w:val="0"/>
        <w:autoSpaceDN w:val="0"/>
        <w:adjustRightInd w:val="0"/>
        <w:spacing w:after="0"/>
        <w:ind w:left="720"/>
        <w:rPr>
          <w:ins w:id="4090" w:author="Pragada Venkata Apparao Santhosh" w:date="2021-05-11T06:51:00Z"/>
          <w:rFonts w:eastAsiaTheme="minorHAnsi"/>
        </w:rPr>
      </w:pPr>
    </w:p>
    <w:p w14:paraId="67123513" w14:textId="77777777" w:rsidR="00FE457A" w:rsidRDefault="00FE457A" w:rsidP="00FE457A">
      <w:pPr>
        <w:autoSpaceDE w:val="0"/>
        <w:autoSpaceDN w:val="0"/>
        <w:adjustRightInd w:val="0"/>
        <w:spacing w:after="0"/>
        <w:ind w:left="720"/>
        <w:rPr>
          <w:ins w:id="4091" w:author="Pragada Venkata Apparao Santhosh" w:date="2021-05-11T06:51:00Z"/>
          <w:rFonts w:eastAsiaTheme="minorHAnsi"/>
        </w:rPr>
      </w:pPr>
      <w:ins w:id="4092" w:author="Pragada Venkata Apparao Santhosh" w:date="2021-05-11T06:51:00Z">
        <w:r w:rsidRPr="00A17A4A">
          <w:rPr>
            <w:rFonts w:eastAsiaTheme="minorHAnsi"/>
          </w:rPr>
          <w:t>Use an insulated solid (not stranded) wire with a cross-sectional area of between 0,5 mm2 and 2 mm2 and a length</w:t>
        </w:r>
        <w:r>
          <w:rPr>
            <w:rFonts w:eastAsiaTheme="minorHAnsi"/>
          </w:rPr>
          <w:t xml:space="preserve"> </w:t>
        </w:r>
        <w:r w:rsidRPr="00A17A4A">
          <w:rPr>
            <w:rFonts w:eastAsiaTheme="minorHAnsi"/>
          </w:rPr>
          <w:t xml:space="preserve">of </w:t>
        </w:r>
        <w:r>
          <w:rPr>
            <w:rFonts w:eastAsiaTheme="minorHAnsi"/>
          </w:rPr>
          <w:t>≤</w:t>
        </w:r>
        <w:r w:rsidRPr="00A17A4A">
          <w:rPr>
            <w:rFonts w:eastAsiaTheme="minorHAnsi"/>
          </w:rPr>
          <w:t xml:space="preserve"> 25 mm to access recessed connector pins.</w:t>
        </w:r>
      </w:ins>
    </w:p>
    <w:p w14:paraId="408B0473" w14:textId="77777777" w:rsidR="00FE457A" w:rsidRPr="00A17A4A" w:rsidRDefault="00FE457A" w:rsidP="00FE457A">
      <w:pPr>
        <w:autoSpaceDE w:val="0"/>
        <w:autoSpaceDN w:val="0"/>
        <w:adjustRightInd w:val="0"/>
        <w:spacing w:after="0"/>
        <w:ind w:left="720"/>
        <w:rPr>
          <w:ins w:id="4093" w:author="Pragada Venkata Apparao Santhosh" w:date="2021-05-11T06:51:00Z"/>
          <w:rFonts w:eastAsiaTheme="minorHAnsi"/>
        </w:rPr>
      </w:pPr>
    </w:p>
    <w:p w14:paraId="303694DB" w14:textId="77777777" w:rsidR="00FE457A" w:rsidRPr="00A17A4A" w:rsidRDefault="00FE457A" w:rsidP="00FE457A">
      <w:pPr>
        <w:autoSpaceDE w:val="0"/>
        <w:autoSpaceDN w:val="0"/>
        <w:adjustRightInd w:val="0"/>
        <w:spacing w:after="0"/>
        <w:ind w:left="720"/>
        <w:rPr>
          <w:ins w:id="4094" w:author="Pragada Venkata Apparao Santhosh" w:date="2021-05-11T06:51:00Z"/>
          <w:rFonts w:eastAsiaTheme="minorHAnsi"/>
        </w:rPr>
      </w:pPr>
      <w:ins w:id="4095" w:author="Pragada Venkata Apparao Santhosh" w:date="2021-05-11T06:51:00Z">
        <w:r w:rsidRPr="00A17A4A">
          <w:rPr>
            <w:rFonts w:eastAsiaTheme="minorHAnsi"/>
          </w:rPr>
          <w:t>NOTE Modules that have recessed pins in metallized grounded connector bodies where the pins are not easily accessible</w:t>
        </w:r>
        <w:r>
          <w:rPr>
            <w:rFonts w:eastAsiaTheme="minorHAnsi"/>
          </w:rPr>
          <w:t xml:space="preserve"> </w:t>
        </w:r>
        <w:r w:rsidRPr="00A17A4A">
          <w:rPr>
            <w:rFonts w:eastAsiaTheme="minorHAnsi"/>
          </w:rPr>
          <w:t>(e.g. with a finger) need not be tested.</w:t>
        </w:r>
      </w:ins>
    </w:p>
    <w:p w14:paraId="38F970AC" w14:textId="77777777" w:rsidR="00FE457A" w:rsidRDefault="00FE457A" w:rsidP="00FE457A">
      <w:pPr>
        <w:autoSpaceDE w:val="0"/>
        <w:autoSpaceDN w:val="0"/>
        <w:adjustRightInd w:val="0"/>
        <w:spacing w:after="0"/>
        <w:ind w:left="720"/>
        <w:rPr>
          <w:ins w:id="4096" w:author="Pragada Venkata Apparao Santhosh" w:date="2021-05-11T06:51:00Z"/>
          <w:rFonts w:eastAsiaTheme="minorHAnsi"/>
        </w:rPr>
      </w:pPr>
      <w:ins w:id="4097" w:author="Pragada Venkata Apparao Santhosh" w:date="2021-05-11T06:51:00Z">
        <w:r w:rsidRPr="00A17A4A">
          <w:rPr>
            <w:rFonts w:eastAsiaTheme="minorHAnsi"/>
          </w:rPr>
          <w:t>A connector with closely-spaced pins may result in a crowding of the lead wires, making it difficult to discharge the</w:t>
        </w:r>
        <w:r>
          <w:rPr>
            <w:rFonts w:eastAsiaTheme="minorHAnsi"/>
          </w:rPr>
          <w:t xml:space="preserve"> </w:t>
        </w:r>
        <w:r w:rsidRPr="00A17A4A">
          <w:rPr>
            <w:rFonts w:eastAsiaTheme="minorHAnsi"/>
          </w:rPr>
          <w:t>intended wire. If this occurs, use multiple connectors with a reduced number of lead wires in each. Evaluate each</w:t>
        </w:r>
        <w:r>
          <w:rPr>
            <w:rFonts w:eastAsiaTheme="minorHAnsi"/>
          </w:rPr>
          <w:t xml:space="preserve"> </w:t>
        </w:r>
        <w:r w:rsidRPr="00A17A4A">
          <w:rPr>
            <w:rFonts w:eastAsiaTheme="minorHAnsi"/>
          </w:rPr>
          <w:t>connector configuration separately.</w:t>
        </w:r>
      </w:ins>
    </w:p>
    <w:p w14:paraId="54644B87" w14:textId="77777777" w:rsidR="00FE457A" w:rsidRPr="00A17A4A" w:rsidRDefault="00FE457A" w:rsidP="00FE457A">
      <w:pPr>
        <w:autoSpaceDE w:val="0"/>
        <w:autoSpaceDN w:val="0"/>
        <w:adjustRightInd w:val="0"/>
        <w:spacing w:after="0"/>
        <w:ind w:left="720"/>
        <w:rPr>
          <w:ins w:id="4098" w:author="Pragada Venkata Apparao Santhosh" w:date="2021-05-11T06:51:00Z"/>
          <w:rFonts w:eastAsiaTheme="minorHAnsi"/>
        </w:rPr>
      </w:pPr>
    </w:p>
    <w:p w14:paraId="26B25A1A" w14:textId="77777777" w:rsidR="00FE457A" w:rsidRDefault="00FE457A" w:rsidP="00FE457A">
      <w:pPr>
        <w:pStyle w:val="ListParagraph"/>
        <w:numPr>
          <w:ilvl w:val="0"/>
          <w:numId w:val="33"/>
        </w:numPr>
        <w:autoSpaceDE w:val="0"/>
        <w:autoSpaceDN w:val="0"/>
        <w:adjustRightInd w:val="0"/>
        <w:spacing w:after="0"/>
        <w:rPr>
          <w:ins w:id="4099" w:author="Pragada Venkata Apparao Santhosh" w:date="2021-05-11T06:51:00Z"/>
          <w:rFonts w:eastAsiaTheme="minorHAnsi"/>
          <w:b/>
          <w:bCs/>
        </w:rPr>
      </w:pPr>
      <w:ins w:id="4100" w:author="Pragada Venkata Apparao Santhosh" w:date="2021-05-11T06:51:00Z">
        <w:r w:rsidRPr="00D10883">
          <w:rPr>
            <w:rFonts w:eastAsiaTheme="minorHAnsi"/>
            <w:b/>
            <w:bCs/>
          </w:rPr>
          <w:t>Direct contact discharge</w:t>
        </w:r>
      </w:ins>
    </w:p>
    <w:p w14:paraId="23376C0B" w14:textId="77777777" w:rsidR="00FE457A" w:rsidRPr="00D10883" w:rsidRDefault="00FE457A" w:rsidP="00FE457A">
      <w:pPr>
        <w:pStyle w:val="ListParagraph"/>
        <w:autoSpaceDE w:val="0"/>
        <w:autoSpaceDN w:val="0"/>
        <w:adjustRightInd w:val="0"/>
        <w:spacing w:after="0"/>
        <w:ind w:left="1440"/>
        <w:rPr>
          <w:ins w:id="4101" w:author="Pragada Venkata Apparao Santhosh" w:date="2021-05-11T06:51:00Z"/>
          <w:rFonts w:eastAsiaTheme="minorHAnsi"/>
          <w:b/>
          <w:bCs/>
        </w:rPr>
      </w:pPr>
    </w:p>
    <w:p w14:paraId="2038983F" w14:textId="77777777" w:rsidR="00FE457A" w:rsidRDefault="00FE457A" w:rsidP="00FE457A">
      <w:pPr>
        <w:autoSpaceDE w:val="0"/>
        <w:autoSpaceDN w:val="0"/>
        <w:adjustRightInd w:val="0"/>
        <w:spacing w:after="0"/>
        <w:ind w:left="720"/>
        <w:rPr>
          <w:ins w:id="4102" w:author="Pragada Venkata Apparao Santhosh" w:date="2021-05-11T06:51:00Z"/>
          <w:rFonts w:eastAsiaTheme="minorHAnsi"/>
        </w:rPr>
      </w:pPr>
      <w:ins w:id="4103" w:author="Pragada Venkata Apparao Santhosh" w:date="2021-05-11T06:51:00Z">
        <w:r w:rsidRPr="00A17A4A">
          <w:rPr>
            <w:rFonts w:eastAsiaTheme="minorHAnsi"/>
          </w:rPr>
          <w:t>Place the ESD simulator in direct contact with all selected discharge points and test at the direct contact discharge</w:t>
        </w:r>
        <w:r>
          <w:rPr>
            <w:rFonts w:eastAsiaTheme="minorHAnsi"/>
          </w:rPr>
          <w:t xml:space="preserve"> </w:t>
        </w:r>
        <w:r w:rsidRPr="00A17A4A">
          <w:rPr>
            <w:rFonts w:eastAsiaTheme="minorHAnsi"/>
          </w:rPr>
          <w:t>voltages specified in Table B.3 using the direct contact discharge probe of Figure 2 b). After each discharge to the</w:t>
        </w:r>
        <w:r>
          <w:rPr>
            <w:rFonts w:eastAsiaTheme="minorHAnsi"/>
          </w:rPr>
          <w:t xml:space="preserve"> </w:t>
        </w:r>
        <w:r w:rsidRPr="00A17A4A">
          <w:rPr>
            <w:rFonts w:eastAsiaTheme="minorHAnsi"/>
          </w:rPr>
          <w:t>device under test, residual charge remaining on the device under test shall be drained by briefly connecting a 1 MΩ</w:t>
        </w:r>
        <w:r>
          <w:rPr>
            <w:rFonts w:eastAsiaTheme="minorHAnsi"/>
          </w:rPr>
          <w:t xml:space="preserve"> </w:t>
        </w:r>
        <w:r w:rsidRPr="00A17A4A">
          <w:rPr>
            <w:rFonts w:eastAsiaTheme="minorHAnsi"/>
          </w:rPr>
          <w:t>resistor (see Figure 5) in the following sequence:</w:t>
        </w:r>
      </w:ins>
    </w:p>
    <w:p w14:paraId="36356FD8" w14:textId="77777777" w:rsidR="00FE457A" w:rsidRPr="00A17A4A" w:rsidRDefault="00FE457A" w:rsidP="00FE457A">
      <w:pPr>
        <w:autoSpaceDE w:val="0"/>
        <w:autoSpaceDN w:val="0"/>
        <w:adjustRightInd w:val="0"/>
        <w:spacing w:after="0"/>
        <w:ind w:left="720"/>
        <w:rPr>
          <w:ins w:id="4104" w:author="Pragada Venkata Apparao Santhosh" w:date="2021-05-11T06:51:00Z"/>
          <w:rFonts w:eastAsiaTheme="minorHAnsi"/>
        </w:rPr>
      </w:pPr>
    </w:p>
    <w:p w14:paraId="3B108BD5" w14:textId="77777777" w:rsidR="00FE457A" w:rsidRPr="00D10883" w:rsidRDefault="00FE457A" w:rsidP="00FE457A">
      <w:pPr>
        <w:pStyle w:val="ListParagraph"/>
        <w:numPr>
          <w:ilvl w:val="0"/>
          <w:numId w:val="34"/>
        </w:numPr>
        <w:autoSpaceDE w:val="0"/>
        <w:autoSpaceDN w:val="0"/>
        <w:adjustRightInd w:val="0"/>
        <w:spacing w:after="0"/>
        <w:rPr>
          <w:ins w:id="4105" w:author="Pragada Venkata Apparao Santhosh" w:date="2021-05-11T06:51:00Z"/>
          <w:rFonts w:eastAsiaTheme="minorHAnsi"/>
        </w:rPr>
      </w:pPr>
      <w:ins w:id="4106" w:author="Pragada Venkata Apparao Santhosh" w:date="2021-05-11T06:51:00Z">
        <w:r w:rsidRPr="00D10883">
          <w:rPr>
            <w:rFonts w:eastAsiaTheme="minorHAnsi"/>
          </w:rPr>
          <w:t>between the discharge location and ground;</w:t>
        </w:r>
      </w:ins>
    </w:p>
    <w:p w14:paraId="04D14678" w14:textId="77777777" w:rsidR="00FE457A" w:rsidRPr="00D10883" w:rsidRDefault="00FE457A" w:rsidP="00FE457A">
      <w:pPr>
        <w:pStyle w:val="ListParagraph"/>
        <w:autoSpaceDE w:val="0"/>
        <w:autoSpaceDN w:val="0"/>
        <w:adjustRightInd w:val="0"/>
        <w:spacing w:after="0"/>
        <w:ind w:left="1080"/>
        <w:rPr>
          <w:ins w:id="4107" w:author="Pragada Venkata Apparao Santhosh" w:date="2021-05-11T06:51:00Z"/>
          <w:rFonts w:eastAsiaTheme="minorHAnsi"/>
        </w:rPr>
      </w:pPr>
    </w:p>
    <w:p w14:paraId="6B892622" w14:textId="77777777" w:rsidR="00FE457A" w:rsidRPr="00D10883" w:rsidRDefault="00FE457A" w:rsidP="00FE457A">
      <w:pPr>
        <w:pStyle w:val="ListParagraph"/>
        <w:numPr>
          <w:ilvl w:val="0"/>
          <w:numId w:val="34"/>
        </w:numPr>
        <w:autoSpaceDE w:val="0"/>
        <w:autoSpaceDN w:val="0"/>
        <w:adjustRightInd w:val="0"/>
        <w:spacing w:after="0"/>
        <w:rPr>
          <w:ins w:id="4108" w:author="Pragada Venkata Apparao Santhosh" w:date="2021-05-11T06:51:00Z"/>
          <w:rFonts w:eastAsiaTheme="minorHAnsi"/>
        </w:rPr>
      </w:pPr>
      <w:ins w:id="4109" w:author="Pragada Venkata Apparao Santhosh" w:date="2021-05-11T06:51:00Z">
        <w:r w:rsidRPr="00D10883">
          <w:rPr>
            <w:rFonts w:eastAsiaTheme="minorHAnsi"/>
          </w:rPr>
          <w:t>between the ground point of the device under test and ground.</w:t>
        </w:r>
      </w:ins>
    </w:p>
    <w:p w14:paraId="0788DD91" w14:textId="77777777" w:rsidR="00FE457A" w:rsidRPr="00D10883" w:rsidRDefault="00FE457A" w:rsidP="00FE457A">
      <w:pPr>
        <w:autoSpaceDE w:val="0"/>
        <w:autoSpaceDN w:val="0"/>
        <w:adjustRightInd w:val="0"/>
        <w:spacing w:after="0"/>
        <w:rPr>
          <w:ins w:id="4110" w:author="Pragada Venkata Apparao Santhosh" w:date="2021-05-11T06:51:00Z"/>
          <w:rFonts w:eastAsiaTheme="minorHAnsi"/>
        </w:rPr>
      </w:pPr>
    </w:p>
    <w:p w14:paraId="28A8B6DB" w14:textId="77777777" w:rsidR="00FE457A" w:rsidRDefault="00FE457A" w:rsidP="00FE457A">
      <w:pPr>
        <w:autoSpaceDE w:val="0"/>
        <w:autoSpaceDN w:val="0"/>
        <w:adjustRightInd w:val="0"/>
        <w:spacing w:after="0"/>
        <w:ind w:left="720"/>
        <w:rPr>
          <w:ins w:id="4111" w:author="Pragada Venkata Apparao Santhosh" w:date="2021-05-11T06:51:00Z"/>
          <w:rFonts w:eastAsiaTheme="minorHAnsi"/>
        </w:rPr>
      </w:pPr>
      <w:ins w:id="4112" w:author="Pragada Venkata Apparao Santhosh" w:date="2021-05-11T06:51:00Z">
        <w:r w:rsidRPr="00A17A4A">
          <w:rPr>
            <w:rFonts w:eastAsiaTheme="minorHAnsi"/>
          </w:rPr>
          <w:t>A minimum of six discharges shall be applied to each test point at each voltage level: three with a positive polarity</w:t>
        </w:r>
        <w:r>
          <w:rPr>
            <w:rFonts w:eastAsiaTheme="minorHAnsi"/>
          </w:rPr>
          <w:t xml:space="preserve"> </w:t>
        </w:r>
        <w:r w:rsidRPr="00A17A4A">
          <w:rPr>
            <w:rFonts w:eastAsiaTheme="minorHAnsi"/>
          </w:rPr>
          <w:t>and three with a negative polarity.</w:t>
        </w:r>
      </w:ins>
    </w:p>
    <w:p w14:paraId="6B7BA55B" w14:textId="77777777" w:rsidR="00FE457A" w:rsidRPr="00A17A4A" w:rsidRDefault="00FE457A" w:rsidP="00FE457A">
      <w:pPr>
        <w:autoSpaceDE w:val="0"/>
        <w:autoSpaceDN w:val="0"/>
        <w:adjustRightInd w:val="0"/>
        <w:spacing w:after="0"/>
        <w:ind w:left="720"/>
        <w:rPr>
          <w:ins w:id="4113" w:author="Pragada Venkata Apparao Santhosh" w:date="2021-05-11T06:51:00Z"/>
          <w:rFonts w:eastAsiaTheme="minorHAnsi"/>
        </w:rPr>
      </w:pPr>
    </w:p>
    <w:p w14:paraId="01837DF0" w14:textId="77777777" w:rsidR="00FE457A" w:rsidRDefault="00FE457A" w:rsidP="00FE457A">
      <w:pPr>
        <w:pStyle w:val="ListParagraph"/>
        <w:numPr>
          <w:ilvl w:val="0"/>
          <w:numId w:val="33"/>
        </w:numPr>
        <w:autoSpaceDE w:val="0"/>
        <w:autoSpaceDN w:val="0"/>
        <w:adjustRightInd w:val="0"/>
        <w:spacing w:after="0"/>
        <w:rPr>
          <w:ins w:id="4114" w:author="Pragada Venkata Apparao Santhosh" w:date="2021-05-11T06:51:00Z"/>
          <w:rFonts w:eastAsiaTheme="minorHAnsi"/>
          <w:b/>
          <w:bCs/>
        </w:rPr>
      </w:pPr>
      <w:ins w:id="4115" w:author="Pragada Venkata Apparao Santhosh" w:date="2021-05-11T06:51:00Z">
        <w:r w:rsidRPr="00D10883">
          <w:rPr>
            <w:rFonts w:eastAsiaTheme="minorHAnsi"/>
            <w:b/>
            <w:bCs/>
          </w:rPr>
          <w:t>Air discharge</w:t>
        </w:r>
      </w:ins>
    </w:p>
    <w:p w14:paraId="2C8306A1" w14:textId="77777777" w:rsidR="00FE457A" w:rsidRPr="00D10883" w:rsidRDefault="00FE457A" w:rsidP="00FE457A">
      <w:pPr>
        <w:pStyle w:val="ListParagraph"/>
        <w:autoSpaceDE w:val="0"/>
        <w:autoSpaceDN w:val="0"/>
        <w:adjustRightInd w:val="0"/>
        <w:spacing w:after="0"/>
        <w:ind w:left="1440"/>
        <w:rPr>
          <w:ins w:id="4116" w:author="Pragada Venkata Apparao Santhosh" w:date="2021-05-11T06:51:00Z"/>
          <w:rFonts w:eastAsiaTheme="minorHAnsi"/>
          <w:b/>
          <w:bCs/>
        </w:rPr>
      </w:pPr>
    </w:p>
    <w:p w14:paraId="39A208EF" w14:textId="77777777" w:rsidR="00FE457A" w:rsidRDefault="00FE457A" w:rsidP="00FE457A">
      <w:pPr>
        <w:autoSpaceDE w:val="0"/>
        <w:autoSpaceDN w:val="0"/>
        <w:adjustRightInd w:val="0"/>
        <w:spacing w:after="0"/>
        <w:ind w:left="720"/>
        <w:rPr>
          <w:ins w:id="4117" w:author="Pragada Venkata Apparao Santhosh" w:date="2021-05-11T06:51:00Z"/>
          <w:rFonts w:eastAsiaTheme="minorHAnsi"/>
        </w:rPr>
      </w:pPr>
      <w:ins w:id="4118" w:author="Pragada Venkata Apparao Santhosh" w:date="2021-05-11T06:51:00Z">
        <w:r w:rsidRPr="00A17A4A">
          <w:rPr>
            <w:rFonts w:eastAsiaTheme="minorHAnsi"/>
          </w:rPr>
          <w:t>Test each discharge point at the air discharge voltages specified in Table B.3 using the air discharge probe of</w:t>
        </w:r>
        <w:r>
          <w:rPr>
            <w:rFonts w:eastAsiaTheme="minorHAnsi"/>
          </w:rPr>
          <w:t xml:space="preserve"> </w:t>
        </w:r>
        <w:r w:rsidRPr="00A17A4A">
          <w:rPr>
            <w:rFonts w:eastAsiaTheme="minorHAnsi"/>
          </w:rPr>
          <w:t>Figure 2 a). Place the ESD simulator a minimum of 15 mm from the device under test. Place the simulator air</w:t>
        </w:r>
        <w:r>
          <w:rPr>
            <w:rFonts w:eastAsiaTheme="minorHAnsi"/>
          </w:rPr>
          <w:t xml:space="preserve"> </w:t>
        </w:r>
        <w:r w:rsidRPr="00A17A4A">
          <w:rPr>
            <w:rFonts w:eastAsiaTheme="minorHAnsi"/>
          </w:rPr>
          <w:t>discharge probe perpendicular (± 15°) to the discharge location. Move it very slowly, i.e. u 5 mm/s, towards the</w:t>
        </w:r>
        <w:r>
          <w:rPr>
            <w:rFonts w:eastAsiaTheme="minorHAnsi"/>
          </w:rPr>
          <w:t xml:space="preserve"> </w:t>
        </w:r>
        <w:r w:rsidRPr="00A17A4A">
          <w:rPr>
            <w:rFonts w:eastAsiaTheme="minorHAnsi"/>
          </w:rPr>
          <w:t>device under test until a single discharge is obtained. After each discharge to the dev</w:t>
        </w:r>
        <w:r>
          <w:rPr>
            <w:rFonts w:eastAsiaTheme="minorHAnsi"/>
          </w:rPr>
          <w:t xml:space="preserve">ice under test, residual charge </w:t>
        </w:r>
        <w:r w:rsidRPr="00A17A4A">
          <w:rPr>
            <w:rFonts w:eastAsiaTheme="minorHAnsi"/>
          </w:rPr>
          <w:t>remaining on the device under test shall be drained by briefly connecting a 1 MΩ resistor (see</w:t>
        </w:r>
        <w:r>
          <w:rPr>
            <w:rFonts w:eastAsiaTheme="minorHAnsi"/>
          </w:rPr>
          <w:t xml:space="preserve"> Figure 5) in the </w:t>
        </w:r>
        <w:r w:rsidRPr="00A17A4A">
          <w:rPr>
            <w:rFonts w:eastAsiaTheme="minorHAnsi"/>
          </w:rPr>
          <w:t>following sequence:</w:t>
        </w:r>
      </w:ins>
    </w:p>
    <w:p w14:paraId="183D91E1" w14:textId="77777777" w:rsidR="00FE457A" w:rsidRPr="00A17A4A" w:rsidRDefault="00FE457A" w:rsidP="00FE457A">
      <w:pPr>
        <w:autoSpaceDE w:val="0"/>
        <w:autoSpaceDN w:val="0"/>
        <w:adjustRightInd w:val="0"/>
        <w:spacing w:after="0"/>
        <w:ind w:left="720"/>
        <w:rPr>
          <w:ins w:id="4119" w:author="Pragada Venkata Apparao Santhosh" w:date="2021-05-11T06:51:00Z"/>
          <w:rFonts w:eastAsiaTheme="minorHAnsi"/>
        </w:rPr>
      </w:pPr>
    </w:p>
    <w:p w14:paraId="0D1226D4" w14:textId="77777777" w:rsidR="00FE457A" w:rsidRPr="00D10883" w:rsidRDefault="00FE457A" w:rsidP="00FE457A">
      <w:pPr>
        <w:pStyle w:val="ListParagraph"/>
        <w:numPr>
          <w:ilvl w:val="0"/>
          <w:numId w:val="35"/>
        </w:numPr>
        <w:autoSpaceDE w:val="0"/>
        <w:autoSpaceDN w:val="0"/>
        <w:adjustRightInd w:val="0"/>
        <w:spacing w:after="0"/>
        <w:rPr>
          <w:ins w:id="4120" w:author="Pragada Venkata Apparao Santhosh" w:date="2021-05-11T06:51:00Z"/>
          <w:rFonts w:eastAsiaTheme="minorHAnsi"/>
        </w:rPr>
      </w:pPr>
      <w:ins w:id="4121" w:author="Pragada Venkata Apparao Santhosh" w:date="2021-05-11T06:51:00Z">
        <w:r w:rsidRPr="00D10883">
          <w:rPr>
            <w:rFonts w:eastAsiaTheme="minorHAnsi"/>
          </w:rPr>
          <w:t>between the discharge location and ground;</w:t>
        </w:r>
      </w:ins>
    </w:p>
    <w:p w14:paraId="0C684E70" w14:textId="77777777" w:rsidR="00FE457A" w:rsidRPr="00D10883" w:rsidRDefault="00FE457A" w:rsidP="00FE457A">
      <w:pPr>
        <w:pStyle w:val="ListParagraph"/>
        <w:autoSpaceDE w:val="0"/>
        <w:autoSpaceDN w:val="0"/>
        <w:adjustRightInd w:val="0"/>
        <w:spacing w:after="0"/>
        <w:ind w:left="1080"/>
        <w:rPr>
          <w:ins w:id="4122" w:author="Pragada Venkata Apparao Santhosh" w:date="2021-05-11T06:51:00Z"/>
          <w:rFonts w:eastAsiaTheme="minorHAnsi"/>
        </w:rPr>
      </w:pPr>
    </w:p>
    <w:p w14:paraId="1895D3BD" w14:textId="77777777" w:rsidR="00FE457A" w:rsidRPr="00D10883" w:rsidRDefault="00FE457A" w:rsidP="00FE457A">
      <w:pPr>
        <w:pStyle w:val="ListParagraph"/>
        <w:numPr>
          <w:ilvl w:val="0"/>
          <w:numId w:val="35"/>
        </w:numPr>
        <w:autoSpaceDE w:val="0"/>
        <w:autoSpaceDN w:val="0"/>
        <w:adjustRightInd w:val="0"/>
        <w:spacing w:after="0"/>
        <w:rPr>
          <w:ins w:id="4123" w:author="Pragada Venkata Apparao Santhosh" w:date="2021-05-11T06:51:00Z"/>
          <w:rFonts w:eastAsiaTheme="minorHAnsi"/>
        </w:rPr>
      </w:pPr>
      <w:ins w:id="4124" w:author="Pragada Venkata Apparao Santhosh" w:date="2021-05-11T06:51:00Z">
        <w:r w:rsidRPr="00D10883">
          <w:rPr>
            <w:rFonts w:eastAsiaTheme="minorHAnsi"/>
          </w:rPr>
          <w:t>between the ground point of the device under test and ground.</w:t>
        </w:r>
      </w:ins>
    </w:p>
    <w:p w14:paraId="46E8C437" w14:textId="77777777" w:rsidR="00FE457A" w:rsidRPr="00D10883" w:rsidRDefault="00FE457A" w:rsidP="00FE457A">
      <w:pPr>
        <w:autoSpaceDE w:val="0"/>
        <w:autoSpaceDN w:val="0"/>
        <w:adjustRightInd w:val="0"/>
        <w:spacing w:after="0"/>
        <w:rPr>
          <w:ins w:id="4125" w:author="Pragada Venkata Apparao Santhosh" w:date="2021-05-11T06:51:00Z"/>
          <w:rFonts w:eastAsiaTheme="minorHAnsi"/>
        </w:rPr>
      </w:pPr>
    </w:p>
    <w:p w14:paraId="6ABC418D" w14:textId="77777777" w:rsidR="00FE457A" w:rsidRDefault="00FE457A" w:rsidP="00FE457A">
      <w:pPr>
        <w:autoSpaceDE w:val="0"/>
        <w:autoSpaceDN w:val="0"/>
        <w:adjustRightInd w:val="0"/>
        <w:spacing w:after="0"/>
        <w:ind w:left="720"/>
        <w:rPr>
          <w:ins w:id="4126" w:author="Pragada Venkata Apparao Santhosh" w:date="2021-05-11T06:51:00Z"/>
          <w:rFonts w:eastAsiaTheme="minorHAnsi"/>
        </w:rPr>
      </w:pPr>
      <w:ins w:id="4127" w:author="Pragada Venkata Apparao Santhosh" w:date="2021-05-11T06:51:00Z">
        <w:r w:rsidRPr="00A17A4A">
          <w:rPr>
            <w:rFonts w:eastAsiaTheme="minorHAnsi"/>
          </w:rPr>
          <w:t>A minimum of six discharges shall be applied to each test point at each voltage level: three with a positive polarity</w:t>
        </w:r>
        <w:r>
          <w:rPr>
            <w:rFonts w:eastAsiaTheme="minorHAnsi"/>
          </w:rPr>
          <w:t xml:space="preserve"> </w:t>
        </w:r>
        <w:r w:rsidRPr="00A17A4A">
          <w:rPr>
            <w:rFonts w:eastAsiaTheme="minorHAnsi"/>
          </w:rPr>
          <w:t>and three with a negative polarity.</w:t>
        </w:r>
      </w:ins>
    </w:p>
    <w:p w14:paraId="532BBAAD" w14:textId="77777777" w:rsidR="00FE457A" w:rsidRPr="00A17A4A" w:rsidRDefault="00FE457A" w:rsidP="00FE457A">
      <w:pPr>
        <w:autoSpaceDE w:val="0"/>
        <w:autoSpaceDN w:val="0"/>
        <w:adjustRightInd w:val="0"/>
        <w:spacing w:after="0"/>
        <w:ind w:left="720"/>
        <w:rPr>
          <w:ins w:id="4128" w:author="Pragada Venkata Apparao Santhosh" w:date="2021-05-11T06:51:00Z"/>
          <w:rFonts w:eastAsiaTheme="minorHAnsi"/>
        </w:rPr>
      </w:pPr>
    </w:p>
    <w:p w14:paraId="4FA573BC" w14:textId="77777777" w:rsidR="00FE457A" w:rsidRDefault="00FE457A" w:rsidP="00FE457A">
      <w:pPr>
        <w:autoSpaceDE w:val="0"/>
        <w:autoSpaceDN w:val="0"/>
        <w:adjustRightInd w:val="0"/>
        <w:spacing w:after="0"/>
        <w:ind w:left="720"/>
        <w:rPr>
          <w:ins w:id="4129" w:author="Pragada Venkata Apparao Santhosh" w:date="2021-05-11T06:51:00Z"/>
          <w:rFonts w:eastAsiaTheme="minorHAnsi"/>
        </w:rPr>
      </w:pPr>
      <w:ins w:id="4130" w:author="Pragada Venkata Apparao Santhosh" w:date="2021-05-11T06:51:00Z">
        <w:r w:rsidRPr="00A17A4A">
          <w:rPr>
            <w:rFonts w:eastAsiaTheme="minorHAnsi"/>
          </w:rPr>
          <w:t>If no discharge occurs, continue moving the probe towards the device under test until the simulator discharge</w:t>
        </w:r>
        <w:r>
          <w:rPr>
            <w:rFonts w:eastAsiaTheme="minorHAnsi"/>
          </w:rPr>
          <w:t xml:space="preserve"> </w:t>
        </w:r>
        <w:r w:rsidRPr="00A17A4A">
          <w:rPr>
            <w:rFonts w:eastAsiaTheme="minorHAnsi"/>
          </w:rPr>
          <w:t>probe contacts the discharge point. If still no discharge occurs, discontinue testing at that voltage level and</w:t>
        </w:r>
        <w:r>
          <w:rPr>
            <w:rFonts w:eastAsiaTheme="minorHAnsi"/>
          </w:rPr>
          <w:t xml:space="preserve"> </w:t>
        </w:r>
        <w:r w:rsidRPr="00A17A4A">
          <w:rPr>
            <w:rFonts w:eastAsiaTheme="minorHAnsi"/>
          </w:rPr>
          <w:t>location.</w:t>
        </w:r>
      </w:ins>
    </w:p>
    <w:p w14:paraId="1955DAED" w14:textId="77777777" w:rsidR="00FE457A" w:rsidRPr="00A17A4A" w:rsidRDefault="00FE457A" w:rsidP="00FE457A">
      <w:pPr>
        <w:autoSpaceDE w:val="0"/>
        <w:autoSpaceDN w:val="0"/>
        <w:adjustRightInd w:val="0"/>
        <w:spacing w:after="0"/>
        <w:ind w:left="720"/>
        <w:rPr>
          <w:ins w:id="4131" w:author="Pragada Venkata Apparao Santhosh" w:date="2021-05-11T06:51:00Z"/>
          <w:rFonts w:eastAsiaTheme="minorHAnsi"/>
        </w:rPr>
      </w:pPr>
    </w:p>
    <w:p w14:paraId="0DBC7198" w14:textId="77777777" w:rsidR="00FE457A" w:rsidRDefault="00FE457A" w:rsidP="00FE457A">
      <w:pPr>
        <w:autoSpaceDE w:val="0"/>
        <w:autoSpaceDN w:val="0"/>
        <w:adjustRightInd w:val="0"/>
        <w:spacing w:after="0"/>
        <w:ind w:left="720"/>
        <w:rPr>
          <w:ins w:id="4132" w:author="Pragada Venkata Apparao Santhosh" w:date="2021-05-11T06:51:00Z"/>
          <w:rFonts w:eastAsiaTheme="minorHAnsi"/>
        </w:rPr>
      </w:pPr>
      <w:ins w:id="4133" w:author="Pragada Venkata Apparao Santhosh" w:date="2021-05-11T06:51:00Z">
        <w:r w:rsidRPr="00A17A4A">
          <w:rPr>
            <w:rFonts w:eastAsiaTheme="minorHAnsi"/>
          </w:rPr>
          <w:t>When testing inaccessible points (non-connector), slowly move the probe tip close enough to generate a discharge.</w:t>
        </w:r>
        <w:r>
          <w:rPr>
            <w:rFonts w:eastAsiaTheme="minorHAnsi"/>
          </w:rPr>
          <w:t xml:space="preserve"> </w:t>
        </w:r>
        <w:r w:rsidRPr="00A17A4A">
          <w:rPr>
            <w:rFonts w:eastAsiaTheme="minorHAnsi"/>
          </w:rPr>
          <w:t>Points shall be considered inaccessible when the ESD simulator probe cannot touch them directly.</w:t>
        </w:r>
      </w:ins>
    </w:p>
    <w:p w14:paraId="115E903D" w14:textId="77777777" w:rsidR="00FE457A" w:rsidRDefault="00FE457A" w:rsidP="00FE457A">
      <w:pPr>
        <w:autoSpaceDE w:val="0"/>
        <w:autoSpaceDN w:val="0"/>
        <w:adjustRightInd w:val="0"/>
        <w:spacing w:after="0"/>
        <w:ind w:left="720"/>
        <w:rPr>
          <w:ins w:id="4134" w:author="Pragada Venkata Apparao Santhosh" w:date="2021-05-11T06:51:00Z"/>
          <w:rFonts w:eastAsiaTheme="minorHAnsi"/>
        </w:rPr>
      </w:pPr>
    </w:p>
    <w:p w14:paraId="73D03A97" w14:textId="77777777" w:rsidR="00FE457A" w:rsidRPr="007F047B" w:rsidRDefault="00FE457A" w:rsidP="00FE457A">
      <w:pPr>
        <w:pStyle w:val="ListParagraph"/>
        <w:numPr>
          <w:ilvl w:val="0"/>
          <w:numId w:val="31"/>
        </w:numPr>
        <w:autoSpaceDE w:val="0"/>
        <w:autoSpaceDN w:val="0"/>
        <w:adjustRightInd w:val="0"/>
        <w:spacing w:after="0"/>
        <w:rPr>
          <w:ins w:id="4135" w:author="Pragada Venkata Apparao Santhosh" w:date="2021-05-11T06:51:00Z"/>
          <w:rFonts w:eastAsiaTheme="minorHAnsi"/>
          <w:b/>
          <w:bCs/>
        </w:rPr>
      </w:pPr>
      <w:ins w:id="4136" w:author="Pragada Venkata Apparao Santhosh" w:date="2021-05-11T06:51:00Z">
        <w:r w:rsidRPr="007F047B">
          <w:rPr>
            <w:rFonts w:eastAsiaTheme="minorHAnsi"/>
            <w:b/>
            <w:bCs/>
          </w:rPr>
          <w:t>Requirements</w:t>
        </w:r>
      </w:ins>
    </w:p>
    <w:p w14:paraId="1664A92C" w14:textId="77777777" w:rsidR="00FE457A" w:rsidRPr="007F047B" w:rsidRDefault="00FE457A" w:rsidP="00FE457A">
      <w:pPr>
        <w:autoSpaceDE w:val="0"/>
        <w:autoSpaceDN w:val="0"/>
        <w:adjustRightInd w:val="0"/>
        <w:spacing w:after="0"/>
        <w:rPr>
          <w:ins w:id="4137" w:author="Pragada Venkata Apparao Santhosh" w:date="2021-05-11T06:51:00Z"/>
          <w:rFonts w:eastAsiaTheme="minorHAnsi"/>
          <w:b/>
          <w:bCs/>
        </w:rPr>
      </w:pPr>
    </w:p>
    <w:p w14:paraId="2EBAA945" w14:textId="77777777" w:rsidR="00FE457A" w:rsidRDefault="00FE457A" w:rsidP="00FE457A">
      <w:pPr>
        <w:autoSpaceDE w:val="0"/>
        <w:autoSpaceDN w:val="0"/>
        <w:adjustRightInd w:val="0"/>
        <w:spacing w:after="0"/>
        <w:ind w:left="720"/>
        <w:rPr>
          <w:ins w:id="4138" w:author="Pragada Venkata Apparao Santhosh" w:date="2021-05-11T06:51:00Z"/>
          <w:rFonts w:eastAsiaTheme="minorHAnsi"/>
        </w:rPr>
      </w:pPr>
      <w:ins w:id="4139" w:author="Pragada Venkata Apparao Santhosh" w:date="2021-05-11T06:51:00Z">
        <w:r w:rsidRPr="007F047B">
          <w:rPr>
            <w:rFonts w:eastAsiaTheme="minorHAnsi"/>
          </w:rPr>
          <w:t>After discharging to all the points of the device under test at one of the specified positive and negative voltage</w:t>
        </w:r>
        <w:r>
          <w:rPr>
            <w:rFonts w:eastAsiaTheme="minorHAnsi"/>
          </w:rPr>
          <w:t xml:space="preserve"> </w:t>
        </w:r>
        <w:r w:rsidRPr="007F047B">
          <w:rPr>
            <w:rFonts w:eastAsiaTheme="minorHAnsi"/>
          </w:rPr>
          <w:t>levels (after each positive and negative voltage level), the device under test shall meet all applicable functional</w:t>
        </w:r>
        <w:r>
          <w:rPr>
            <w:rFonts w:eastAsiaTheme="minorHAnsi"/>
          </w:rPr>
          <w:t xml:space="preserve"> </w:t>
        </w:r>
        <w:r w:rsidRPr="007F047B">
          <w:rPr>
            <w:rFonts w:eastAsiaTheme="minorHAnsi"/>
          </w:rPr>
          <w:t xml:space="preserve">tests. The functional status shall be as agreed upon </w:t>
        </w:r>
        <w:proofErr w:type="gramStart"/>
        <w:r w:rsidRPr="007F047B">
          <w:rPr>
            <w:rFonts w:eastAsiaTheme="minorHAnsi"/>
          </w:rPr>
          <w:t>on the basis of</w:t>
        </w:r>
        <w:proofErr w:type="gramEnd"/>
        <w:r w:rsidRPr="007F047B">
          <w:rPr>
            <w:rFonts w:eastAsiaTheme="minorHAnsi"/>
          </w:rPr>
          <w:t xml:space="preserve"> annex B</w:t>
        </w:r>
        <w:r>
          <w:rPr>
            <w:rFonts w:eastAsiaTheme="minorHAnsi"/>
          </w:rPr>
          <w:t xml:space="preserve"> of standard document</w:t>
        </w:r>
        <w:r w:rsidRPr="007F047B">
          <w:rPr>
            <w:rFonts w:eastAsiaTheme="minorHAnsi"/>
          </w:rPr>
          <w:t>.</w:t>
        </w:r>
      </w:ins>
    </w:p>
    <w:p w14:paraId="49FC7CF4" w14:textId="77777777" w:rsidR="00FE457A" w:rsidRPr="007F047B" w:rsidRDefault="00FE457A" w:rsidP="00FE457A">
      <w:pPr>
        <w:autoSpaceDE w:val="0"/>
        <w:autoSpaceDN w:val="0"/>
        <w:adjustRightInd w:val="0"/>
        <w:spacing w:after="0"/>
        <w:ind w:left="720"/>
        <w:rPr>
          <w:ins w:id="4140" w:author="Pragada Venkata Apparao Santhosh" w:date="2021-05-11T06:51:00Z"/>
          <w:rFonts w:eastAsiaTheme="minorHAnsi"/>
        </w:rPr>
      </w:pPr>
    </w:p>
    <w:p w14:paraId="76528204" w14:textId="77777777" w:rsidR="00FE457A" w:rsidRPr="007F047B" w:rsidRDefault="00FE457A" w:rsidP="00FE457A">
      <w:pPr>
        <w:autoSpaceDE w:val="0"/>
        <w:autoSpaceDN w:val="0"/>
        <w:adjustRightInd w:val="0"/>
        <w:spacing w:after="0"/>
        <w:ind w:left="720"/>
        <w:rPr>
          <w:ins w:id="4141" w:author="Pragada Venkata Apparao Santhosh" w:date="2021-05-11T06:51:00Z"/>
          <w:rFonts w:eastAsiaTheme="minorHAnsi"/>
        </w:rPr>
      </w:pPr>
      <w:ins w:id="4142" w:author="Pragada Venkata Apparao Santhosh" w:date="2021-05-11T06:51:00Z">
        <w:r w:rsidRPr="007F047B">
          <w:rPr>
            <w:rFonts w:eastAsiaTheme="minorHAnsi"/>
          </w:rPr>
          <w:t>It is recommended that all devices under test survive ± 4 kV direct contact discharge, otherwise they may be difficult to protect against ESD damage due to handling.</w:t>
        </w:r>
      </w:ins>
    </w:p>
    <w:p w14:paraId="79F6970B" w14:textId="1F8EF532" w:rsidR="00FE457A" w:rsidRDefault="00FE457A"/>
    <w:p w14:paraId="3A6847D9" w14:textId="77777777" w:rsidR="00906BE9" w:rsidRDefault="00906BE9"/>
    <w:p w14:paraId="4D992DCB" w14:textId="77777777" w:rsidR="00906BE9" w:rsidRDefault="00697CC9">
      <w:r>
        <w:br w:type="page"/>
      </w:r>
    </w:p>
    <w:p w14:paraId="087E960C" w14:textId="77777777" w:rsidR="00906BE9" w:rsidRDefault="00697CC9">
      <w:pPr>
        <w:pStyle w:val="Heading1"/>
        <w:keepNext/>
        <w:keepLines/>
        <w:widowControl w:val="0"/>
        <w:numPr>
          <w:ilvl w:val="0"/>
          <w:numId w:val="4"/>
        </w:numPr>
        <w:ind w:left="1296" w:hanging="1296"/>
        <w:jc w:val="both"/>
      </w:pPr>
      <w:bookmarkStart w:id="4143" w:name="_Toc70976802"/>
      <w:r>
        <w:lastRenderedPageBreak/>
        <w:t>References</w:t>
      </w:r>
      <w:bookmarkEnd w:id="4143"/>
    </w:p>
    <w:p w14:paraId="7B4F00E7" w14:textId="77777777" w:rsidR="00906BE9" w:rsidRDefault="00697CC9">
      <w:pPr>
        <w:pStyle w:val="Heading2"/>
        <w:numPr>
          <w:ilvl w:val="1"/>
          <w:numId w:val="4"/>
        </w:numPr>
      </w:pPr>
      <w:bookmarkStart w:id="4144" w:name="_Toc70976803"/>
      <w:r>
        <w:t>Industry Standards</w:t>
      </w:r>
      <w:bookmarkEnd w:id="4144"/>
    </w:p>
    <w:tbl>
      <w:tblPr>
        <w:tblStyle w:val="a1"/>
        <w:tblW w:w="9900" w:type="dxa"/>
        <w:tblLayout w:type="fixed"/>
        <w:tblLook w:val="0400" w:firstRow="0" w:lastRow="0" w:firstColumn="0" w:lastColumn="0" w:noHBand="0" w:noVBand="1"/>
      </w:tblPr>
      <w:tblGrid>
        <w:gridCol w:w="4310"/>
        <w:gridCol w:w="5590"/>
      </w:tblGrid>
      <w:tr w:rsidR="00906BE9" w14:paraId="3BA518F7" w14:textId="77777777">
        <w:trPr>
          <w:trHeight w:val="140"/>
        </w:trPr>
        <w:tc>
          <w:tcPr>
            <w:tcW w:w="4310" w:type="dxa"/>
            <w:tcBorders>
              <w:top w:val="single" w:sz="4" w:space="0" w:color="000000"/>
              <w:left w:val="single" w:sz="4" w:space="0" w:color="000000"/>
              <w:bottom w:val="single" w:sz="4" w:space="0" w:color="000000"/>
              <w:right w:val="single" w:sz="4" w:space="0" w:color="000000"/>
            </w:tcBorders>
            <w:shd w:val="clear" w:color="auto" w:fill="B3CCD3"/>
            <w:tcMar>
              <w:top w:w="0" w:type="dxa"/>
              <w:left w:w="108" w:type="dxa"/>
              <w:bottom w:w="0" w:type="dxa"/>
              <w:right w:w="108" w:type="dxa"/>
            </w:tcMar>
          </w:tcPr>
          <w:p w14:paraId="20E2A71D" w14:textId="77777777" w:rsidR="00906BE9" w:rsidRDefault="00697CC9">
            <w:pPr>
              <w:jc w:val="center"/>
            </w:pPr>
            <w:r>
              <w:t>Standards</w:t>
            </w:r>
          </w:p>
        </w:tc>
        <w:tc>
          <w:tcPr>
            <w:tcW w:w="5590" w:type="dxa"/>
            <w:tcBorders>
              <w:top w:val="single" w:sz="4" w:space="0" w:color="000000"/>
              <w:left w:val="single" w:sz="4" w:space="0" w:color="000000"/>
              <w:bottom w:val="single" w:sz="4" w:space="0" w:color="000000"/>
              <w:right w:val="single" w:sz="4" w:space="0" w:color="000000"/>
            </w:tcBorders>
            <w:shd w:val="clear" w:color="auto" w:fill="B3CCD3"/>
            <w:tcMar>
              <w:top w:w="0" w:type="dxa"/>
              <w:left w:w="108" w:type="dxa"/>
              <w:bottom w:w="0" w:type="dxa"/>
              <w:right w:w="108" w:type="dxa"/>
            </w:tcMar>
          </w:tcPr>
          <w:p w14:paraId="3231CD7E" w14:textId="77777777" w:rsidR="00906BE9" w:rsidRDefault="00697CC9">
            <w:pPr>
              <w:jc w:val="center"/>
            </w:pPr>
            <w:r>
              <w:t>Description</w:t>
            </w:r>
          </w:p>
        </w:tc>
      </w:tr>
      <w:tr w:rsidR="00906BE9" w14:paraId="09E94FD9" w14:textId="77777777">
        <w:trPr>
          <w:trHeight w:val="140"/>
        </w:trPr>
        <w:tc>
          <w:tcPr>
            <w:tcW w:w="4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BB8C6E" w14:textId="77777777" w:rsidR="00906BE9" w:rsidRDefault="00697CC9">
            <w:r>
              <w:rPr>
                <w:b/>
              </w:rPr>
              <w:t>CISPR-25:2016</w:t>
            </w:r>
          </w:p>
        </w:tc>
        <w:tc>
          <w:tcPr>
            <w:tcW w:w="55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07237E" w14:textId="77777777" w:rsidR="00906BE9" w:rsidRDefault="00697CC9">
            <w:r>
              <w:t xml:space="preserve">Emission Control </w:t>
            </w:r>
          </w:p>
        </w:tc>
      </w:tr>
      <w:tr w:rsidR="00906BE9" w14:paraId="4415FEC5" w14:textId="77777777">
        <w:trPr>
          <w:trHeight w:val="140"/>
        </w:trPr>
        <w:tc>
          <w:tcPr>
            <w:tcW w:w="4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A8FEB7" w14:textId="77777777" w:rsidR="00906BE9" w:rsidRDefault="00697CC9">
            <w:r>
              <w:rPr>
                <w:b/>
              </w:rPr>
              <w:t xml:space="preserve"> ISO 11452</w:t>
            </w:r>
            <w:r>
              <w:t xml:space="preserve"> </w:t>
            </w:r>
            <w:r>
              <w:rPr>
                <w:b/>
              </w:rPr>
              <w:t>–</w:t>
            </w:r>
            <w:r>
              <w:t xml:space="preserve"> </w:t>
            </w:r>
            <w:r>
              <w:rPr>
                <w:b/>
              </w:rPr>
              <w:t>4:2011</w:t>
            </w:r>
          </w:p>
        </w:tc>
        <w:tc>
          <w:tcPr>
            <w:tcW w:w="55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409161" w14:textId="77777777" w:rsidR="00906BE9" w:rsidRDefault="00697CC9">
            <w:r>
              <w:t>Interference Immunity – BCI</w:t>
            </w:r>
          </w:p>
        </w:tc>
      </w:tr>
      <w:tr w:rsidR="00906BE9" w14:paraId="1DCACD27" w14:textId="77777777">
        <w:trPr>
          <w:trHeight w:val="140"/>
        </w:trPr>
        <w:tc>
          <w:tcPr>
            <w:tcW w:w="4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DB9ED0" w14:textId="77777777" w:rsidR="00906BE9" w:rsidRDefault="00697CC9">
            <w:r>
              <w:rPr>
                <w:b/>
              </w:rPr>
              <w:t>ISO 11452</w:t>
            </w:r>
            <w:r>
              <w:t xml:space="preserve"> </w:t>
            </w:r>
            <w:r>
              <w:rPr>
                <w:b/>
              </w:rPr>
              <w:t>–</w:t>
            </w:r>
            <w:r>
              <w:t xml:space="preserve"> </w:t>
            </w:r>
            <w:r>
              <w:rPr>
                <w:b/>
              </w:rPr>
              <w:t>2:2019</w:t>
            </w:r>
          </w:p>
        </w:tc>
        <w:tc>
          <w:tcPr>
            <w:tcW w:w="55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6863D5" w14:textId="77777777" w:rsidR="00906BE9" w:rsidRDefault="00697CC9">
            <w:r>
              <w:t>Interference Immunity – Antenna</w:t>
            </w:r>
          </w:p>
        </w:tc>
      </w:tr>
      <w:tr w:rsidR="00906BE9" w14:paraId="67FBE068" w14:textId="77777777">
        <w:trPr>
          <w:trHeight w:val="140"/>
        </w:trPr>
        <w:tc>
          <w:tcPr>
            <w:tcW w:w="4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2D24DE" w14:textId="77777777" w:rsidR="00906BE9" w:rsidRDefault="00697CC9">
            <w:r>
              <w:rPr>
                <w:b/>
              </w:rPr>
              <w:t>ISO 11452</w:t>
            </w:r>
            <w:r>
              <w:t xml:space="preserve"> </w:t>
            </w:r>
            <w:r>
              <w:rPr>
                <w:b/>
              </w:rPr>
              <w:t>–</w:t>
            </w:r>
            <w:r>
              <w:t xml:space="preserve"> </w:t>
            </w:r>
            <w:r>
              <w:rPr>
                <w:b/>
              </w:rPr>
              <w:t>9:2012</w:t>
            </w:r>
          </w:p>
        </w:tc>
        <w:tc>
          <w:tcPr>
            <w:tcW w:w="55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EC0801" w14:textId="77777777" w:rsidR="00906BE9" w:rsidRDefault="00697CC9">
            <w:r>
              <w:t>Interference Immunity – Portable Transmitters</w:t>
            </w:r>
          </w:p>
        </w:tc>
      </w:tr>
      <w:tr w:rsidR="00906BE9" w14:paraId="275CCF88" w14:textId="77777777">
        <w:trPr>
          <w:trHeight w:val="140"/>
        </w:trPr>
        <w:tc>
          <w:tcPr>
            <w:tcW w:w="4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DCF203" w14:textId="77777777" w:rsidR="00906BE9" w:rsidRDefault="00697CC9">
            <w:r>
              <w:rPr>
                <w:b/>
              </w:rPr>
              <w:t>ISO 11452</w:t>
            </w:r>
            <w:r>
              <w:t xml:space="preserve"> </w:t>
            </w:r>
            <w:r>
              <w:rPr>
                <w:b/>
              </w:rPr>
              <w:t>–</w:t>
            </w:r>
            <w:r>
              <w:t xml:space="preserve"> </w:t>
            </w:r>
            <w:r>
              <w:rPr>
                <w:b/>
              </w:rPr>
              <w:t>8:2015</w:t>
            </w:r>
          </w:p>
        </w:tc>
        <w:tc>
          <w:tcPr>
            <w:tcW w:w="55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3D3D12" w14:textId="77777777" w:rsidR="00906BE9" w:rsidRDefault="00697CC9">
            <w:r>
              <w:t>Interference Immunity – Magnetic Fields</w:t>
            </w:r>
          </w:p>
        </w:tc>
      </w:tr>
      <w:tr w:rsidR="00906BE9" w14:paraId="12ACE543" w14:textId="77777777">
        <w:trPr>
          <w:trHeight w:val="140"/>
        </w:trPr>
        <w:tc>
          <w:tcPr>
            <w:tcW w:w="4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924EC7" w14:textId="77777777" w:rsidR="00906BE9" w:rsidRDefault="00697CC9">
            <w:r>
              <w:rPr>
                <w:b/>
              </w:rPr>
              <w:t>ISO 7637</w:t>
            </w:r>
            <w:r>
              <w:t xml:space="preserve"> </w:t>
            </w:r>
            <w:r>
              <w:rPr>
                <w:b/>
              </w:rPr>
              <w:t>–</w:t>
            </w:r>
            <w:r>
              <w:t xml:space="preserve"> </w:t>
            </w:r>
            <w:r>
              <w:rPr>
                <w:b/>
              </w:rPr>
              <w:t>2:2011</w:t>
            </w:r>
          </w:p>
        </w:tc>
        <w:tc>
          <w:tcPr>
            <w:tcW w:w="55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E4EEE0" w14:textId="77777777" w:rsidR="00906BE9" w:rsidRDefault="00697CC9">
            <w:r>
              <w:t>Conducted Immunity</w:t>
            </w:r>
          </w:p>
        </w:tc>
      </w:tr>
      <w:tr w:rsidR="00906BE9" w14:paraId="29EE84A0" w14:textId="77777777">
        <w:trPr>
          <w:trHeight w:val="140"/>
        </w:trPr>
        <w:tc>
          <w:tcPr>
            <w:tcW w:w="4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E405AC" w14:textId="77777777" w:rsidR="00906BE9" w:rsidRDefault="00697CC9">
            <w:r>
              <w:rPr>
                <w:b/>
              </w:rPr>
              <w:t>ISO 7637</w:t>
            </w:r>
            <w:r>
              <w:t xml:space="preserve"> </w:t>
            </w:r>
            <w:r>
              <w:rPr>
                <w:b/>
              </w:rPr>
              <w:t>–</w:t>
            </w:r>
            <w:r>
              <w:t xml:space="preserve"> </w:t>
            </w:r>
            <w:r>
              <w:rPr>
                <w:b/>
              </w:rPr>
              <w:t>3:2016</w:t>
            </w:r>
          </w:p>
        </w:tc>
        <w:tc>
          <w:tcPr>
            <w:tcW w:w="55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BA5226" w14:textId="77777777" w:rsidR="00906BE9" w:rsidRDefault="00697CC9">
            <w:r>
              <w:t>Coupled Interference</w:t>
            </w:r>
          </w:p>
        </w:tc>
      </w:tr>
      <w:tr w:rsidR="00906BE9" w14:paraId="1E3212BE" w14:textId="77777777">
        <w:trPr>
          <w:trHeight w:val="140"/>
        </w:trPr>
        <w:tc>
          <w:tcPr>
            <w:tcW w:w="4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62BBAD" w14:textId="77777777" w:rsidR="00906BE9" w:rsidRDefault="00697CC9">
            <w:r>
              <w:rPr>
                <w:b/>
              </w:rPr>
              <w:t>DIN EN 61000-4-2:2008/ISO 10605:2008</w:t>
            </w:r>
          </w:p>
        </w:tc>
        <w:tc>
          <w:tcPr>
            <w:tcW w:w="55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C6B59C" w14:textId="77777777" w:rsidR="00906BE9" w:rsidRDefault="00697CC9">
            <w:r>
              <w:t>ESD</w:t>
            </w:r>
          </w:p>
        </w:tc>
      </w:tr>
      <w:tr w:rsidR="00906BE9" w14:paraId="574E05E9" w14:textId="77777777">
        <w:trPr>
          <w:trHeight w:val="140"/>
        </w:trPr>
        <w:tc>
          <w:tcPr>
            <w:tcW w:w="4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05BA40" w14:textId="77777777" w:rsidR="00906BE9" w:rsidRDefault="00906BE9"/>
        </w:tc>
        <w:tc>
          <w:tcPr>
            <w:tcW w:w="55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C6D7B5" w14:textId="77777777" w:rsidR="00906BE9" w:rsidRDefault="00906BE9"/>
        </w:tc>
      </w:tr>
    </w:tbl>
    <w:p w14:paraId="67458D3D" w14:textId="77777777" w:rsidR="00906BE9" w:rsidRDefault="00906BE9"/>
    <w:p w14:paraId="724855F1" w14:textId="77777777" w:rsidR="00906BE9" w:rsidRDefault="00906BE9"/>
    <w:p w14:paraId="5C15F742" w14:textId="77777777" w:rsidR="00906BE9" w:rsidRDefault="00906BE9"/>
    <w:p w14:paraId="51BB90CB" w14:textId="77777777" w:rsidR="00906BE9" w:rsidRDefault="00697CC9">
      <w:pPr>
        <w:pStyle w:val="Heading2"/>
        <w:numPr>
          <w:ilvl w:val="1"/>
          <w:numId w:val="4"/>
        </w:numPr>
      </w:pPr>
      <w:bookmarkStart w:id="4145" w:name="_Toc70976804"/>
      <w:r>
        <w:t>Motional Requirements</w:t>
      </w:r>
      <w:bookmarkEnd w:id="4145"/>
      <w:r>
        <w:t xml:space="preserve"> </w:t>
      </w:r>
    </w:p>
    <w:p w14:paraId="23AE9237" w14:textId="77777777" w:rsidR="00906BE9" w:rsidRDefault="00906BE9"/>
    <w:p w14:paraId="7B2C12FB" w14:textId="77777777" w:rsidR="00906BE9" w:rsidRDefault="00697CC9">
      <w:r>
        <w:br w:type="page"/>
      </w:r>
    </w:p>
    <w:p w14:paraId="64E12091" w14:textId="77777777" w:rsidR="00906BE9" w:rsidRDefault="00906BE9"/>
    <w:p w14:paraId="2BAB3E68" w14:textId="77777777" w:rsidR="00906BE9" w:rsidRDefault="00697CC9">
      <w:pPr>
        <w:pStyle w:val="Heading2"/>
        <w:numPr>
          <w:ilvl w:val="1"/>
          <w:numId w:val="4"/>
        </w:numPr>
      </w:pPr>
      <w:bookmarkStart w:id="4146" w:name="_Toc70976805"/>
      <w:r>
        <w:t>Acronyms and Terms</w:t>
      </w:r>
      <w:bookmarkEnd w:id="4146"/>
    </w:p>
    <w:p w14:paraId="6385EC8D" w14:textId="77777777" w:rsidR="00906BE9" w:rsidRDefault="00906BE9"/>
    <w:tbl>
      <w:tblPr>
        <w:tblStyle w:val="a2"/>
        <w:tblW w:w="10296" w:type="dxa"/>
        <w:tblBorders>
          <w:top w:val="single" w:sz="12" w:space="0" w:color="008000"/>
          <w:left w:val="nil"/>
          <w:bottom w:val="single" w:sz="12" w:space="0" w:color="008000"/>
          <w:right w:val="nil"/>
          <w:insideH w:val="nil"/>
          <w:insideV w:val="nil"/>
        </w:tblBorders>
        <w:tblLayout w:type="fixed"/>
        <w:tblLook w:val="0000" w:firstRow="0" w:lastRow="0" w:firstColumn="0" w:lastColumn="0" w:noHBand="0" w:noVBand="0"/>
      </w:tblPr>
      <w:tblGrid>
        <w:gridCol w:w="2088"/>
        <w:gridCol w:w="8208"/>
      </w:tblGrid>
      <w:tr w:rsidR="00906BE9" w14:paraId="46AA572C" w14:textId="77777777">
        <w:tc>
          <w:tcPr>
            <w:tcW w:w="2088" w:type="dxa"/>
            <w:tcBorders>
              <w:bottom w:val="single" w:sz="8" w:space="0" w:color="3C78D8"/>
            </w:tcBorders>
          </w:tcPr>
          <w:p w14:paraId="23D0D616" w14:textId="77777777" w:rsidR="00906BE9" w:rsidRDefault="00697CC9">
            <w:r>
              <w:t>Acronym or Term</w:t>
            </w:r>
          </w:p>
        </w:tc>
        <w:tc>
          <w:tcPr>
            <w:tcW w:w="8208" w:type="dxa"/>
            <w:tcBorders>
              <w:bottom w:val="single" w:sz="8" w:space="0" w:color="3C78D8"/>
            </w:tcBorders>
          </w:tcPr>
          <w:p w14:paraId="1DB1BCF2" w14:textId="77777777" w:rsidR="00906BE9" w:rsidRDefault="00697CC9">
            <w:r>
              <w:t xml:space="preserve">                         Definition</w:t>
            </w:r>
          </w:p>
        </w:tc>
      </w:tr>
      <w:tr w:rsidR="00906BE9" w14:paraId="5E456215" w14:textId="77777777">
        <w:tc>
          <w:tcPr>
            <w:tcW w:w="2088" w:type="dxa"/>
            <w:tcBorders>
              <w:top w:val="single" w:sz="8" w:space="0" w:color="3C78D8"/>
              <w:left w:val="single" w:sz="8" w:space="0" w:color="3C78D8"/>
              <w:bottom w:val="single" w:sz="8" w:space="0" w:color="3C78D8"/>
              <w:right w:val="single" w:sz="8" w:space="0" w:color="3C78D8"/>
            </w:tcBorders>
            <w:vAlign w:val="center"/>
          </w:tcPr>
          <w:p w14:paraId="0FDF02DC" w14:textId="77777777" w:rsidR="00906BE9" w:rsidRDefault="00697CC9">
            <w:pPr>
              <w:jc w:val="center"/>
              <w:rPr>
                <w:b/>
              </w:rPr>
            </w:pPr>
            <w:r>
              <w:rPr>
                <w:b/>
              </w:rPr>
              <w:t>ALSE</w:t>
            </w:r>
          </w:p>
        </w:tc>
        <w:tc>
          <w:tcPr>
            <w:tcW w:w="8208" w:type="dxa"/>
            <w:tcBorders>
              <w:top w:val="single" w:sz="8" w:space="0" w:color="3C78D8"/>
              <w:left w:val="single" w:sz="8" w:space="0" w:color="3C78D8"/>
              <w:bottom w:val="single" w:sz="8" w:space="0" w:color="3C78D8"/>
              <w:right w:val="single" w:sz="8" w:space="0" w:color="3C78D8"/>
            </w:tcBorders>
            <w:vAlign w:val="center"/>
          </w:tcPr>
          <w:p w14:paraId="797D7D85" w14:textId="77777777" w:rsidR="00906BE9" w:rsidRDefault="00697CC9">
            <w:r>
              <w:t>Absorber Lined Shielded Enclosure</w:t>
            </w:r>
          </w:p>
        </w:tc>
      </w:tr>
      <w:tr w:rsidR="00906BE9" w14:paraId="098F05CB" w14:textId="77777777">
        <w:tc>
          <w:tcPr>
            <w:tcW w:w="2088" w:type="dxa"/>
            <w:tcBorders>
              <w:top w:val="single" w:sz="8" w:space="0" w:color="3C78D8"/>
              <w:left w:val="single" w:sz="8" w:space="0" w:color="3C78D8"/>
              <w:bottom w:val="single" w:sz="8" w:space="0" w:color="3C78D8"/>
              <w:right w:val="single" w:sz="8" w:space="0" w:color="3C78D8"/>
            </w:tcBorders>
            <w:vAlign w:val="center"/>
          </w:tcPr>
          <w:p w14:paraId="26D0A8C1" w14:textId="77777777" w:rsidR="00906BE9" w:rsidRDefault="00697CC9">
            <w:pPr>
              <w:jc w:val="center"/>
              <w:rPr>
                <w:b/>
              </w:rPr>
            </w:pPr>
            <w:proofErr w:type="spellStart"/>
            <w:r>
              <w:rPr>
                <w:rFonts w:ascii="Times New Roman" w:eastAsia="Times New Roman" w:hAnsi="Times New Roman" w:cs="Times New Roman"/>
                <w:b/>
                <w:sz w:val="20"/>
                <w:szCs w:val="20"/>
              </w:rPr>
              <w:t>AMoD</w:t>
            </w:r>
            <w:proofErr w:type="spellEnd"/>
          </w:p>
        </w:tc>
        <w:tc>
          <w:tcPr>
            <w:tcW w:w="8208" w:type="dxa"/>
            <w:tcBorders>
              <w:top w:val="single" w:sz="8" w:space="0" w:color="3C78D8"/>
              <w:left w:val="single" w:sz="8" w:space="0" w:color="3C78D8"/>
              <w:bottom w:val="single" w:sz="8" w:space="0" w:color="3C78D8"/>
              <w:right w:val="single" w:sz="8" w:space="0" w:color="3C78D8"/>
            </w:tcBorders>
            <w:vAlign w:val="center"/>
          </w:tcPr>
          <w:p w14:paraId="2DE6C7E2" w14:textId="77777777" w:rsidR="00906BE9" w:rsidRDefault="00697CC9">
            <w:r>
              <w:t xml:space="preserve">Automated Mobility on Demand </w:t>
            </w:r>
          </w:p>
        </w:tc>
      </w:tr>
      <w:tr w:rsidR="00906BE9" w14:paraId="763B7A02" w14:textId="77777777">
        <w:tc>
          <w:tcPr>
            <w:tcW w:w="2088" w:type="dxa"/>
            <w:tcBorders>
              <w:top w:val="single" w:sz="8" w:space="0" w:color="3C78D8"/>
              <w:left w:val="single" w:sz="8" w:space="0" w:color="4A86E8"/>
              <w:bottom w:val="single" w:sz="8" w:space="0" w:color="4A86E8"/>
              <w:right w:val="single" w:sz="8" w:space="0" w:color="4A86E8"/>
            </w:tcBorders>
            <w:tcMar>
              <w:top w:w="0" w:type="dxa"/>
              <w:left w:w="108" w:type="dxa"/>
              <w:bottom w:w="0" w:type="dxa"/>
              <w:right w:w="108" w:type="dxa"/>
            </w:tcMar>
          </w:tcPr>
          <w:p w14:paraId="4EDDE44F" w14:textId="77777777" w:rsidR="00906BE9" w:rsidRDefault="00697CC9">
            <w:pPr>
              <w:jc w:val="center"/>
              <w:rPr>
                <w:rFonts w:ascii="Times New Roman" w:eastAsia="Times New Roman" w:hAnsi="Times New Roman" w:cs="Times New Roman"/>
                <w:b/>
                <w:sz w:val="20"/>
                <w:szCs w:val="20"/>
              </w:rPr>
            </w:pPr>
            <w:r>
              <w:rPr>
                <w:b/>
              </w:rPr>
              <w:t>AV</w:t>
            </w:r>
          </w:p>
        </w:tc>
        <w:tc>
          <w:tcPr>
            <w:tcW w:w="8208" w:type="dxa"/>
            <w:tcBorders>
              <w:top w:val="single" w:sz="8" w:space="0" w:color="3C78D8"/>
              <w:left w:val="single" w:sz="8" w:space="0" w:color="4A86E8"/>
              <w:bottom w:val="single" w:sz="8" w:space="0" w:color="4A86E8"/>
              <w:right w:val="single" w:sz="8" w:space="0" w:color="4A86E8"/>
            </w:tcBorders>
            <w:tcMar>
              <w:top w:w="0" w:type="dxa"/>
              <w:left w:w="108" w:type="dxa"/>
              <w:bottom w:w="0" w:type="dxa"/>
              <w:right w:w="108" w:type="dxa"/>
            </w:tcMar>
          </w:tcPr>
          <w:p w14:paraId="318C80F1" w14:textId="77777777" w:rsidR="00906BE9" w:rsidRDefault="00697CC9">
            <w:r>
              <w:t>Autonomous Vehicle</w:t>
            </w:r>
          </w:p>
        </w:tc>
      </w:tr>
      <w:tr w:rsidR="00906BE9" w14:paraId="257A8786" w14:textId="77777777">
        <w:tc>
          <w:tcPr>
            <w:tcW w:w="2088" w:type="dxa"/>
            <w:tcBorders>
              <w:top w:val="single" w:sz="8" w:space="0" w:color="3C78D8"/>
              <w:left w:val="single" w:sz="8" w:space="0" w:color="4A86E8"/>
              <w:bottom w:val="single" w:sz="8" w:space="0" w:color="4A86E8"/>
              <w:right w:val="single" w:sz="8" w:space="0" w:color="4A86E8"/>
            </w:tcBorders>
            <w:tcMar>
              <w:top w:w="0" w:type="dxa"/>
              <w:left w:w="108" w:type="dxa"/>
              <w:bottom w:w="0" w:type="dxa"/>
              <w:right w:w="108" w:type="dxa"/>
            </w:tcMar>
            <w:vAlign w:val="center"/>
          </w:tcPr>
          <w:p w14:paraId="62C4A479" w14:textId="77777777" w:rsidR="00906BE9" w:rsidRDefault="00697CC9">
            <w:pPr>
              <w:jc w:val="center"/>
              <w:rPr>
                <w:b/>
              </w:rPr>
            </w:pPr>
            <w:r>
              <w:rPr>
                <w:rFonts w:ascii="Times New Roman" w:eastAsia="Times New Roman" w:hAnsi="Times New Roman" w:cs="Times New Roman"/>
                <w:b/>
                <w:sz w:val="20"/>
                <w:szCs w:val="20"/>
              </w:rPr>
              <w:t>BCI</w:t>
            </w:r>
          </w:p>
        </w:tc>
        <w:tc>
          <w:tcPr>
            <w:tcW w:w="8208" w:type="dxa"/>
            <w:tcBorders>
              <w:top w:val="single" w:sz="8" w:space="0" w:color="3C78D8"/>
              <w:left w:val="single" w:sz="8" w:space="0" w:color="4A86E8"/>
              <w:bottom w:val="single" w:sz="8" w:space="0" w:color="4A86E8"/>
              <w:right w:val="single" w:sz="8" w:space="0" w:color="4A86E8"/>
            </w:tcBorders>
            <w:tcMar>
              <w:top w:w="0" w:type="dxa"/>
              <w:left w:w="108" w:type="dxa"/>
              <w:bottom w:w="0" w:type="dxa"/>
              <w:right w:w="108" w:type="dxa"/>
            </w:tcMar>
            <w:vAlign w:val="center"/>
          </w:tcPr>
          <w:p w14:paraId="2CE698A4" w14:textId="77777777" w:rsidR="00906BE9" w:rsidRDefault="00697CC9">
            <w:r>
              <w:t>Bulk Current Injection</w:t>
            </w:r>
          </w:p>
        </w:tc>
      </w:tr>
      <w:tr w:rsidR="00906BE9" w14:paraId="1A0E0DCA" w14:textId="77777777">
        <w:tc>
          <w:tcPr>
            <w:tcW w:w="2088" w:type="dxa"/>
            <w:tcBorders>
              <w:top w:val="single" w:sz="8" w:space="0" w:color="3C78D8"/>
              <w:left w:val="single" w:sz="8" w:space="0" w:color="4A86E8"/>
              <w:bottom w:val="single" w:sz="8" w:space="0" w:color="4A86E8"/>
              <w:right w:val="single" w:sz="8" w:space="0" w:color="4A86E8"/>
            </w:tcBorders>
            <w:tcMar>
              <w:top w:w="0" w:type="dxa"/>
              <w:left w:w="108" w:type="dxa"/>
              <w:bottom w:w="0" w:type="dxa"/>
              <w:right w:w="108" w:type="dxa"/>
            </w:tcMar>
            <w:vAlign w:val="center"/>
          </w:tcPr>
          <w:p w14:paraId="68ADDF24" w14:textId="77777777" w:rsidR="00906BE9" w:rsidRDefault="00697CC9">
            <w:pPr>
              <w:jc w:val="center"/>
              <w:rPr>
                <w:b/>
              </w:rPr>
            </w:pPr>
            <w:r>
              <w:rPr>
                <w:rFonts w:ascii="Times New Roman" w:eastAsia="Times New Roman" w:hAnsi="Times New Roman" w:cs="Times New Roman"/>
                <w:b/>
                <w:sz w:val="20"/>
                <w:szCs w:val="20"/>
              </w:rPr>
              <w:t>EMC</w:t>
            </w:r>
          </w:p>
        </w:tc>
        <w:tc>
          <w:tcPr>
            <w:tcW w:w="8208" w:type="dxa"/>
            <w:tcBorders>
              <w:top w:val="single" w:sz="8" w:space="0" w:color="3C78D8"/>
              <w:left w:val="single" w:sz="8" w:space="0" w:color="4A86E8"/>
              <w:bottom w:val="single" w:sz="8" w:space="0" w:color="4A86E8"/>
              <w:right w:val="single" w:sz="8" w:space="0" w:color="4A86E8"/>
            </w:tcBorders>
            <w:tcMar>
              <w:top w:w="0" w:type="dxa"/>
              <w:left w:w="108" w:type="dxa"/>
              <w:bottom w:w="0" w:type="dxa"/>
              <w:right w:w="108" w:type="dxa"/>
            </w:tcMar>
            <w:vAlign w:val="center"/>
          </w:tcPr>
          <w:p w14:paraId="71566282" w14:textId="77777777" w:rsidR="00906BE9" w:rsidRDefault="00697CC9">
            <w:r>
              <w:t>Electromagnetic compatibility.</w:t>
            </w:r>
          </w:p>
        </w:tc>
      </w:tr>
      <w:tr w:rsidR="00906BE9" w14:paraId="48BA0BF5" w14:textId="77777777">
        <w:tc>
          <w:tcPr>
            <w:tcW w:w="2088" w:type="dxa"/>
            <w:tcBorders>
              <w:top w:val="single" w:sz="8" w:space="0" w:color="3C78D8"/>
              <w:left w:val="single" w:sz="8" w:space="0" w:color="4A86E8"/>
              <w:bottom w:val="single" w:sz="8" w:space="0" w:color="4A86E8"/>
              <w:right w:val="single" w:sz="8" w:space="0" w:color="4A86E8"/>
            </w:tcBorders>
            <w:tcMar>
              <w:top w:w="0" w:type="dxa"/>
              <w:left w:w="108" w:type="dxa"/>
              <w:bottom w:w="0" w:type="dxa"/>
              <w:right w:w="108" w:type="dxa"/>
            </w:tcMar>
            <w:vAlign w:val="center"/>
          </w:tcPr>
          <w:p w14:paraId="2833BBE7" w14:textId="77777777" w:rsidR="00906BE9" w:rsidRDefault="00697CC9">
            <w:pPr>
              <w:jc w:val="center"/>
              <w:rPr>
                <w:b/>
              </w:rPr>
            </w:pPr>
            <w:r>
              <w:rPr>
                <w:b/>
              </w:rPr>
              <w:t>DUT</w:t>
            </w:r>
          </w:p>
        </w:tc>
        <w:tc>
          <w:tcPr>
            <w:tcW w:w="8208" w:type="dxa"/>
            <w:tcBorders>
              <w:top w:val="single" w:sz="8" w:space="0" w:color="3C78D8"/>
              <w:left w:val="single" w:sz="8" w:space="0" w:color="4A86E8"/>
              <w:bottom w:val="single" w:sz="8" w:space="0" w:color="4A86E8"/>
              <w:right w:val="single" w:sz="8" w:space="0" w:color="4A86E8"/>
            </w:tcBorders>
            <w:tcMar>
              <w:top w:w="0" w:type="dxa"/>
              <w:left w:w="108" w:type="dxa"/>
              <w:bottom w:w="0" w:type="dxa"/>
              <w:right w:w="108" w:type="dxa"/>
            </w:tcMar>
            <w:vAlign w:val="center"/>
          </w:tcPr>
          <w:p w14:paraId="63BC4543" w14:textId="77777777" w:rsidR="00906BE9" w:rsidRDefault="00697CC9">
            <w:r>
              <w:t>Device under Test</w:t>
            </w:r>
          </w:p>
        </w:tc>
      </w:tr>
      <w:tr w:rsidR="00906BE9" w14:paraId="30E43324" w14:textId="77777777">
        <w:tc>
          <w:tcPr>
            <w:tcW w:w="2088" w:type="dxa"/>
            <w:tcBorders>
              <w:top w:val="single" w:sz="8" w:space="0" w:color="3C78D8"/>
              <w:left w:val="single" w:sz="8" w:space="0" w:color="4A86E8"/>
              <w:bottom w:val="single" w:sz="8" w:space="0" w:color="4A86E8"/>
              <w:right w:val="single" w:sz="8" w:space="0" w:color="4A86E8"/>
            </w:tcBorders>
            <w:tcMar>
              <w:top w:w="0" w:type="dxa"/>
              <w:left w:w="108" w:type="dxa"/>
              <w:bottom w:w="0" w:type="dxa"/>
              <w:right w:w="108" w:type="dxa"/>
            </w:tcMar>
            <w:vAlign w:val="center"/>
          </w:tcPr>
          <w:p w14:paraId="24699012" w14:textId="77777777" w:rsidR="00906BE9" w:rsidRDefault="00697CC9">
            <w:pPr>
              <w:jc w:val="center"/>
              <w:rPr>
                <w:b/>
              </w:rPr>
            </w:pPr>
            <w:r>
              <w:rPr>
                <w:b/>
              </w:rPr>
              <w:t>DSRC</w:t>
            </w:r>
          </w:p>
        </w:tc>
        <w:tc>
          <w:tcPr>
            <w:tcW w:w="8208" w:type="dxa"/>
            <w:tcBorders>
              <w:top w:val="single" w:sz="8" w:space="0" w:color="3C78D8"/>
              <w:left w:val="single" w:sz="8" w:space="0" w:color="4A86E8"/>
              <w:bottom w:val="single" w:sz="8" w:space="0" w:color="4A86E8"/>
              <w:right w:val="single" w:sz="8" w:space="0" w:color="4A86E8"/>
            </w:tcBorders>
            <w:tcMar>
              <w:top w:w="0" w:type="dxa"/>
              <w:left w:w="108" w:type="dxa"/>
              <w:bottom w:w="0" w:type="dxa"/>
              <w:right w:w="108" w:type="dxa"/>
            </w:tcMar>
            <w:vAlign w:val="center"/>
          </w:tcPr>
          <w:p w14:paraId="00C8C2C2" w14:textId="77777777" w:rsidR="00906BE9" w:rsidRDefault="00697CC9">
            <w:r>
              <w:t>Dedicated short-range communications</w:t>
            </w:r>
          </w:p>
        </w:tc>
      </w:tr>
      <w:tr w:rsidR="00906BE9" w14:paraId="1074C4CF" w14:textId="77777777">
        <w:tc>
          <w:tcPr>
            <w:tcW w:w="2088" w:type="dxa"/>
            <w:tcBorders>
              <w:top w:val="single" w:sz="8" w:space="0" w:color="4A86E8"/>
              <w:left w:val="single" w:sz="8" w:space="0" w:color="4A86E8"/>
              <w:bottom w:val="single" w:sz="8" w:space="0" w:color="4A86E8"/>
              <w:right w:val="single" w:sz="8" w:space="0" w:color="4A86E8"/>
            </w:tcBorders>
            <w:tcMar>
              <w:top w:w="0" w:type="dxa"/>
              <w:left w:w="108" w:type="dxa"/>
              <w:bottom w:w="0" w:type="dxa"/>
              <w:right w:w="108" w:type="dxa"/>
            </w:tcMar>
            <w:vAlign w:val="center"/>
          </w:tcPr>
          <w:p w14:paraId="3D8ABB6E" w14:textId="77777777" w:rsidR="00906BE9" w:rsidRDefault="00697CC9">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ESD</w:t>
            </w:r>
          </w:p>
        </w:tc>
        <w:tc>
          <w:tcPr>
            <w:tcW w:w="8208" w:type="dxa"/>
            <w:tcBorders>
              <w:top w:val="single" w:sz="8" w:space="0" w:color="4A86E8"/>
              <w:left w:val="nil"/>
              <w:bottom w:val="single" w:sz="8" w:space="0" w:color="4A86E8"/>
              <w:right w:val="single" w:sz="8" w:space="0" w:color="4A86E8"/>
            </w:tcBorders>
            <w:tcMar>
              <w:top w:w="0" w:type="dxa"/>
              <w:left w:w="108" w:type="dxa"/>
              <w:bottom w:w="0" w:type="dxa"/>
              <w:right w:w="108" w:type="dxa"/>
            </w:tcMar>
            <w:vAlign w:val="center"/>
          </w:tcPr>
          <w:p w14:paraId="0E4537A7" w14:textId="77777777" w:rsidR="00906BE9" w:rsidRDefault="00697CC9">
            <w:pPr>
              <w:rPr>
                <w:rFonts w:ascii="Times New Roman" w:eastAsia="Times New Roman" w:hAnsi="Times New Roman" w:cs="Times New Roman"/>
                <w:sz w:val="20"/>
                <w:szCs w:val="20"/>
              </w:rPr>
            </w:pPr>
            <w:r>
              <w:rPr>
                <w:rFonts w:ascii="Times New Roman" w:eastAsia="Times New Roman" w:hAnsi="Times New Roman" w:cs="Times New Roman"/>
                <w:sz w:val="20"/>
                <w:szCs w:val="20"/>
              </w:rPr>
              <w:t>Electrostatic Discharge</w:t>
            </w:r>
          </w:p>
        </w:tc>
      </w:tr>
      <w:tr w:rsidR="00906BE9" w14:paraId="10C627B4" w14:textId="77777777">
        <w:tc>
          <w:tcPr>
            <w:tcW w:w="2088" w:type="dxa"/>
            <w:tcBorders>
              <w:top w:val="nil"/>
              <w:left w:val="single" w:sz="8" w:space="0" w:color="4A86E8"/>
              <w:bottom w:val="single" w:sz="8" w:space="0" w:color="4A86E8"/>
              <w:right w:val="single" w:sz="8" w:space="0" w:color="4A86E8"/>
            </w:tcBorders>
            <w:tcMar>
              <w:top w:w="0" w:type="dxa"/>
              <w:left w:w="108" w:type="dxa"/>
              <w:bottom w:w="0" w:type="dxa"/>
              <w:right w:w="108" w:type="dxa"/>
            </w:tcMar>
            <w:vAlign w:val="center"/>
          </w:tcPr>
          <w:p w14:paraId="6AAEE315" w14:textId="77777777" w:rsidR="00906BE9" w:rsidRDefault="00906BE9">
            <w:pPr>
              <w:jc w:val="center"/>
              <w:rPr>
                <w:rFonts w:ascii="Times New Roman" w:eastAsia="Times New Roman" w:hAnsi="Times New Roman" w:cs="Times New Roman"/>
                <w:b/>
                <w:sz w:val="20"/>
                <w:szCs w:val="20"/>
              </w:rPr>
            </w:pPr>
          </w:p>
        </w:tc>
        <w:tc>
          <w:tcPr>
            <w:tcW w:w="8208" w:type="dxa"/>
            <w:tcBorders>
              <w:top w:val="nil"/>
              <w:left w:val="nil"/>
              <w:bottom w:val="single" w:sz="8" w:space="0" w:color="4A86E8"/>
              <w:right w:val="single" w:sz="8" w:space="0" w:color="4A86E8"/>
            </w:tcBorders>
            <w:tcMar>
              <w:top w:w="0" w:type="dxa"/>
              <w:left w:w="108" w:type="dxa"/>
              <w:bottom w:w="0" w:type="dxa"/>
              <w:right w:w="108" w:type="dxa"/>
            </w:tcMar>
            <w:vAlign w:val="center"/>
          </w:tcPr>
          <w:p w14:paraId="524A8B13" w14:textId="77777777" w:rsidR="00906BE9" w:rsidRDefault="00906BE9">
            <w:pPr>
              <w:rPr>
                <w:rFonts w:ascii="Times New Roman" w:eastAsia="Times New Roman" w:hAnsi="Times New Roman" w:cs="Times New Roman"/>
                <w:sz w:val="20"/>
                <w:szCs w:val="20"/>
              </w:rPr>
            </w:pPr>
          </w:p>
        </w:tc>
      </w:tr>
      <w:tr w:rsidR="00906BE9" w14:paraId="2E90A924" w14:textId="77777777">
        <w:tc>
          <w:tcPr>
            <w:tcW w:w="2088" w:type="dxa"/>
            <w:tcBorders>
              <w:top w:val="nil"/>
              <w:left w:val="single" w:sz="8" w:space="0" w:color="4A86E8"/>
              <w:bottom w:val="single" w:sz="8" w:space="0" w:color="4A86E8"/>
              <w:right w:val="single" w:sz="8" w:space="0" w:color="4A86E8"/>
            </w:tcBorders>
            <w:tcMar>
              <w:top w:w="0" w:type="dxa"/>
              <w:left w:w="108" w:type="dxa"/>
              <w:bottom w:w="0" w:type="dxa"/>
              <w:right w:w="108" w:type="dxa"/>
            </w:tcMar>
            <w:vAlign w:val="center"/>
          </w:tcPr>
          <w:p w14:paraId="1CEDE907" w14:textId="77777777" w:rsidR="00906BE9" w:rsidRDefault="00697CC9">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FPSC</w:t>
            </w:r>
          </w:p>
        </w:tc>
        <w:tc>
          <w:tcPr>
            <w:tcW w:w="8208" w:type="dxa"/>
            <w:tcBorders>
              <w:top w:val="nil"/>
              <w:left w:val="nil"/>
              <w:bottom w:val="single" w:sz="8" w:space="0" w:color="4A86E8"/>
              <w:right w:val="single" w:sz="8" w:space="0" w:color="4A86E8"/>
            </w:tcBorders>
            <w:tcMar>
              <w:top w:w="0" w:type="dxa"/>
              <w:left w:w="108" w:type="dxa"/>
              <w:bottom w:w="0" w:type="dxa"/>
              <w:right w:w="108" w:type="dxa"/>
            </w:tcMar>
            <w:vAlign w:val="center"/>
          </w:tcPr>
          <w:p w14:paraId="6E1173B4" w14:textId="77777777" w:rsidR="00906BE9" w:rsidRDefault="00697CC9">
            <w:pPr>
              <w:rPr>
                <w:rFonts w:ascii="Times New Roman" w:eastAsia="Times New Roman" w:hAnsi="Times New Roman" w:cs="Times New Roman"/>
                <w:sz w:val="20"/>
                <w:szCs w:val="20"/>
              </w:rPr>
            </w:pPr>
            <w:r>
              <w:rPr>
                <w:rFonts w:ascii="Times New Roman" w:eastAsia="Times New Roman" w:hAnsi="Times New Roman" w:cs="Times New Roman"/>
                <w:sz w:val="20"/>
                <w:szCs w:val="20"/>
              </w:rPr>
              <w:t>Functional Performance Status Classification</w:t>
            </w:r>
          </w:p>
        </w:tc>
      </w:tr>
      <w:tr w:rsidR="00906BE9" w14:paraId="06FE830A" w14:textId="77777777">
        <w:tc>
          <w:tcPr>
            <w:tcW w:w="2088" w:type="dxa"/>
            <w:tcBorders>
              <w:top w:val="nil"/>
              <w:left w:val="single" w:sz="8" w:space="0" w:color="4A86E8"/>
              <w:bottom w:val="single" w:sz="8" w:space="0" w:color="4A86E8"/>
              <w:right w:val="single" w:sz="8" w:space="0" w:color="4A86E8"/>
            </w:tcBorders>
            <w:tcMar>
              <w:top w:w="0" w:type="dxa"/>
              <w:left w:w="108" w:type="dxa"/>
              <w:bottom w:w="0" w:type="dxa"/>
              <w:right w:w="108" w:type="dxa"/>
            </w:tcMar>
            <w:vAlign w:val="center"/>
          </w:tcPr>
          <w:p w14:paraId="7EB5A184" w14:textId="77777777" w:rsidR="00906BE9" w:rsidRDefault="00697CC9">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GNSS</w:t>
            </w:r>
          </w:p>
        </w:tc>
        <w:tc>
          <w:tcPr>
            <w:tcW w:w="8208" w:type="dxa"/>
            <w:tcBorders>
              <w:top w:val="nil"/>
              <w:left w:val="nil"/>
              <w:bottom w:val="single" w:sz="8" w:space="0" w:color="4A86E8"/>
              <w:right w:val="single" w:sz="8" w:space="0" w:color="4A86E8"/>
            </w:tcBorders>
            <w:tcMar>
              <w:top w:w="0" w:type="dxa"/>
              <w:left w:w="108" w:type="dxa"/>
              <w:bottom w:w="0" w:type="dxa"/>
              <w:right w:w="108" w:type="dxa"/>
            </w:tcMar>
            <w:vAlign w:val="center"/>
          </w:tcPr>
          <w:p w14:paraId="1902442F" w14:textId="77777777" w:rsidR="00906BE9" w:rsidRDefault="00697CC9">
            <w:pPr>
              <w:rPr>
                <w:rFonts w:ascii="Times New Roman" w:eastAsia="Times New Roman" w:hAnsi="Times New Roman" w:cs="Times New Roman"/>
              </w:rPr>
            </w:pPr>
            <w:r>
              <w:rPr>
                <w:rFonts w:ascii="Times New Roman" w:eastAsia="Times New Roman" w:hAnsi="Times New Roman" w:cs="Times New Roman"/>
              </w:rPr>
              <w:t>Global Navigation Satellite System</w:t>
            </w:r>
          </w:p>
        </w:tc>
      </w:tr>
      <w:tr w:rsidR="00906BE9" w14:paraId="1E6F8D0A" w14:textId="77777777">
        <w:tc>
          <w:tcPr>
            <w:tcW w:w="2088" w:type="dxa"/>
            <w:tcBorders>
              <w:top w:val="nil"/>
              <w:left w:val="single" w:sz="8" w:space="0" w:color="4A86E8"/>
              <w:bottom w:val="single" w:sz="8" w:space="0" w:color="4A86E8"/>
              <w:right w:val="single" w:sz="8" w:space="0" w:color="4A86E8"/>
            </w:tcBorders>
            <w:tcMar>
              <w:top w:w="0" w:type="dxa"/>
              <w:left w:w="108" w:type="dxa"/>
              <w:bottom w:w="0" w:type="dxa"/>
              <w:right w:w="108" w:type="dxa"/>
            </w:tcMar>
            <w:vAlign w:val="center"/>
          </w:tcPr>
          <w:p w14:paraId="6CF5C071" w14:textId="77777777" w:rsidR="00906BE9" w:rsidRDefault="00697CC9">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GLONASS</w:t>
            </w:r>
          </w:p>
        </w:tc>
        <w:tc>
          <w:tcPr>
            <w:tcW w:w="8208" w:type="dxa"/>
            <w:tcBorders>
              <w:top w:val="nil"/>
              <w:left w:val="nil"/>
              <w:bottom w:val="single" w:sz="8" w:space="0" w:color="4A86E8"/>
              <w:right w:val="single" w:sz="8" w:space="0" w:color="4A86E8"/>
            </w:tcBorders>
            <w:tcMar>
              <w:top w:w="0" w:type="dxa"/>
              <w:left w:w="108" w:type="dxa"/>
              <w:bottom w:w="0" w:type="dxa"/>
              <w:right w:w="108" w:type="dxa"/>
            </w:tcMar>
            <w:vAlign w:val="center"/>
          </w:tcPr>
          <w:p w14:paraId="2AE49687" w14:textId="77777777" w:rsidR="00906BE9" w:rsidRDefault="00697CC9">
            <w:pPr>
              <w:rPr>
                <w:rFonts w:ascii="Times New Roman" w:eastAsia="Times New Roman" w:hAnsi="Times New Roman" w:cs="Times New Roman"/>
              </w:rPr>
            </w:pPr>
            <w:r>
              <w:rPr>
                <w:rFonts w:ascii="Times New Roman" w:eastAsia="Times New Roman" w:hAnsi="Times New Roman" w:cs="Times New Roman"/>
              </w:rPr>
              <w:t>Global Navigation Satellite System</w:t>
            </w:r>
          </w:p>
        </w:tc>
      </w:tr>
      <w:tr w:rsidR="00906BE9" w14:paraId="40213A33" w14:textId="77777777">
        <w:trPr>
          <w:trHeight w:val="332"/>
        </w:trPr>
        <w:tc>
          <w:tcPr>
            <w:tcW w:w="2088" w:type="dxa"/>
            <w:tcBorders>
              <w:top w:val="nil"/>
              <w:left w:val="single" w:sz="8" w:space="0" w:color="4A86E8"/>
              <w:bottom w:val="single" w:sz="8" w:space="0" w:color="4A86E8"/>
              <w:right w:val="single" w:sz="8" w:space="0" w:color="4A86E8"/>
            </w:tcBorders>
            <w:tcMar>
              <w:top w:w="0" w:type="dxa"/>
              <w:left w:w="108" w:type="dxa"/>
              <w:bottom w:w="0" w:type="dxa"/>
              <w:right w:w="108" w:type="dxa"/>
            </w:tcMar>
            <w:vAlign w:val="center"/>
          </w:tcPr>
          <w:p w14:paraId="388283DD" w14:textId="77777777" w:rsidR="00906BE9" w:rsidRDefault="00906BE9">
            <w:pPr>
              <w:jc w:val="center"/>
              <w:rPr>
                <w:rFonts w:ascii="Times New Roman" w:eastAsia="Times New Roman" w:hAnsi="Times New Roman" w:cs="Times New Roman"/>
                <w:b/>
                <w:sz w:val="20"/>
                <w:szCs w:val="20"/>
              </w:rPr>
            </w:pPr>
          </w:p>
        </w:tc>
        <w:tc>
          <w:tcPr>
            <w:tcW w:w="8208" w:type="dxa"/>
            <w:tcBorders>
              <w:top w:val="nil"/>
              <w:left w:val="nil"/>
              <w:bottom w:val="single" w:sz="8" w:space="0" w:color="4A86E8"/>
              <w:right w:val="single" w:sz="8" w:space="0" w:color="4A86E8"/>
            </w:tcBorders>
            <w:tcMar>
              <w:top w:w="0" w:type="dxa"/>
              <w:left w:w="108" w:type="dxa"/>
              <w:bottom w:w="0" w:type="dxa"/>
              <w:right w:w="108" w:type="dxa"/>
            </w:tcMar>
            <w:vAlign w:val="center"/>
          </w:tcPr>
          <w:p w14:paraId="020976DA" w14:textId="77777777" w:rsidR="00906BE9" w:rsidRDefault="00906BE9">
            <w:pPr>
              <w:rPr>
                <w:rFonts w:ascii="Times New Roman" w:eastAsia="Times New Roman" w:hAnsi="Times New Roman" w:cs="Times New Roman"/>
                <w:sz w:val="20"/>
                <w:szCs w:val="20"/>
              </w:rPr>
            </w:pPr>
          </w:p>
        </w:tc>
      </w:tr>
      <w:tr w:rsidR="00906BE9" w14:paraId="3699EC91" w14:textId="77777777">
        <w:tc>
          <w:tcPr>
            <w:tcW w:w="2088" w:type="dxa"/>
            <w:tcBorders>
              <w:top w:val="nil"/>
              <w:left w:val="single" w:sz="8" w:space="0" w:color="4A86E8"/>
              <w:bottom w:val="single" w:sz="8" w:space="0" w:color="4A86E8"/>
              <w:right w:val="single" w:sz="8" w:space="0" w:color="4A86E8"/>
            </w:tcBorders>
            <w:tcMar>
              <w:top w:w="0" w:type="dxa"/>
              <w:left w:w="108" w:type="dxa"/>
              <w:bottom w:w="0" w:type="dxa"/>
              <w:right w:w="108" w:type="dxa"/>
            </w:tcMar>
            <w:vAlign w:val="center"/>
          </w:tcPr>
          <w:p w14:paraId="55C2886D" w14:textId="77777777" w:rsidR="00906BE9" w:rsidRDefault="00906BE9">
            <w:pPr>
              <w:jc w:val="center"/>
              <w:rPr>
                <w:rFonts w:ascii="Times New Roman" w:eastAsia="Times New Roman" w:hAnsi="Times New Roman" w:cs="Times New Roman"/>
                <w:b/>
                <w:sz w:val="20"/>
                <w:szCs w:val="20"/>
              </w:rPr>
            </w:pPr>
          </w:p>
        </w:tc>
        <w:tc>
          <w:tcPr>
            <w:tcW w:w="8208" w:type="dxa"/>
            <w:tcBorders>
              <w:top w:val="nil"/>
              <w:left w:val="nil"/>
              <w:bottom w:val="single" w:sz="8" w:space="0" w:color="4A86E8"/>
              <w:right w:val="single" w:sz="8" w:space="0" w:color="4A86E8"/>
            </w:tcBorders>
            <w:tcMar>
              <w:top w:w="0" w:type="dxa"/>
              <w:left w:w="108" w:type="dxa"/>
              <w:bottom w:w="0" w:type="dxa"/>
              <w:right w:w="108" w:type="dxa"/>
            </w:tcMar>
            <w:vAlign w:val="center"/>
          </w:tcPr>
          <w:p w14:paraId="22F89C89" w14:textId="77777777" w:rsidR="00906BE9" w:rsidRDefault="00906BE9">
            <w:pPr>
              <w:rPr>
                <w:rFonts w:ascii="Times New Roman" w:eastAsia="Times New Roman" w:hAnsi="Times New Roman" w:cs="Times New Roman"/>
                <w:sz w:val="20"/>
                <w:szCs w:val="20"/>
              </w:rPr>
            </w:pPr>
          </w:p>
        </w:tc>
      </w:tr>
      <w:tr w:rsidR="00906BE9" w14:paraId="1AEF363B" w14:textId="77777777">
        <w:tc>
          <w:tcPr>
            <w:tcW w:w="2088" w:type="dxa"/>
            <w:tcBorders>
              <w:top w:val="nil"/>
              <w:left w:val="single" w:sz="8" w:space="0" w:color="4A86E8"/>
              <w:bottom w:val="single" w:sz="8" w:space="0" w:color="4A86E8"/>
              <w:right w:val="single" w:sz="8" w:space="0" w:color="4A86E8"/>
            </w:tcBorders>
            <w:tcMar>
              <w:top w:w="0" w:type="dxa"/>
              <w:left w:w="108" w:type="dxa"/>
              <w:bottom w:w="0" w:type="dxa"/>
              <w:right w:w="108" w:type="dxa"/>
            </w:tcMar>
            <w:vAlign w:val="center"/>
          </w:tcPr>
          <w:p w14:paraId="4A154460" w14:textId="77777777" w:rsidR="00906BE9" w:rsidRDefault="00906BE9">
            <w:pPr>
              <w:jc w:val="center"/>
              <w:rPr>
                <w:rFonts w:ascii="Times New Roman" w:eastAsia="Times New Roman" w:hAnsi="Times New Roman" w:cs="Times New Roman"/>
                <w:b/>
                <w:sz w:val="20"/>
                <w:szCs w:val="20"/>
              </w:rPr>
            </w:pPr>
          </w:p>
        </w:tc>
        <w:tc>
          <w:tcPr>
            <w:tcW w:w="8208" w:type="dxa"/>
            <w:tcBorders>
              <w:top w:val="nil"/>
              <w:left w:val="nil"/>
              <w:bottom w:val="single" w:sz="8" w:space="0" w:color="4A86E8"/>
              <w:right w:val="single" w:sz="8" w:space="0" w:color="4A86E8"/>
            </w:tcBorders>
            <w:tcMar>
              <w:top w:w="0" w:type="dxa"/>
              <w:left w:w="108" w:type="dxa"/>
              <w:bottom w:w="0" w:type="dxa"/>
              <w:right w:w="108" w:type="dxa"/>
            </w:tcMar>
            <w:vAlign w:val="center"/>
          </w:tcPr>
          <w:p w14:paraId="2CECFE94" w14:textId="77777777" w:rsidR="00906BE9" w:rsidRDefault="00906BE9">
            <w:pPr>
              <w:rPr>
                <w:rFonts w:ascii="Times New Roman" w:eastAsia="Times New Roman" w:hAnsi="Times New Roman" w:cs="Times New Roman"/>
                <w:sz w:val="20"/>
                <w:szCs w:val="20"/>
              </w:rPr>
            </w:pPr>
          </w:p>
        </w:tc>
      </w:tr>
      <w:tr w:rsidR="00906BE9" w14:paraId="073A185E" w14:textId="77777777">
        <w:tc>
          <w:tcPr>
            <w:tcW w:w="2088" w:type="dxa"/>
            <w:tcBorders>
              <w:top w:val="nil"/>
              <w:left w:val="single" w:sz="8" w:space="0" w:color="4A86E8"/>
              <w:bottom w:val="single" w:sz="8" w:space="0" w:color="4A86E8"/>
              <w:right w:val="single" w:sz="8" w:space="0" w:color="4A86E8"/>
            </w:tcBorders>
            <w:tcMar>
              <w:top w:w="0" w:type="dxa"/>
              <w:left w:w="108" w:type="dxa"/>
              <w:bottom w:w="0" w:type="dxa"/>
              <w:right w:w="108" w:type="dxa"/>
            </w:tcMar>
            <w:vAlign w:val="center"/>
          </w:tcPr>
          <w:p w14:paraId="66002D54" w14:textId="77777777" w:rsidR="00906BE9" w:rsidRDefault="00906BE9">
            <w:pPr>
              <w:jc w:val="center"/>
              <w:rPr>
                <w:rFonts w:ascii="Times New Roman" w:eastAsia="Times New Roman" w:hAnsi="Times New Roman" w:cs="Times New Roman"/>
                <w:b/>
                <w:sz w:val="20"/>
                <w:szCs w:val="20"/>
              </w:rPr>
            </w:pPr>
          </w:p>
        </w:tc>
        <w:tc>
          <w:tcPr>
            <w:tcW w:w="8208" w:type="dxa"/>
            <w:tcBorders>
              <w:top w:val="nil"/>
              <w:left w:val="nil"/>
              <w:bottom w:val="single" w:sz="8" w:space="0" w:color="4A86E8"/>
              <w:right w:val="single" w:sz="8" w:space="0" w:color="4A86E8"/>
            </w:tcBorders>
            <w:tcMar>
              <w:top w:w="0" w:type="dxa"/>
              <w:left w:w="108" w:type="dxa"/>
              <w:bottom w:w="0" w:type="dxa"/>
              <w:right w:w="108" w:type="dxa"/>
            </w:tcMar>
            <w:vAlign w:val="center"/>
          </w:tcPr>
          <w:p w14:paraId="2FD7DCB0" w14:textId="77777777" w:rsidR="00906BE9" w:rsidRDefault="00906BE9">
            <w:pPr>
              <w:rPr>
                <w:rFonts w:ascii="Times New Roman" w:eastAsia="Times New Roman" w:hAnsi="Times New Roman" w:cs="Times New Roman"/>
                <w:sz w:val="20"/>
                <w:szCs w:val="20"/>
              </w:rPr>
            </w:pPr>
          </w:p>
        </w:tc>
      </w:tr>
      <w:tr w:rsidR="00906BE9" w14:paraId="107C5C32" w14:textId="77777777">
        <w:tc>
          <w:tcPr>
            <w:tcW w:w="2088" w:type="dxa"/>
            <w:tcBorders>
              <w:top w:val="nil"/>
              <w:left w:val="single" w:sz="8" w:space="0" w:color="4A86E8"/>
              <w:bottom w:val="single" w:sz="8" w:space="0" w:color="4A86E8"/>
              <w:right w:val="single" w:sz="8" w:space="0" w:color="4A86E8"/>
            </w:tcBorders>
            <w:tcMar>
              <w:top w:w="0" w:type="dxa"/>
              <w:left w:w="108" w:type="dxa"/>
              <w:bottom w:w="0" w:type="dxa"/>
              <w:right w:w="108" w:type="dxa"/>
            </w:tcMar>
            <w:vAlign w:val="center"/>
          </w:tcPr>
          <w:p w14:paraId="5AC58C1D" w14:textId="77777777" w:rsidR="00906BE9" w:rsidRDefault="00906BE9">
            <w:pPr>
              <w:jc w:val="center"/>
              <w:rPr>
                <w:rFonts w:ascii="Times New Roman" w:eastAsia="Times New Roman" w:hAnsi="Times New Roman" w:cs="Times New Roman"/>
                <w:b/>
                <w:sz w:val="20"/>
                <w:szCs w:val="20"/>
              </w:rPr>
            </w:pPr>
          </w:p>
        </w:tc>
        <w:tc>
          <w:tcPr>
            <w:tcW w:w="8208" w:type="dxa"/>
            <w:tcBorders>
              <w:top w:val="nil"/>
              <w:left w:val="nil"/>
              <w:bottom w:val="single" w:sz="8" w:space="0" w:color="4A86E8"/>
              <w:right w:val="single" w:sz="8" w:space="0" w:color="4A86E8"/>
            </w:tcBorders>
            <w:tcMar>
              <w:top w:w="0" w:type="dxa"/>
              <w:left w:w="108" w:type="dxa"/>
              <w:bottom w:w="0" w:type="dxa"/>
              <w:right w:w="108" w:type="dxa"/>
            </w:tcMar>
            <w:vAlign w:val="center"/>
          </w:tcPr>
          <w:p w14:paraId="679D16B0" w14:textId="77777777" w:rsidR="00906BE9" w:rsidRDefault="00906BE9">
            <w:pPr>
              <w:rPr>
                <w:rFonts w:ascii="Times New Roman" w:eastAsia="Times New Roman" w:hAnsi="Times New Roman" w:cs="Times New Roman"/>
                <w:sz w:val="20"/>
                <w:szCs w:val="20"/>
              </w:rPr>
            </w:pPr>
          </w:p>
        </w:tc>
      </w:tr>
      <w:tr w:rsidR="00906BE9" w14:paraId="44130D08" w14:textId="77777777">
        <w:tc>
          <w:tcPr>
            <w:tcW w:w="2088" w:type="dxa"/>
            <w:tcBorders>
              <w:top w:val="nil"/>
              <w:left w:val="single" w:sz="8" w:space="0" w:color="4A86E8"/>
              <w:bottom w:val="single" w:sz="8" w:space="0" w:color="4A86E8"/>
              <w:right w:val="single" w:sz="8" w:space="0" w:color="4A86E8"/>
            </w:tcBorders>
            <w:tcMar>
              <w:top w:w="0" w:type="dxa"/>
              <w:left w:w="108" w:type="dxa"/>
              <w:bottom w:w="0" w:type="dxa"/>
              <w:right w:w="108" w:type="dxa"/>
            </w:tcMar>
            <w:vAlign w:val="center"/>
          </w:tcPr>
          <w:p w14:paraId="0DE9A01E" w14:textId="77777777" w:rsidR="00906BE9" w:rsidRDefault="00906BE9">
            <w:pPr>
              <w:jc w:val="center"/>
              <w:rPr>
                <w:rFonts w:ascii="Times New Roman" w:eastAsia="Times New Roman" w:hAnsi="Times New Roman" w:cs="Times New Roman"/>
                <w:b/>
                <w:sz w:val="20"/>
                <w:szCs w:val="20"/>
              </w:rPr>
            </w:pPr>
          </w:p>
        </w:tc>
        <w:tc>
          <w:tcPr>
            <w:tcW w:w="8208" w:type="dxa"/>
            <w:tcBorders>
              <w:top w:val="nil"/>
              <w:left w:val="nil"/>
              <w:bottom w:val="single" w:sz="8" w:space="0" w:color="4A86E8"/>
              <w:right w:val="single" w:sz="8" w:space="0" w:color="4A86E8"/>
            </w:tcBorders>
            <w:tcMar>
              <w:top w:w="0" w:type="dxa"/>
              <w:left w:w="108" w:type="dxa"/>
              <w:bottom w:w="0" w:type="dxa"/>
              <w:right w:w="108" w:type="dxa"/>
            </w:tcMar>
            <w:vAlign w:val="center"/>
          </w:tcPr>
          <w:p w14:paraId="56B049FB" w14:textId="77777777" w:rsidR="00906BE9" w:rsidRDefault="00906BE9">
            <w:pPr>
              <w:rPr>
                <w:rFonts w:ascii="Times New Roman" w:eastAsia="Times New Roman" w:hAnsi="Times New Roman" w:cs="Times New Roman"/>
                <w:sz w:val="20"/>
                <w:szCs w:val="20"/>
              </w:rPr>
            </w:pPr>
          </w:p>
        </w:tc>
      </w:tr>
      <w:tr w:rsidR="00906BE9" w14:paraId="6D0DF5BE" w14:textId="77777777">
        <w:tc>
          <w:tcPr>
            <w:tcW w:w="2088" w:type="dxa"/>
            <w:tcBorders>
              <w:top w:val="nil"/>
              <w:left w:val="single" w:sz="8" w:space="0" w:color="4A86E8"/>
              <w:bottom w:val="single" w:sz="8" w:space="0" w:color="4A86E8"/>
              <w:right w:val="single" w:sz="8" w:space="0" w:color="4A86E8"/>
            </w:tcBorders>
            <w:tcMar>
              <w:top w:w="0" w:type="dxa"/>
              <w:left w:w="108" w:type="dxa"/>
              <w:bottom w:w="0" w:type="dxa"/>
              <w:right w:w="108" w:type="dxa"/>
            </w:tcMar>
            <w:vAlign w:val="center"/>
          </w:tcPr>
          <w:p w14:paraId="29E7C67F" w14:textId="77777777" w:rsidR="00906BE9" w:rsidRDefault="00906BE9">
            <w:pPr>
              <w:jc w:val="center"/>
              <w:rPr>
                <w:rFonts w:ascii="Times New Roman" w:eastAsia="Times New Roman" w:hAnsi="Times New Roman" w:cs="Times New Roman"/>
                <w:b/>
                <w:sz w:val="20"/>
                <w:szCs w:val="20"/>
              </w:rPr>
            </w:pPr>
          </w:p>
        </w:tc>
        <w:tc>
          <w:tcPr>
            <w:tcW w:w="8208" w:type="dxa"/>
            <w:tcBorders>
              <w:top w:val="nil"/>
              <w:left w:val="nil"/>
              <w:bottom w:val="single" w:sz="8" w:space="0" w:color="4A86E8"/>
              <w:right w:val="single" w:sz="8" w:space="0" w:color="4A86E8"/>
            </w:tcBorders>
            <w:tcMar>
              <w:top w:w="0" w:type="dxa"/>
              <w:left w:w="108" w:type="dxa"/>
              <w:bottom w:w="0" w:type="dxa"/>
              <w:right w:w="108" w:type="dxa"/>
            </w:tcMar>
            <w:vAlign w:val="center"/>
          </w:tcPr>
          <w:p w14:paraId="3BB6C0C4" w14:textId="77777777" w:rsidR="00906BE9" w:rsidRDefault="00906BE9">
            <w:pPr>
              <w:rPr>
                <w:rFonts w:ascii="Times New Roman" w:eastAsia="Times New Roman" w:hAnsi="Times New Roman" w:cs="Times New Roman"/>
                <w:sz w:val="20"/>
                <w:szCs w:val="20"/>
              </w:rPr>
            </w:pPr>
          </w:p>
        </w:tc>
      </w:tr>
      <w:tr w:rsidR="00906BE9" w14:paraId="18FCA7A3" w14:textId="77777777">
        <w:trPr>
          <w:trHeight w:val="74"/>
        </w:trPr>
        <w:tc>
          <w:tcPr>
            <w:tcW w:w="2088" w:type="dxa"/>
            <w:tcBorders>
              <w:top w:val="nil"/>
              <w:left w:val="single" w:sz="8" w:space="0" w:color="4A86E8"/>
              <w:bottom w:val="single" w:sz="8" w:space="0" w:color="4A86E8"/>
              <w:right w:val="single" w:sz="8" w:space="0" w:color="4A86E8"/>
            </w:tcBorders>
            <w:tcMar>
              <w:top w:w="0" w:type="dxa"/>
              <w:left w:w="108" w:type="dxa"/>
              <w:bottom w:w="0" w:type="dxa"/>
              <w:right w:w="108" w:type="dxa"/>
            </w:tcMar>
            <w:vAlign w:val="center"/>
          </w:tcPr>
          <w:p w14:paraId="4B99725C" w14:textId="77777777" w:rsidR="00906BE9" w:rsidRDefault="00906BE9">
            <w:pPr>
              <w:jc w:val="center"/>
              <w:rPr>
                <w:rFonts w:ascii="Times New Roman" w:eastAsia="Times New Roman" w:hAnsi="Times New Roman" w:cs="Times New Roman"/>
                <w:b/>
                <w:sz w:val="20"/>
                <w:szCs w:val="20"/>
              </w:rPr>
            </w:pPr>
          </w:p>
        </w:tc>
        <w:tc>
          <w:tcPr>
            <w:tcW w:w="8208" w:type="dxa"/>
            <w:tcBorders>
              <w:top w:val="nil"/>
              <w:left w:val="nil"/>
              <w:bottom w:val="single" w:sz="8" w:space="0" w:color="4A86E8"/>
              <w:right w:val="single" w:sz="8" w:space="0" w:color="4A86E8"/>
            </w:tcBorders>
            <w:tcMar>
              <w:top w:w="0" w:type="dxa"/>
              <w:left w:w="108" w:type="dxa"/>
              <w:bottom w:w="0" w:type="dxa"/>
              <w:right w:w="108" w:type="dxa"/>
            </w:tcMar>
            <w:vAlign w:val="center"/>
          </w:tcPr>
          <w:p w14:paraId="58C50278" w14:textId="77777777" w:rsidR="00906BE9" w:rsidRDefault="00906BE9">
            <w:pPr>
              <w:rPr>
                <w:rFonts w:ascii="Times New Roman" w:eastAsia="Times New Roman" w:hAnsi="Times New Roman" w:cs="Times New Roman"/>
                <w:sz w:val="20"/>
                <w:szCs w:val="20"/>
              </w:rPr>
            </w:pPr>
          </w:p>
        </w:tc>
      </w:tr>
      <w:tr w:rsidR="00906BE9" w14:paraId="38F0F243" w14:textId="77777777">
        <w:tc>
          <w:tcPr>
            <w:tcW w:w="2088" w:type="dxa"/>
            <w:tcBorders>
              <w:top w:val="nil"/>
              <w:left w:val="single" w:sz="8" w:space="0" w:color="4A86E8"/>
              <w:bottom w:val="single" w:sz="8" w:space="0" w:color="4A86E8"/>
              <w:right w:val="single" w:sz="8" w:space="0" w:color="4A86E8"/>
            </w:tcBorders>
            <w:tcMar>
              <w:top w:w="0" w:type="dxa"/>
              <w:left w:w="108" w:type="dxa"/>
              <w:bottom w:w="0" w:type="dxa"/>
              <w:right w:w="108" w:type="dxa"/>
            </w:tcMar>
            <w:vAlign w:val="center"/>
          </w:tcPr>
          <w:p w14:paraId="2FB7DD3A" w14:textId="77777777" w:rsidR="00906BE9" w:rsidRDefault="00906BE9">
            <w:pPr>
              <w:jc w:val="center"/>
              <w:rPr>
                <w:rFonts w:ascii="Times New Roman" w:eastAsia="Times New Roman" w:hAnsi="Times New Roman" w:cs="Times New Roman"/>
                <w:b/>
                <w:sz w:val="20"/>
                <w:szCs w:val="20"/>
              </w:rPr>
            </w:pPr>
          </w:p>
        </w:tc>
        <w:tc>
          <w:tcPr>
            <w:tcW w:w="8208" w:type="dxa"/>
            <w:tcBorders>
              <w:top w:val="nil"/>
              <w:left w:val="nil"/>
              <w:bottom w:val="single" w:sz="8" w:space="0" w:color="4A86E8"/>
              <w:right w:val="single" w:sz="8" w:space="0" w:color="4A86E8"/>
            </w:tcBorders>
            <w:tcMar>
              <w:top w:w="0" w:type="dxa"/>
              <w:left w:w="108" w:type="dxa"/>
              <w:bottom w:w="0" w:type="dxa"/>
              <w:right w:w="108" w:type="dxa"/>
            </w:tcMar>
            <w:vAlign w:val="center"/>
          </w:tcPr>
          <w:p w14:paraId="3BAEB8B6" w14:textId="77777777" w:rsidR="00906BE9" w:rsidRDefault="00906BE9">
            <w:pPr>
              <w:rPr>
                <w:rFonts w:ascii="Times New Roman" w:eastAsia="Times New Roman" w:hAnsi="Times New Roman" w:cs="Times New Roman"/>
                <w:sz w:val="20"/>
                <w:szCs w:val="20"/>
              </w:rPr>
            </w:pPr>
          </w:p>
        </w:tc>
      </w:tr>
      <w:tr w:rsidR="00906BE9" w14:paraId="14E0ABFA" w14:textId="77777777">
        <w:tc>
          <w:tcPr>
            <w:tcW w:w="2088" w:type="dxa"/>
            <w:tcBorders>
              <w:top w:val="nil"/>
              <w:left w:val="single" w:sz="8" w:space="0" w:color="4A86E8"/>
              <w:bottom w:val="single" w:sz="8" w:space="0" w:color="4A86E8"/>
              <w:right w:val="single" w:sz="8" w:space="0" w:color="4A86E8"/>
            </w:tcBorders>
            <w:tcMar>
              <w:top w:w="0" w:type="dxa"/>
              <w:left w:w="108" w:type="dxa"/>
              <w:bottom w:w="0" w:type="dxa"/>
              <w:right w:w="108" w:type="dxa"/>
            </w:tcMar>
            <w:vAlign w:val="center"/>
          </w:tcPr>
          <w:p w14:paraId="0E8ACD82" w14:textId="77777777" w:rsidR="00906BE9" w:rsidRDefault="00906BE9">
            <w:pPr>
              <w:jc w:val="center"/>
              <w:rPr>
                <w:rFonts w:ascii="Times New Roman" w:eastAsia="Times New Roman" w:hAnsi="Times New Roman" w:cs="Times New Roman"/>
                <w:b/>
                <w:sz w:val="20"/>
                <w:szCs w:val="20"/>
              </w:rPr>
            </w:pPr>
          </w:p>
        </w:tc>
        <w:tc>
          <w:tcPr>
            <w:tcW w:w="8208" w:type="dxa"/>
            <w:tcBorders>
              <w:top w:val="nil"/>
              <w:left w:val="nil"/>
              <w:bottom w:val="single" w:sz="8" w:space="0" w:color="4A86E8"/>
              <w:right w:val="single" w:sz="8" w:space="0" w:color="4A86E8"/>
            </w:tcBorders>
            <w:tcMar>
              <w:top w:w="0" w:type="dxa"/>
              <w:left w:w="108" w:type="dxa"/>
              <w:bottom w:w="0" w:type="dxa"/>
              <w:right w:w="108" w:type="dxa"/>
            </w:tcMar>
            <w:vAlign w:val="center"/>
          </w:tcPr>
          <w:p w14:paraId="7DFAAD8B" w14:textId="77777777" w:rsidR="00906BE9" w:rsidRDefault="00906BE9">
            <w:pPr>
              <w:rPr>
                <w:rFonts w:ascii="Times New Roman" w:eastAsia="Times New Roman" w:hAnsi="Times New Roman" w:cs="Times New Roman"/>
                <w:sz w:val="20"/>
                <w:szCs w:val="20"/>
              </w:rPr>
            </w:pPr>
          </w:p>
        </w:tc>
      </w:tr>
      <w:tr w:rsidR="00906BE9" w14:paraId="08F24370" w14:textId="77777777">
        <w:tc>
          <w:tcPr>
            <w:tcW w:w="2088" w:type="dxa"/>
            <w:tcBorders>
              <w:top w:val="nil"/>
              <w:left w:val="single" w:sz="8" w:space="0" w:color="4A86E8"/>
              <w:bottom w:val="single" w:sz="8" w:space="0" w:color="4A86E8"/>
              <w:right w:val="single" w:sz="8" w:space="0" w:color="4A86E8"/>
            </w:tcBorders>
            <w:tcMar>
              <w:top w:w="0" w:type="dxa"/>
              <w:left w:w="108" w:type="dxa"/>
              <w:bottom w:w="0" w:type="dxa"/>
              <w:right w:w="108" w:type="dxa"/>
            </w:tcMar>
            <w:vAlign w:val="center"/>
          </w:tcPr>
          <w:p w14:paraId="0A3260AD" w14:textId="77777777" w:rsidR="00906BE9" w:rsidRDefault="00906BE9">
            <w:pPr>
              <w:jc w:val="center"/>
              <w:rPr>
                <w:rFonts w:ascii="Times New Roman" w:eastAsia="Times New Roman" w:hAnsi="Times New Roman" w:cs="Times New Roman"/>
                <w:b/>
                <w:sz w:val="20"/>
                <w:szCs w:val="20"/>
              </w:rPr>
            </w:pPr>
          </w:p>
        </w:tc>
        <w:tc>
          <w:tcPr>
            <w:tcW w:w="8208" w:type="dxa"/>
            <w:tcBorders>
              <w:top w:val="nil"/>
              <w:left w:val="nil"/>
              <w:bottom w:val="single" w:sz="8" w:space="0" w:color="4A86E8"/>
              <w:right w:val="single" w:sz="8" w:space="0" w:color="4A86E8"/>
            </w:tcBorders>
            <w:tcMar>
              <w:top w:w="0" w:type="dxa"/>
              <w:left w:w="108" w:type="dxa"/>
              <w:bottom w:w="0" w:type="dxa"/>
              <w:right w:w="108" w:type="dxa"/>
            </w:tcMar>
            <w:vAlign w:val="center"/>
          </w:tcPr>
          <w:p w14:paraId="49B391EE" w14:textId="77777777" w:rsidR="00906BE9" w:rsidRDefault="00906BE9">
            <w:pPr>
              <w:rPr>
                <w:rFonts w:ascii="Times New Roman" w:eastAsia="Times New Roman" w:hAnsi="Times New Roman" w:cs="Times New Roman"/>
                <w:sz w:val="20"/>
                <w:szCs w:val="20"/>
              </w:rPr>
            </w:pPr>
          </w:p>
        </w:tc>
      </w:tr>
      <w:tr w:rsidR="00906BE9" w14:paraId="16072B2D" w14:textId="77777777">
        <w:tc>
          <w:tcPr>
            <w:tcW w:w="2088" w:type="dxa"/>
            <w:tcBorders>
              <w:top w:val="nil"/>
              <w:left w:val="single" w:sz="8" w:space="0" w:color="4A86E8"/>
              <w:bottom w:val="single" w:sz="8" w:space="0" w:color="4A86E8"/>
              <w:right w:val="single" w:sz="8" w:space="0" w:color="4A86E8"/>
            </w:tcBorders>
            <w:tcMar>
              <w:top w:w="0" w:type="dxa"/>
              <w:left w:w="108" w:type="dxa"/>
              <w:bottom w:w="0" w:type="dxa"/>
              <w:right w:w="108" w:type="dxa"/>
            </w:tcMar>
            <w:vAlign w:val="center"/>
          </w:tcPr>
          <w:p w14:paraId="5111C959" w14:textId="77777777" w:rsidR="00906BE9" w:rsidRDefault="00906BE9">
            <w:pPr>
              <w:jc w:val="center"/>
              <w:rPr>
                <w:rFonts w:ascii="Times New Roman" w:eastAsia="Times New Roman" w:hAnsi="Times New Roman" w:cs="Times New Roman"/>
                <w:b/>
                <w:sz w:val="20"/>
                <w:szCs w:val="20"/>
              </w:rPr>
            </w:pPr>
          </w:p>
        </w:tc>
        <w:tc>
          <w:tcPr>
            <w:tcW w:w="8208" w:type="dxa"/>
            <w:tcBorders>
              <w:top w:val="nil"/>
              <w:left w:val="nil"/>
              <w:bottom w:val="single" w:sz="8" w:space="0" w:color="4A86E8"/>
              <w:right w:val="single" w:sz="8" w:space="0" w:color="4A86E8"/>
            </w:tcBorders>
            <w:tcMar>
              <w:top w:w="0" w:type="dxa"/>
              <w:left w:w="108" w:type="dxa"/>
              <w:bottom w:w="0" w:type="dxa"/>
              <w:right w:w="108" w:type="dxa"/>
            </w:tcMar>
            <w:vAlign w:val="center"/>
          </w:tcPr>
          <w:p w14:paraId="326634DF" w14:textId="77777777" w:rsidR="00906BE9" w:rsidRDefault="00906BE9">
            <w:pPr>
              <w:rPr>
                <w:rFonts w:ascii="Times New Roman" w:eastAsia="Times New Roman" w:hAnsi="Times New Roman" w:cs="Times New Roman"/>
                <w:sz w:val="20"/>
                <w:szCs w:val="20"/>
              </w:rPr>
            </w:pPr>
          </w:p>
        </w:tc>
      </w:tr>
      <w:tr w:rsidR="00906BE9" w14:paraId="26270E25" w14:textId="77777777">
        <w:tc>
          <w:tcPr>
            <w:tcW w:w="2088" w:type="dxa"/>
            <w:tcBorders>
              <w:top w:val="nil"/>
              <w:left w:val="single" w:sz="8" w:space="0" w:color="4A86E8"/>
              <w:bottom w:val="single" w:sz="8" w:space="0" w:color="4A86E8"/>
              <w:right w:val="single" w:sz="8" w:space="0" w:color="4A86E8"/>
            </w:tcBorders>
            <w:tcMar>
              <w:top w:w="0" w:type="dxa"/>
              <w:left w:w="108" w:type="dxa"/>
              <w:bottom w:w="0" w:type="dxa"/>
              <w:right w:w="108" w:type="dxa"/>
            </w:tcMar>
            <w:vAlign w:val="center"/>
          </w:tcPr>
          <w:p w14:paraId="2C1020DC" w14:textId="77777777" w:rsidR="00906BE9" w:rsidRDefault="00697CC9">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SOW</w:t>
            </w:r>
          </w:p>
        </w:tc>
        <w:tc>
          <w:tcPr>
            <w:tcW w:w="8208" w:type="dxa"/>
            <w:tcBorders>
              <w:top w:val="nil"/>
              <w:left w:val="nil"/>
              <w:bottom w:val="single" w:sz="8" w:space="0" w:color="4A86E8"/>
              <w:right w:val="single" w:sz="8" w:space="0" w:color="4A86E8"/>
            </w:tcBorders>
            <w:tcMar>
              <w:top w:w="0" w:type="dxa"/>
              <w:left w:w="108" w:type="dxa"/>
              <w:bottom w:w="0" w:type="dxa"/>
              <w:right w:w="108" w:type="dxa"/>
            </w:tcMar>
            <w:vAlign w:val="center"/>
          </w:tcPr>
          <w:p w14:paraId="01C964A7" w14:textId="77777777" w:rsidR="00906BE9" w:rsidRDefault="00697CC9">
            <w:pPr>
              <w:rPr>
                <w:rFonts w:ascii="Times New Roman" w:eastAsia="Times New Roman" w:hAnsi="Times New Roman" w:cs="Times New Roman"/>
                <w:sz w:val="20"/>
                <w:szCs w:val="20"/>
              </w:rPr>
            </w:pPr>
            <w:r>
              <w:rPr>
                <w:rFonts w:ascii="Times New Roman" w:eastAsia="Times New Roman" w:hAnsi="Times New Roman" w:cs="Times New Roman"/>
                <w:sz w:val="20"/>
                <w:szCs w:val="20"/>
              </w:rPr>
              <w:t>Scope of Work or Statement of Work</w:t>
            </w:r>
          </w:p>
        </w:tc>
      </w:tr>
    </w:tbl>
    <w:p w14:paraId="4356731E" w14:textId="77777777" w:rsidR="00906BE9" w:rsidRDefault="00906BE9"/>
    <w:p w14:paraId="668B0FED" w14:textId="77777777" w:rsidR="00906BE9" w:rsidRDefault="00906BE9"/>
    <w:p w14:paraId="7FEEE29E" w14:textId="77777777" w:rsidR="00906BE9" w:rsidRDefault="00906BE9"/>
    <w:p w14:paraId="0A78BA58" w14:textId="77777777" w:rsidR="00906BE9" w:rsidRDefault="00906BE9"/>
    <w:p w14:paraId="549167A8" w14:textId="77777777" w:rsidR="00906BE9" w:rsidRDefault="00906BE9"/>
    <w:p w14:paraId="69427FE1" w14:textId="77777777" w:rsidR="00906BE9" w:rsidRDefault="00906BE9"/>
    <w:p w14:paraId="3730D180" w14:textId="77777777" w:rsidR="00906BE9" w:rsidRDefault="00906BE9"/>
    <w:p w14:paraId="66E1F184" w14:textId="77777777" w:rsidR="00906BE9" w:rsidRDefault="00906BE9"/>
    <w:p w14:paraId="04FB42E0" w14:textId="77777777" w:rsidR="00906BE9" w:rsidRDefault="00906BE9"/>
    <w:p w14:paraId="364150C2" w14:textId="77777777" w:rsidR="00906BE9" w:rsidRDefault="00906BE9"/>
    <w:p w14:paraId="02C403F6" w14:textId="77777777" w:rsidR="00906BE9" w:rsidRDefault="00906BE9"/>
    <w:p w14:paraId="34D8B3E8" w14:textId="77777777" w:rsidR="00906BE9" w:rsidRDefault="00906BE9"/>
    <w:p w14:paraId="787AA651" w14:textId="77777777" w:rsidR="00906BE9" w:rsidRDefault="00906BE9"/>
    <w:p w14:paraId="144B7CDF" w14:textId="77777777" w:rsidR="00906BE9" w:rsidRDefault="00906BE9"/>
    <w:sectPr w:rsidR="00906BE9">
      <w:headerReference w:type="default" r:id="rId72"/>
      <w:footerReference w:type="default" r:id="rId73"/>
      <w:headerReference w:type="first" r:id="rId74"/>
      <w:footerReference w:type="first" r:id="rId75"/>
      <w:pgSz w:w="12240" w:h="15840"/>
      <w:pgMar w:top="1152" w:right="1183" w:bottom="1440" w:left="1440" w:header="432" w:footer="720"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834" w:author="Geethanjali A" w:date="2021-05-07T11:00:00Z" w:initials="GA">
    <w:p w14:paraId="3897A72F" w14:textId="77777777" w:rsidR="00D94B92" w:rsidRDefault="00D94B92" w:rsidP="00311DD9">
      <w:pPr>
        <w:pStyle w:val="CommentText"/>
      </w:pPr>
      <w:r>
        <w:rPr>
          <w:rStyle w:val="CommentReference"/>
        </w:rPr>
        <w:annotationRef/>
      </w:r>
      <w:r>
        <w:t xml:space="preserve">In this requirements section, any details given from the customer mark as yellow and add this statement </w:t>
      </w:r>
    </w:p>
  </w:comment>
  <w:comment w:id="2846" w:author="Geethanjali A" w:date="2021-05-06T21:19:00Z" w:initials="GA">
    <w:p w14:paraId="2CF57CCF" w14:textId="77777777" w:rsidR="00D94B92" w:rsidRDefault="00D94B92" w:rsidP="00311DD9">
      <w:pPr>
        <w:pStyle w:val="CommentText"/>
      </w:pPr>
      <w:r>
        <w:rPr>
          <w:rStyle w:val="CommentReference"/>
        </w:rPr>
        <w:annotationRef/>
      </w:r>
      <w:r>
        <w:t>Please mention the standard version, year and section which you have referred in the standard</w:t>
      </w:r>
    </w:p>
  </w:comment>
  <w:comment w:id="2850" w:author="Geethanjali A" w:date="2021-05-07T11:07:00Z" w:initials="GA">
    <w:p w14:paraId="60C1D6A8" w14:textId="77777777" w:rsidR="00D94B92" w:rsidRDefault="00D94B92" w:rsidP="00311DD9">
      <w:pPr>
        <w:pStyle w:val="CommentText"/>
      </w:pPr>
      <w:r>
        <w:rPr>
          <w:rStyle w:val="CommentReference"/>
        </w:rPr>
        <w:annotationRef/>
      </w:r>
      <w:r>
        <w:t>Please add this statement below the test setup section</w:t>
      </w:r>
    </w:p>
  </w:comment>
  <w:comment w:id="2852" w:author="Geethanjali A" w:date="2021-05-06T21:21:00Z" w:initials="GA">
    <w:p w14:paraId="0754D37C" w14:textId="77777777" w:rsidR="00D94B92" w:rsidRDefault="00D94B92" w:rsidP="00311DD9">
      <w:pPr>
        <w:pStyle w:val="CommentText"/>
      </w:pPr>
      <w:r>
        <w:rPr>
          <w:rStyle w:val="CommentReference"/>
        </w:rPr>
        <w:annotationRef/>
      </w:r>
      <w:r>
        <w:t xml:space="preserve">Not required, please </w:t>
      </w:r>
      <w:proofErr w:type="spellStart"/>
      <w:r>
        <w:t>delet</w:t>
      </w:r>
      <w:proofErr w:type="spellEnd"/>
    </w:p>
  </w:comment>
  <w:comment w:id="2882" w:author="Geethanjali A" w:date="2021-05-07T11:07:00Z" w:initials="GA">
    <w:p w14:paraId="5C41F777" w14:textId="77777777" w:rsidR="00D94B92" w:rsidRDefault="00D94B92" w:rsidP="00311DD9">
      <w:pPr>
        <w:pStyle w:val="CommentText"/>
      </w:pPr>
      <w:r>
        <w:rPr>
          <w:rStyle w:val="CommentReference"/>
        </w:rPr>
        <w:annotationRef/>
      </w:r>
      <w:r>
        <w:t>Please add this statement below the test setup section</w:t>
      </w:r>
    </w:p>
  </w:comment>
  <w:comment w:id="2886" w:author="Geethanjali A" w:date="2021-05-07T11:19:00Z" w:initials="GA">
    <w:p w14:paraId="69BF6BA4" w14:textId="77777777" w:rsidR="00D94B92" w:rsidRDefault="00D94B92" w:rsidP="00311DD9">
      <w:pPr>
        <w:pStyle w:val="CommentText"/>
      </w:pPr>
      <w:r>
        <w:rPr>
          <w:rStyle w:val="CommentReference"/>
        </w:rPr>
        <w:annotationRef/>
      </w:r>
      <w:r>
        <w:t>Please add this statement</w:t>
      </w:r>
    </w:p>
  </w:comment>
  <w:comment w:id="2891" w:author="Geethanjali A" w:date="2021-05-07T11:27:00Z" w:initials="GA">
    <w:p w14:paraId="6F91637E" w14:textId="77777777" w:rsidR="00D94B92" w:rsidRDefault="00D94B92" w:rsidP="00311DD9">
      <w:pPr>
        <w:pStyle w:val="CommentText"/>
      </w:pPr>
      <w:r>
        <w:rPr>
          <w:rStyle w:val="CommentReference"/>
        </w:rPr>
        <w:annotationRef/>
      </w:r>
      <w:r>
        <w:t>Please add this statement</w:t>
      </w:r>
    </w:p>
  </w:comment>
  <w:comment w:id="2967" w:author="Geethanjali A" w:date="2021-05-07T11:29:00Z" w:initials="GA">
    <w:p w14:paraId="37A2CEB6" w14:textId="77777777" w:rsidR="00D94B92" w:rsidRDefault="00D94B92" w:rsidP="00311DD9">
      <w:pPr>
        <w:pStyle w:val="CommentText"/>
      </w:pPr>
      <w:r>
        <w:rPr>
          <w:rStyle w:val="CommentReference"/>
        </w:rPr>
        <w:annotationRef/>
      </w:r>
      <w:r>
        <w:t>Please add this statement in starting of all limits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897A72F" w15:done="0"/>
  <w15:commentEx w15:paraId="2CF57CCF" w15:done="0"/>
  <w15:commentEx w15:paraId="60C1D6A8" w15:done="0"/>
  <w15:commentEx w15:paraId="0754D37C" w15:done="0"/>
  <w15:commentEx w15:paraId="5C41F777" w15:done="0"/>
  <w15:commentEx w15:paraId="69BF6BA4" w15:done="0"/>
  <w15:commentEx w15:paraId="6F91637E" w15:done="0"/>
  <w15:commentEx w15:paraId="37A2CEB6"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883C6F" w14:textId="77777777" w:rsidR="002C14CA" w:rsidRDefault="002C14CA">
      <w:pPr>
        <w:spacing w:after="0"/>
      </w:pPr>
      <w:r>
        <w:separator/>
      </w:r>
    </w:p>
  </w:endnote>
  <w:endnote w:type="continuationSeparator" w:id="0">
    <w:p w14:paraId="4726D3EE" w14:textId="77777777" w:rsidR="002C14CA" w:rsidRDefault="002C14C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font5-Identity-H">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CB1C8E" w14:textId="77777777" w:rsidR="00D94B92" w:rsidRDefault="00D94B92">
    <w:pPr>
      <w:pBdr>
        <w:top w:val="nil"/>
        <w:left w:val="nil"/>
        <w:bottom w:val="nil"/>
        <w:right w:val="nil"/>
        <w:between w:val="nil"/>
      </w:pBdr>
      <w:tabs>
        <w:tab w:val="center" w:pos="4320"/>
        <w:tab w:val="right" w:pos="8640"/>
      </w:tabs>
      <w:rPr>
        <w:color w:val="000000"/>
        <w:sz w:val="24"/>
        <w:szCs w:val="24"/>
      </w:rPr>
    </w:pPr>
    <w:r>
      <w:rPr>
        <w:noProof/>
      </w:rPr>
      <mc:AlternateContent>
        <mc:Choice Requires="wpg">
          <w:drawing>
            <wp:anchor distT="4294967295" distB="4294967295" distL="114300" distR="114300" simplePos="0" relativeHeight="251658240" behindDoc="0" locked="0" layoutInCell="1" hidden="0" allowOverlap="1" wp14:anchorId="3E83145A" wp14:editId="45B09178">
              <wp:simplePos x="0" y="0"/>
              <wp:positionH relativeFrom="column">
                <wp:posOffset>38101</wp:posOffset>
              </wp:positionH>
              <wp:positionV relativeFrom="paragraph">
                <wp:posOffset>106696</wp:posOffset>
              </wp:positionV>
              <wp:extent cx="6315075" cy="31750"/>
              <wp:effectExtent l="0" t="0" r="0" b="0"/>
              <wp:wrapNone/>
              <wp:docPr id="1" name="Straight Arrow Connector 1"/>
              <wp:cNvGraphicFramePr/>
              <a:graphic xmlns:a="http://schemas.openxmlformats.org/drawingml/2006/main">
                <a:graphicData uri="http://schemas.microsoft.com/office/word/2010/wordprocessingShape">
                  <wps:wsp>
                    <wps:cNvCnPr/>
                    <wps:spPr>
                      <a:xfrm>
                        <a:off x="2197988" y="3780000"/>
                        <a:ext cx="6296025"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294967295" distT="4294967295" distL="114300" distR="114300" hidden="0" layoutInCell="1" locked="0" relativeHeight="0" simplePos="0">
              <wp:simplePos x="0" y="0"/>
              <wp:positionH relativeFrom="column">
                <wp:posOffset>38101</wp:posOffset>
              </wp:positionH>
              <wp:positionV relativeFrom="paragraph">
                <wp:posOffset>106696</wp:posOffset>
              </wp:positionV>
              <wp:extent cx="6315075" cy="31750"/>
              <wp:effectExtent b="0" l="0" r="0" t="0"/>
              <wp:wrapNone/>
              <wp:docPr id="1" name="image1.png"/>
              <a:graphic>
                <a:graphicData uri="http://schemas.openxmlformats.org/drawingml/2006/picture">
                  <pic:pic>
                    <pic:nvPicPr>
                      <pic:cNvPr id="0" name="image1.png"/>
                      <pic:cNvPicPr preferRelativeResize="0"/>
                    </pic:nvPicPr>
                    <pic:blipFill>
                      <a:blip r:embed="rId1"/>
                      <a:srcRect/>
                      <a:stretch>
                        <a:fillRect/>
                      </a:stretch>
                    </pic:blipFill>
                    <pic:spPr>
                      <a:xfrm>
                        <a:off x="0" y="0"/>
                        <a:ext cx="6315075" cy="31750"/>
                      </a:xfrm>
                      <a:prstGeom prst="rect"/>
                      <a:ln/>
                    </pic:spPr>
                  </pic:pic>
                </a:graphicData>
              </a:graphic>
            </wp:anchor>
          </w:drawing>
        </mc:Fallback>
      </mc:AlternateContent>
    </w:r>
  </w:p>
  <w:p w14:paraId="7C1340AF" w14:textId="77777777" w:rsidR="00D94B92" w:rsidRDefault="00D94B92">
    <w:pPr>
      <w:pBdr>
        <w:top w:val="nil"/>
        <w:left w:val="nil"/>
        <w:bottom w:val="nil"/>
        <w:right w:val="nil"/>
        <w:between w:val="nil"/>
      </w:pBdr>
      <w:tabs>
        <w:tab w:val="center" w:pos="4320"/>
        <w:tab w:val="right" w:pos="8640"/>
      </w:tabs>
      <w:ind w:firstLine="720"/>
      <w:rPr>
        <w:color w:val="000000"/>
      </w:rPr>
    </w:pPr>
    <w:r>
      <w:t xml:space="preserve">Motional </w:t>
    </w:r>
    <w:r>
      <w:rPr>
        <w:color w:val="000000"/>
      </w:rPr>
      <w:t>Confidential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8E5AF4" w14:textId="77777777" w:rsidR="00D94B92" w:rsidRDefault="00D94B92">
    <w:pPr>
      <w:widowControl w:val="0"/>
      <w:pBdr>
        <w:top w:val="nil"/>
        <w:left w:val="nil"/>
        <w:bottom w:val="nil"/>
        <w:right w:val="nil"/>
        <w:between w:val="nil"/>
      </w:pBdr>
      <w:spacing w:line="276" w:lineRule="auto"/>
      <w:rPr>
        <w:color w:val="000000"/>
      </w:rPr>
    </w:pPr>
  </w:p>
  <w:tbl>
    <w:tblPr>
      <w:tblStyle w:val="a4"/>
      <w:tblW w:w="9618"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600" w:firstRow="0" w:lastRow="0" w:firstColumn="0" w:lastColumn="0" w:noHBand="1" w:noVBand="1"/>
    </w:tblPr>
    <w:tblGrid>
      <w:gridCol w:w="3206"/>
      <w:gridCol w:w="3206"/>
      <w:gridCol w:w="3206"/>
    </w:tblGrid>
    <w:tr w:rsidR="00D94B92" w14:paraId="2FB6D458" w14:textId="77777777">
      <w:tc>
        <w:tcPr>
          <w:tcW w:w="3206" w:type="dxa"/>
        </w:tcPr>
        <w:p w14:paraId="214440D2" w14:textId="77777777" w:rsidR="00D94B92" w:rsidRDefault="00D94B92">
          <w:pPr>
            <w:pBdr>
              <w:top w:val="nil"/>
              <w:left w:val="nil"/>
              <w:bottom w:val="nil"/>
              <w:right w:val="nil"/>
              <w:between w:val="nil"/>
            </w:pBdr>
            <w:tabs>
              <w:tab w:val="center" w:pos="4320"/>
              <w:tab w:val="right" w:pos="8640"/>
            </w:tabs>
            <w:ind w:left="-115"/>
            <w:rPr>
              <w:rFonts w:ascii="Times New Roman" w:eastAsia="Times New Roman" w:hAnsi="Times New Roman" w:cs="Times New Roman"/>
              <w:color w:val="000000"/>
              <w:sz w:val="20"/>
              <w:szCs w:val="20"/>
            </w:rPr>
          </w:pPr>
        </w:p>
      </w:tc>
      <w:tc>
        <w:tcPr>
          <w:tcW w:w="3206" w:type="dxa"/>
        </w:tcPr>
        <w:p w14:paraId="52778DA2" w14:textId="77777777" w:rsidR="00D94B92" w:rsidRDefault="00D94B92">
          <w:pPr>
            <w:pBdr>
              <w:top w:val="nil"/>
              <w:left w:val="nil"/>
              <w:bottom w:val="nil"/>
              <w:right w:val="nil"/>
              <w:between w:val="nil"/>
            </w:pBdr>
            <w:tabs>
              <w:tab w:val="center" w:pos="4320"/>
              <w:tab w:val="right" w:pos="8640"/>
            </w:tabs>
            <w:jc w:val="center"/>
            <w:rPr>
              <w:rFonts w:ascii="Times New Roman" w:eastAsia="Times New Roman" w:hAnsi="Times New Roman" w:cs="Times New Roman"/>
              <w:color w:val="000000"/>
              <w:sz w:val="20"/>
              <w:szCs w:val="20"/>
            </w:rPr>
          </w:pPr>
        </w:p>
      </w:tc>
      <w:tc>
        <w:tcPr>
          <w:tcW w:w="3206" w:type="dxa"/>
        </w:tcPr>
        <w:p w14:paraId="4F81556B" w14:textId="77777777" w:rsidR="00D94B92" w:rsidRDefault="00D94B92">
          <w:pPr>
            <w:pBdr>
              <w:top w:val="nil"/>
              <w:left w:val="nil"/>
              <w:bottom w:val="nil"/>
              <w:right w:val="nil"/>
              <w:between w:val="nil"/>
            </w:pBdr>
            <w:tabs>
              <w:tab w:val="center" w:pos="4320"/>
              <w:tab w:val="right" w:pos="8640"/>
            </w:tabs>
            <w:ind w:right="-115"/>
            <w:jc w:val="right"/>
            <w:rPr>
              <w:rFonts w:ascii="Times New Roman" w:eastAsia="Times New Roman" w:hAnsi="Times New Roman" w:cs="Times New Roman"/>
              <w:color w:val="000000"/>
              <w:sz w:val="20"/>
              <w:szCs w:val="20"/>
            </w:rPr>
          </w:pPr>
        </w:p>
      </w:tc>
    </w:tr>
  </w:tbl>
  <w:p w14:paraId="13FD1215" w14:textId="77777777" w:rsidR="00D94B92" w:rsidRDefault="00D94B92">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FFEF6D" w14:textId="77777777" w:rsidR="002C14CA" w:rsidRDefault="002C14CA">
      <w:pPr>
        <w:spacing w:after="0"/>
      </w:pPr>
      <w:r>
        <w:separator/>
      </w:r>
    </w:p>
  </w:footnote>
  <w:footnote w:type="continuationSeparator" w:id="0">
    <w:p w14:paraId="39765B9A" w14:textId="77777777" w:rsidR="002C14CA" w:rsidRDefault="002C14C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44A87D" w14:textId="77777777" w:rsidR="00D94B92" w:rsidRDefault="00D94B92">
    <w:pPr>
      <w:pBdr>
        <w:top w:val="nil"/>
        <w:left w:val="nil"/>
        <w:bottom w:val="nil"/>
        <w:right w:val="nil"/>
        <w:between w:val="nil"/>
      </w:pBdr>
      <w:tabs>
        <w:tab w:val="center" w:pos="4320"/>
        <w:tab w:val="right" w:pos="8640"/>
      </w:tabs>
      <w:rPr>
        <w:color w:val="000000"/>
      </w:rPr>
    </w:pPr>
    <w:r>
      <w:rPr>
        <w:color w:val="000000"/>
      </w:rPr>
      <w:t xml:space="preserve"> </w:t>
    </w:r>
  </w:p>
  <w:tbl>
    <w:tblPr>
      <w:tblStyle w:val="a3"/>
      <w:tblW w:w="9895" w:type="dxa"/>
      <w:jc w:val="center"/>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ayout w:type="fixed"/>
      <w:tblLook w:val="0000" w:firstRow="0" w:lastRow="0" w:firstColumn="0" w:lastColumn="0" w:noHBand="0" w:noVBand="0"/>
    </w:tblPr>
    <w:tblGrid>
      <w:gridCol w:w="3795"/>
      <w:gridCol w:w="4680"/>
      <w:gridCol w:w="1420"/>
    </w:tblGrid>
    <w:tr w:rsidR="00D94B92" w14:paraId="4A5A434F" w14:textId="77777777">
      <w:trPr>
        <w:jc w:val="center"/>
      </w:trPr>
      <w:tc>
        <w:tcPr>
          <w:tcW w:w="3795" w:type="dxa"/>
          <w:vAlign w:val="center"/>
        </w:tcPr>
        <w:p w14:paraId="0400838E" w14:textId="77777777" w:rsidR="00D94B92" w:rsidRDefault="00D94B92">
          <w:pPr>
            <w:pBdr>
              <w:top w:val="nil"/>
              <w:left w:val="nil"/>
              <w:bottom w:val="nil"/>
              <w:right w:val="nil"/>
              <w:between w:val="nil"/>
            </w:pBdr>
            <w:tabs>
              <w:tab w:val="left" w:pos="270"/>
              <w:tab w:val="left" w:pos="2880"/>
              <w:tab w:val="center" w:pos="4950"/>
              <w:tab w:val="right" w:pos="9540"/>
            </w:tabs>
            <w:spacing w:before="120"/>
            <w:rPr>
              <w:b/>
              <w:color w:val="000000"/>
              <w:sz w:val="24"/>
              <w:szCs w:val="24"/>
            </w:rPr>
          </w:pPr>
          <w:r>
            <w:rPr>
              <w:b/>
              <w:sz w:val="24"/>
              <w:szCs w:val="24"/>
            </w:rPr>
            <w:t>Common Requirement Document</w:t>
          </w:r>
        </w:p>
      </w:tc>
      <w:tc>
        <w:tcPr>
          <w:tcW w:w="4680" w:type="dxa"/>
          <w:vAlign w:val="center"/>
        </w:tcPr>
        <w:p w14:paraId="22C38CAB" w14:textId="77777777" w:rsidR="00D94B92" w:rsidRDefault="00D94B92">
          <w:pPr>
            <w:pBdr>
              <w:top w:val="nil"/>
              <w:left w:val="nil"/>
              <w:bottom w:val="nil"/>
              <w:right w:val="nil"/>
              <w:between w:val="nil"/>
            </w:pBdr>
            <w:tabs>
              <w:tab w:val="left" w:pos="270"/>
              <w:tab w:val="left" w:pos="2880"/>
              <w:tab w:val="center" w:pos="4950"/>
              <w:tab w:val="right" w:pos="9540"/>
            </w:tabs>
            <w:spacing w:before="120"/>
            <w:rPr>
              <w:b/>
              <w:color w:val="000000"/>
              <w:sz w:val="18"/>
              <w:szCs w:val="18"/>
            </w:rPr>
          </w:pPr>
          <w:r>
            <w:rPr>
              <w:b/>
              <w:sz w:val="18"/>
              <w:szCs w:val="18"/>
            </w:rPr>
            <w:t>ENG-REQ-XXXXX</w:t>
          </w:r>
        </w:p>
      </w:tc>
      <w:tc>
        <w:tcPr>
          <w:tcW w:w="1420" w:type="dxa"/>
        </w:tcPr>
        <w:p w14:paraId="42F84ACC" w14:textId="5893B8B0" w:rsidR="00D94B92" w:rsidRDefault="00D94B92">
          <w:pPr>
            <w:pBdr>
              <w:top w:val="nil"/>
              <w:left w:val="nil"/>
              <w:bottom w:val="nil"/>
              <w:right w:val="nil"/>
              <w:between w:val="nil"/>
            </w:pBdr>
            <w:tabs>
              <w:tab w:val="left" w:pos="270"/>
              <w:tab w:val="left" w:pos="2880"/>
              <w:tab w:val="center" w:pos="4950"/>
              <w:tab w:val="right" w:pos="9540"/>
            </w:tabs>
            <w:spacing w:before="120"/>
            <w:jc w:val="right"/>
            <w:rPr>
              <w:b/>
              <w:color w:val="000000"/>
              <w:sz w:val="24"/>
              <w:szCs w:val="24"/>
            </w:rPr>
          </w:pPr>
          <w:r>
            <w:rPr>
              <w:b/>
              <w:color w:val="000000"/>
              <w:sz w:val="24"/>
              <w:szCs w:val="24"/>
            </w:rPr>
            <w:t xml:space="preserve">Page </w:t>
          </w:r>
          <w:r>
            <w:rPr>
              <w:b/>
              <w:color w:val="000000"/>
              <w:sz w:val="24"/>
              <w:szCs w:val="24"/>
            </w:rPr>
            <w:fldChar w:fldCharType="begin"/>
          </w:r>
          <w:r>
            <w:rPr>
              <w:b/>
              <w:color w:val="000000"/>
              <w:sz w:val="24"/>
              <w:szCs w:val="24"/>
            </w:rPr>
            <w:instrText>PAGE</w:instrText>
          </w:r>
          <w:r>
            <w:rPr>
              <w:b/>
              <w:color w:val="000000"/>
              <w:sz w:val="24"/>
              <w:szCs w:val="24"/>
            </w:rPr>
            <w:fldChar w:fldCharType="separate"/>
          </w:r>
          <w:r w:rsidR="005A1D98">
            <w:rPr>
              <w:b/>
              <w:noProof/>
              <w:color w:val="000000"/>
              <w:sz w:val="24"/>
              <w:szCs w:val="24"/>
            </w:rPr>
            <w:t>30</w:t>
          </w:r>
          <w:r>
            <w:rPr>
              <w:b/>
              <w:color w:val="000000"/>
              <w:sz w:val="24"/>
              <w:szCs w:val="24"/>
            </w:rPr>
            <w:fldChar w:fldCharType="end"/>
          </w:r>
        </w:p>
      </w:tc>
    </w:tr>
  </w:tbl>
  <w:p w14:paraId="03D50751" w14:textId="77777777" w:rsidR="00D94B92" w:rsidRDefault="00D94B92">
    <w:pPr>
      <w:pBdr>
        <w:top w:val="nil"/>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B67F0B" w14:textId="77777777" w:rsidR="00D94B92" w:rsidRDefault="00D94B92">
    <w:pPr>
      <w:pBdr>
        <w:top w:val="nil"/>
        <w:left w:val="nil"/>
        <w:bottom w:val="nil"/>
        <w:right w:val="nil"/>
        <w:between w:val="nil"/>
      </w:pBdr>
      <w:tabs>
        <w:tab w:val="center" w:pos="4320"/>
        <w:tab w:val="right" w:pos="8640"/>
      </w:tabs>
      <w:ind w:hanging="720"/>
      <w:jc w:val="center"/>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184050"/>
    <w:multiLevelType w:val="hybridMultilevel"/>
    <w:tmpl w:val="F7E487A8"/>
    <w:lvl w:ilvl="0" w:tplc="292A83B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F5D045A"/>
    <w:multiLevelType w:val="hybridMultilevel"/>
    <w:tmpl w:val="59FCA7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00376AC"/>
    <w:multiLevelType w:val="hybridMultilevel"/>
    <w:tmpl w:val="5016B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040E91"/>
    <w:multiLevelType w:val="hybridMultilevel"/>
    <w:tmpl w:val="EA9E4768"/>
    <w:lvl w:ilvl="0" w:tplc="40090015">
      <w:start w:val="1"/>
      <w:numFmt w:val="upperLetter"/>
      <w:lvlText w:val="%1."/>
      <w:lvlJc w:val="left"/>
      <w:pPr>
        <w:ind w:left="720" w:hanging="360"/>
      </w:pPr>
      <w:rPr>
        <w:rFonts w:hint="default"/>
      </w:rPr>
    </w:lvl>
    <w:lvl w:ilvl="1" w:tplc="F2A2DA1C">
      <w:numFmt w:val="bullet"/>
      <w:lvlText w:val="—"/>
      <w:lvlJc w:val="left"/>
      <w:pPr>
        <w:ind w:left="1440" w:hanging="360"/>
      </w:pPr>
      <w:rPr>
        <w:rFonts w:ascii="Times New Roman" w:eastAsia="Times New Roman" w:hAnsi="Times New Roman" w:cs="Times New Roman" w:hint="default"/>
      </w:r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2057956"/>
    <w:multiLevelType w:val="hybridMultilevel"/>
    <w:tmpl w:val="52C00F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3833E51"/>
    <w:multiLevelType w:val="hybridMultilevel"/>
    <w:tmpl w:val="C822691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14595F09"/>
    <w:multiLevelType w:val="hybridMultilevel"/>
    <w:tmpl w:val="CA76D042"/>
    <w:lvl w:ilvl="0" w:tplc="44700F72">
      <w:start w:val="1"/>
      <w:numFmt w:val="lowerLetter"/>
      <w:lvlText w:val="%1)"/>
      <w:lvlJc w:val="left"/>
      <w:pPr>
        <w:ind w:left="405" w:hanging="360"/>
      </w:pPr>
      <w:rPr>
        <w:rFonts w:hint="default"/>
      </w:rPr>
    </w:lvl>
    <w:lvl w:ilvl="1" w:tplc="40090019" w:tentative="1">
      <w:start w:val="1"/>
      <w:numFmt w:val="lowerLetter"/>
      <w:lvlText w:val="%2."/>
      <w:lvlJc w:val="left"/>
      <w:pPr>
        <w:ind w:left="1125" w:hanging="360"/>
      </w:pPr>
    </w:lvl>
    <w:lvl w:ilvl="2" w:tplc="4009001B" w:tentative="1">
      <w:start w:val="1"/>
      <w:numFmt w:val="lowerRoman"/>
      <w:lvlText w:val="%3."/>
      <w:lvlJc w:val="right"/>
      <w:pPr>
        <w:ind w:left="1845" w:hanging="180"/>
      </w:pPr>
    </w:lvl>
    <w:lvl w:ilvl="3" w:tplc="4009000F" w:tentative="1">
      <w:start w:val="1"/>
      <w:numFmt w:val="decimal"/>
      <w:lvlText w:val="%4."/>
      <w:lvlJc w:val="left"/>
      <w:pPr>
        <w:ind w:left="2565" w:hanging="360"/>
      </w:pPr>
    </w:lvl>
    <w:lvl w:ilvl="4" w:tplc="40090019" w:tentative="1">
      <w:start w:val="1"/>
      <w:numFmt w:val="lowerLetter"/>
      <w:lvlText w:val="%5."/>
      <w:lvlJc w:val="left"/>
      <w:pPr>
        <w:ind w:left="3285" w:hanging="360"/>
      </w:pPr>
    </w:lvl>
    <w:lvl w:ilvl="5" w:tplc="4009001B" w:tentative="1">
      <w:start w:val="1"/>
      <w:numFmt w:val="lowerRoman"/>
      <w:lvlText w:val="%6."/>
      <w:lvlJc w:val="right"/>
      <w:pPr>
        <w:ind w:left="4005" w:hanging="180"/>
      </w:pPr>
    </w:lvl>
    <w:lvl w:ilvl="6" w:tplc="4009000F" w:tentative="1">
      <w:start w:val="1"/>
      <w:numFmt w:val="decimal"/>
      <w:lvlText w:val="%7."/>
      <w:lvlJc w:val="left"/>
      <w:pPr>
        <w:ind w:left="4725" w:hanging="360"/>
      </w:pPr>
    </w:lvl>
    <w:lvl w:ilvl="7" w:tplc="40090019" w:tentative="1">
      <w:start w:val="1"/>
      <w:numFmt w:val="lowerLetter"/>
      <w:lvlText w:val="%8."/>
      <w:lvlJc w:val="left"/>
      <w:pPr>
        <w:ind w:left="5445" w:hanging="360"/>
      </w:pPr>
    </w:lvl>
    <w:lvl w:ilvl="8" w:tplc="4009001B" w:tentative="1">
      <w:start w:val="1"/>
      <w:numFmt w:val="lowerRoman"/>
      <w:lvlText w:val="%9."/>
      <w:lvlJc w:val="right"/>
      <w:pPr>
        <w:ind w:left="6165" w:hanging="180"/>
      </w:pPr>
    </w:lvl>
  </w:abstractNum>
  <w:abstractNum w:abstractNumId="7" w15:restartNumberingAfterBreak="0">
    <w:nsid w:val="1BC33CA6"/>
    <w:multiLevelType w:val="hybridMultilevel"/>
    <w:tmpl w:val="E76EEBF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3650895"/>
    <w:multiLevelType w:val="hybridMultilevel"/>
    <w:tmpl w:val="C82A85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3CF7400"/>
    <w:multiLevelType w:val="hybridMultilevel"/>
    <w:tmpl w:val="D63C72C0"/>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0" w15:restartNumberingAfterBreak="0">
    <w:nsid w:val="2A4C5DEE"/>
    <w:multiLevelType w:val="hybridMultilevel"/>
    <w:tmpl w:val="6A68ACF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2C090FC9"/>
    <w:multiLevelType w:val="hybridMultilevel"/>
    <w:tmpl w:val="F6022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F8050F"/>
    <w:multiLevelType w:val="hybridMultilevel"/>
    <w:tmpl w:val="6608A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234774"/>
    <w:multiLevelType w:val="multilevel"/>
    <w:tmpl w:val="CF9065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02F7178"/>
    <w:multiLevelType w:val="hybridMultilevel"/>
    <w:tmpl w:val="B9B630B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09B0640"/>
    <w:multiLevelType w:val="hybridMultilevel"/>
    <w:tmpl w:val="061E16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2E01499"/>
    <w:multiLevelType w:val="hybridMultilevel"/>
    <w:tmpl w:val="60061A3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32B5621"/>
    <w:multiLevelType w:val="hybridMultilevel"/>
    <w:tmpl w:val="22E649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6CF0E5D"/>
    <w:multiLevelType w:val="hybridMultilevel"/>
    <w:tmpl w:val="5EC06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E1732F"/>
    <w:multiLevelType w:val="hybridMultilevel"/>
    <w:tmpl w:val="4D5E92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9E73015"/>
    <w:multiLevelType w:val="hybridMultilevel"/>
    <w:tmpl w:val="91642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99366E"/>
    <w:multiLevelType w:val="multilevel"/>
    <w:tmpl w:val="BDA8613C"/>
    <w:lvl w:ilvl="0">
      <w:start w:val="1"/>
      <w:numFmt w:val="decimal"/>
      <w:lvlText w:val="%1."/>
      <w:lvlJc w:val="left"/>
      <w:pPr>
        <w:ind w:left="900" w:hanging="360"/>
      </w:pPr>
      <w:rPr>
        <w:u w:val="none"/>
      </w:rPr>
    </w:lvl>
    <w:lvl w:ilvl="1">
      <w:start w:val="1"/>
      <w:numFmt w:val="lowerLetter"/>
      <w:lvlText w:val="%2."/>
      <w:lvlJc w:val="left"/>
      <w:pPr>
        <w:ind w:left="1620" w:hanging="360"/>
      </w:pPr>
      <w:rPr>
        <w:u w:val="none"/>
      </w:rPr>
    </w:lvl>
    <w:lvl w:ilvl="2">
      <w:start w:val="1"/>
      <w:numFmt w:val="lowerRoman"/>
      <w:lvlText w:val="%3."/>
      <w:lvlJc w:val="right"/>
      <w:pPr>
        <w:ind w:left="2340" w:hanging="360"/>
      </w:pPr>
      <w:rPr>
        <w:u w:val="none"/>
      </w:rPr>
    </w:lvl>
    <w:lvl w:ilvl="3">
      <w:start w:val="1"/>
      <w:numFmt w:val="decimal"/>
      <w:lvlText w:val="%4."/>
      <w:lvlJc w:val="left"/>
      <w:pPr>
        <w:ind w:left="3060" w:hanging="360"/>
      </w:pPr>
      <w:rPr>
        <w:u w:val="none"/>
      </w:rPr>
    </w:lvl>
    <w:lvl w:ilvl="4">
      <w:start w:val="1"/>
      <w:numFmt w:val="lowerLetter"/>
      <w:lvlText w:val="%5."/>
      <w:lvlJc w:val="left"/>
      <w:pPr>
        <w:ind w:left="3780" w:hanging="360"/>
      </w:pPr>
      <w:rPr>
        <w:u w:val="none"/>
      </w:rPr>
    </w:lvl>
    <w:lvl w:ilvl="5">
      <w:start w:val="1"/>
      <w:numFmt w:val="lowerRoman"/>
      <w:lvlText w:val="%6."/>
      <w:lvlJc w:val="right"/>
      <w:pPr>
        <w:ind w:left="4500" w:hanging="360"/>
      </w:pPr>
      <w:rPr>
        <w:u w:val="none"/>
      </w:rPr>
    </w:lvl>
    <w:lvl w:ilvl="6">
      <w:start w:val="1"/>
      <w:numFmt w:val="decimal"/>
      <w:lvlText w:val="%7."/>
      <w:lvlJc w:val="left"/>
      <w:pPr>
        <w:ind w:left="5220" w:hanging="360"/>
      </w:pPr>
      <w:rPr>
        <w:u w:val="none"/>
      </w:rPr>
    </w:lvl>
    <w:lvl w:ilvl="7">
      <w:start w:val="1"/>
      <w:numFmt w:val="lowerLetter"/>
      <w:lvlText w:val="%8."/>
      <w:lvlJc w:val="left"/>
      <w:pPr>
        <w:ind w:left="5940" w:hanging="360"/>
      </w:pPr>
      <w:rPr>
        <w:u w:val="none"/>
      </w:rPr>
    </w:lvl>
    <w:lvl w:ilvl="8">
      <w:start w:val="1"/>
      <w:numFmt w:val="lowerRoman"/>
      <w:lvlText w:val="%9."/>
      <w:lvlJc w:val="right"/>
      <w:pPr>
        <w:ind w:left="6660" w:hanging="360"/>
      </w:pPr>
      <w:rPr>
        <w:u w:val="none"/>
      </w:rPr>
    </w:lvl>
  </w:abstractNum>
  <w:abstractNum w:abstractNumId="22" w15:restartNumberingAfterBreak="0">
    <w:nsid w:val="5C3A6334"/>
    <w:multiLevelType w:val="hybridMultilevel"/>
    <w:tmpl w:val="3EE099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0D22ADF"/>
    <w:multiLevelType w:val="hybridMultilevel"/>
    <w:tmpl w:val="92B6D9D0"/>
    <w:lvl w:ilvl="0" w:tplc="B8CC1E94">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545514F"/>
    <w:multiLevelType w:val="multilevel"/>
    <w:tmpl w:val="37E6CE5E"/>
    <w:lvl w:ilvl="0">
      <w:start w:val="1"/>
      <w:numFmt w:val="decimal"/>
      <w:lvlText w:val="%1."/>
      <w:lvlJc w:val="left"/>
      <w:pPr>
        <w:ind w:left="1290" w:hanging="1290"/>
      </w:pPr>
      <w:rPr>
        <w:sz w:val="28"/>
        <w:szCs w:val="28"/>
      </w:rPr>
    </w:lvl>
    <w:lvl w:ilvl="1">
      <w:start w:val="1"/>
      <w:numFmt w:val="decimal"/>
      <w:lvlText w:val="%1.%2"/>
      <w:lvlJc w:val="left"/>
      <w:pPr>
        <w:ind w:left="720" w:hanging="720"/>
      </w:pPr>
      <w:rPr>
        <w:b/>
      </w:rPr>
    </w:lvl>
    <w:lvl w:ilvl="2">
      <w:start w:val="1"/>
      <w:numFmt w:val="decimal"/>
      <w:lvlText w:val="%1.%2.%3"/>
      <w:lvlJc w:val="left"/>
      <w:pPr>
        <w:ind w:left="720" w:hanging="720"/>
      </w:pPr>
      <w:rPr>
        <w:b/>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5" w15:restartNumberingAfterBreak="0">
    <w:nsid w:val="656820C7"/>
    <w:multiLevelType w:val="hybridMultilevel"/>
    <w:tmpl w:val="6BA86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CF250F6"/>
    <w:multiLevelType w:val="hybridMultilevel"/>
    <w:tmpl w:val="865ACEB0"/>
    <w:lvl w:ilvl="0" w:tplc="F66AFCB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D4C3A71"/>
    <w:multiLevelType w:val="hybridMultilevel"/>
    <w:tmpl w:val="9F2A93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EE76349"/>
    <w:multiLevelType w:val="multilevel"/>
    <w:tmpl w:val="674676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4C321D1"/>
    <w:multiLevelType w:val="hybridMultilevel"/>
    <w:tmpl w:val="B34615C0"/>
    <w:lvl w:ilvl="0" w:tplc="DDC676F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6BC5DE3"/>
    <w:multiLevelType w:val="multilevel"/>
    <w:tmpl w:val="503459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rFonts w:ascii="Noto Sans Symbols" w:eastAsia="Noto Sans Symbols" w:hAnsi="Noto Sans Symbols" w:cs="Noto Sans Symbols"/>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77D85943"/>
    <w:multiLevelType w:val="hybridMultilevel"/>
    <w:tmpl w:val="5B36A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DC0812"/>
    <w:multiLevelType w:val="hybridMultilevel"/>
    <w:tmpl w:val="7DA0E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30"/>
  </w:num>
  <w:num w:numId="3">
    <w:abstractNumId w:val="21"/>
  </w:num>
  <w:num w:numId="4">
    <w:abstractNumId w:val="24"/>
  </w:num>
  <w:num w:numId="5">
    <w:abstractNumId w:val="28"/>
  </w:num>
  <w:num w:numId="6">
    <w:abstractNumId w:val="9"/>
  </w:num>
  <w:num w:numId="7">
    <w:abstractNumId w:val="2"/>
  </w:num>
  <w:num w:numId="8">
    <w:abstractNumId w:val="32"/>
  </w:num>
  <w:num w:numId="9">
    <w:abstractNumId w:val="29"/>
  </w:num>
  <w:num w:numId="1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0"/>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3"/>
  </w:num>
  <w:num w:numId="13">
    <w:abstractNumId w:val="7"/>
  </w:num>
  <w:num w:numId="14">
    <w:abstractNumId w:val="11"/>
  </w:num>
  <w:num w:numId="15">
    <w:abstractNumId w:val="31"/>
  </w:num>
  <w:num w:numId="16">
    <w:abstractNumId w:val="27"/>
  </w:num>
  <w:num w:numId="17">
    <w:abstractNumId w:val="10"/>
  </w:num>
  <w:num w:numId="18">
    <w:abstractNumId w:val="6"/>
  </w:num>
  <w:num w:numId="19">
    <w:abstractNumId w:val="15"/>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
  </w:num>
  <w:num w:numId="22">
    <w:abstractNumId w:val="4"/>
  </w:num>
  <w:num w:numId="23">
    <w:abstractNumId w:val="25"/>
  </w:num>
  <w:num w:numId="24">
    <w:abstractNumId w:val="3"/>
  </w:num>
  <w:num w:numId="25">
    <w:abstractNumId w:val="5"/>
  </w:num>
  <w:num w:numId="26">
    <w:abstractNumId w:val="14"/>
  </w:num>
  <w:num w:numId="27">
    <w:abstractNumId w:val="19"/>
  </w:num>
  <w:num w:numId="28">
    <w:abstractNumId w:val="22"/>
  </w:num>
  <w:num w:numId="29">
    <w:abstractNumId w:val="1"/>
  </w:num>
  <w:num w:numId="30">
    <w:abstractNumId w:val="20"/>
  </w:num>
  <w:num w:numId="31">
    <w:abstractNumId w:val="17"/>
  </w:num>
  <w:num w:numId="32">
    <w:abstractNumId w:val="18"/>
  </w:num>
  <w:num w:numId="33">
    <w:abstractNumId w:val="16"/>
  </w:num>
  <w:num w:numId="34">
    <w:abstractNumId w:val="0"/>
  </w:num>
  <w:num w:numId="35">
    <w:abstractNumId w:val="26"/>
  </w:num>
  <w:num w:numId="36">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ragada Venkata Apparao Santhosh">
    <w15:presenceInfo w15:providerId="AD" w15:userId="S-1-5-21-1594105604-433220334-1481692675-123043"/>
  </w15:person>
  <w15:person w15:author="Geethanjali A">
    <w15:presenceInfo w15:providerId="AD" w15:userId="S-1-5-21-1594105604-433220334-1481692675-10662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6BE9"/>
    <w:rsid w:val="00027AEA"/>
    <w:rsid w:val="000C1692"/>
    <w:rsid w:val="000D29C2"/>
    <w:rsid w:val="000F212E"/>
    <w:rsid w:val="00111B89"/>
    <w:rsid w:val="00186F2A"/>
    <w:rsid w:val="001A255F"/>
    <w:rsid w:val="001B71F7"/>
    <w:rsid w:val="001C3E37"/>
    <w:rsid w:val="0022500F"/>
    <w:rsid w:val="00291F68"/>
    <w:rsid w:val="002A40EF"/>
    <w:rsid w:val="002A507B"/>
    <w:rsid w:val="002C14CA"/>
    <w:rsid w:val="00302499"/>
    <w:rsid w:val="00311DD9"/>
    <w:rsid w:val="00313AC1"/>
    <w:rsid w:val="003163CC"/>
    <w:rsid w:val="003A7CFD"/>
    <w:rsid w:val="003B2FED"/>
    <w:rsid w:val="003C3D99"/>
    <w:rsid w:val="003E5D5E"/>
    <w:rsid w:val="00414F11"/>
    <w:rsid w:val="004217BC"/>
    <w:rsid w:val="00435481"/>
    <w:rsid w:val="0045627A"/>
    <w:rsid w:val="00484C10"/>
    <w:rsid w:val="004C77DA"/>
    <w:rsid w:val="004D18E5"/>
    <w:rsid w:val="004E243C"/>
    <w:rsid w:val="00545094"/>
    <w:rsid w:val="00566B65"/>
    <w:rsid w:val="00582DA7"/>
    <w:rsid w:val="00593D0E"/>
    <w:rsid w:val="005A147F"/>
    <w:rsid w:val="005A1D98"/>
    <w:rsid w:val="005C4B17"/>
    <w:rsid w:val="005E6D84"/>
    <w:rsid w:val="00605118"/>
    <w:rsid w:val="00627B3A"/>
    <w:rsid w:val="00646551"/>
    <w:rsid w:val="00671295"/>
    <w:rsid w:val="00677EDB"/>
    <w:rsid w:val="00697CC9"/>
    <w:rsid w:val="006A1F12"/>
    <w:rsid w:val="006A689E"/>
    <w:rsid w:val="007B4B5D"/>
    <w:rsid w:val="007C4B14"/>
    <w:rsid w:val="00811FFC"/>
    <w:rsid w:val="00814A40"/>
    <w:rsid w:val="008467A0"/>
    <w:rsid w:val="00852471"/>
    <w:rsid w:val="0085265C"/>
    <w:rsid w:val="0085774A"/>
    <w:rsid w:val="008C6006"/>
    <w:rsid w:val="008F0B5B"/>
    <w:rsid w:val="00906BE9"/>
    <w:rsid w:val="0091002B"/>
    <w:rsid w:val="00922789"/>
    <w:rsid w:val="00926CA5"/>
    <w:rsid w:val="00930CBE"/>
    <w:rsid w:val="00931993"/>
    <w:rsid w:val="00934BEC"/>
    <w:rsid w:val="00972A1F"/>
    <w:rsid w:val="00995D1A"/>
    <w:rsid w:val="009A086B"/>
    <w:rsid w:val="00A26809"/>
    <w:rsid w:val="00A9368A"/>
    <w:rsid w:val="00AE2577"/>
    <w:rsid w:val="00B072B6"/>
    <w:rsid w:val="00B11A1A"/>
    <w:rsid w:val="00B31D4A"/>
    <w:rsid w:val="00B61BFC"/>
    <w:rsid w:val="00B628A2"/>
    <w:rsid w:val="00B87A01"/>
    <w:rsid w:val="00B93B2D"/>
    <w:rsid w:val="00BC7658"/>
    <w:rsid w:val="00BD050F"/>
    <w:rsid w:val="00BE224B"/>
    <w:rsid w:val="00C20C4C"/>
    <w:rsid w:val="00C2491E"/>
    <w:rsid w:val="00C42333"/>
    <w:rsid w:val="00CA6748"/>
    <w:rsid w:val="00CD174D"/>
    <w:rsid w:val="00D25348"/>
    <w:rsid w:val="00D4738A"/>
    <w:rsid w:val="00D7620B"/>
    <w:rsid w:val="00D94B92"/>
    <w:rsid w:val="00D96E7D"/>
    <w:rsid w:val="00E14A4B"/>
    <w:rsid w:val="00E2435F"/>
    <w:rsid w:val="00E33DD5"/>
    <w:rsid w:val="00E85E68"/>
    <w:rsid w:val="00E93513"/>
    <w:rsid w:val="00EC3E98"/>
    <w:rsid w:val="00ED7E66"/>
    <w:rsid w:val="00EE32B2"/>
    <w:rsid w:val="00F04987"/>
    <w:rsid w:val="00F159D8"/>
    <w:rsid w:val="00F375DF"/>
    <w:rsid w:val="00F47F58"/>
    <w:rsid w:val="00F55D48"/>
    <w:rsid w:val="00FA5A2E"/>
    <w:rsid w:val="00FE45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5914C3"/>
  <w15:docId w15:val="{4D95166C-5E3B-4298-A85D-D937F86C57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pPr>
        <w:spacing w:after="120"/>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ind w:left="720" w:hanging="720"/>
      <w:outlineLvl w:val="0"/>
    </w:pPr>
    <w:rPr>
      <w:b/>
      <w:sz w:val="28"/>
      <w:szCs w:val="28"/>
    </w:rPr>
  </w:style>
  <w:style w:type="paragraph" w:styleId="Heading2">
    <w:name w:val="heading 2"/>
    <w:basedOn w:val="Normal"/>
    <w:next w:val="Normal"/>
    <w:pPr>
      <w:keepNext/>
      <w:keepLines/>
      <w:widowControl w:val="0"/>
      <w:outlineLvl w:val="1"/>
    </w:pPr>
    <w:rPr>
      <w:b/>
      <w:sz w:val="22"/>
      <w:szCs w:val="22"/>
    </w:rPr>
  </w:style>
  <w:style w:type="paragraph" w:styleId="Heading3">
    <w:name w:val="heading 3"/>
    <w:basedOn w:val="Normal"/>
    <w:next w:val="Normal"/>
    <w:pPr>
      <w:keepNext/>
      <w:outlineLvl w:val="2"/>
    </w:pPr>
    <w:rPr>
      <w:b/>
      <w:sz w:val="22"/>
      <w:szCs w:val="22"/>
    </w:rPr>
  </w:style>
  <w:style w:type="paragraph" w:styleId="Heading4">
    <w:name w:val="heading 4"/>
    <w:basedOn w:val="Normal"/>
    <w:next w:val="Normal"/>
    <w:pPr>
      <w:keepNext/>
      <w:keepLines/>
      <w:widowControl w:val="0"/>
      <w:outlineLvl w:val="3"/>
    </w:pPr>
    <w:rPr>
      <w:b/>
      <w:sz w:val="22"/>
      <w:szCs w:val="22"/>
    </w:rPr>
  </w:style>
  <w:style w:type="paragraph" w:styleId="Heading5">
    <w:name w:val="heading 5"/>
    <w:basedOn w:val="Normal"/>
    <w:next w:val="Normal"/>
    <w:pPr>
      <w:outlineLvl w:val="4"/>
    </w:pPr>
    <w:rPr>
      <w:b/>
      <w:sz w:val="22"/>
      <w:szCs w:val="22"/>
    </w:rPr>
  </w:style>
  <w:style w:type="paragraph" w:styleId="Heading6">
    <w:name w:val="heading 6"/>
    <w:basedOn w:val="Normal"/>
    <w:next w:val="Normal"/>
    <w:pPr>
      <w:ind w:left="4320" w:hanging="360"/>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240" w:after="60"/>
      <w:jc w:val="center"/>
    </w:pPr>
    <w:rPr>
      <w:rFonts w:ascii="Arial" w:eastAsia="Arial" w:hAnsi="Arial" w:cs="Arial"/>
      <w:b/>
      <w:sz w:val="32"/>
      <w:szCs w:val="3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rPr>
      <w:rFonts w:ascii="Calibri" w:eastAsia="Calibri" w:hAnsi="Calibri" w:cs="Calibri"/>
      <w:sz w:val="22"/>
      <w:szCs w:val="22"/>
    </w:rPr>
    <w:tblPr>
      <w:tblStyleRowBandSize w:val="1"/>
      <w:tblStyleColBandSize w:val="1"/>
      <w:tblCellMar>
        <w:left w:w="115" w:type="dxa"/>
        <w:right w:w="115" w:type="dxa"/>
      </w:tblCellMar>
    </w:tblPr>
    <w:tcPr>
      <w:shd w:val="clear" w:color="auto" w:fill="DEEAF6"/>
    </w:tc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rPr>
      <w:rFonts w:ascii="Calibri" w:eastAsia="Calibri" w:hAnsi="Calibri" w:cs="Calibri"/>
      <w:sz w:val="22"/>
      <w:szCs w:val="22"/>
    </w:rPr>
    <w:tblPr>
      <w:tblStyleRowBandSize w:val="1"/>
      <w:tblStyleColBandSize w:val="1"/>
      <w:tblCellMar>
        <w:left w:w="115" w:type="dxa"/>
        <w:right w:w="115" w:type="dxa"/>
      </w:tblCellMar>
    </w:tblPr>
    <w:tcPr>
      <w:shd w:val="clear" w:color="auto" w:fill="DEEAF6"/>
    </w:tcPr>
  </w:style>
  <w:style w:type="table" w:customStyle="1" w:styleId="a2">
    <w:basedOn w:val="TableNormal"/>
    <w:rPr>
      <w:rFonts w:ascii="Calibri" w:eastAsia="Calibri" w:hAnsi="Calibri" w:cs="Calibri"/>
      <w:sz w:val="22"/>
      <w:szCs w:val="22"/>
    </w:rPr>
    <w:tblPr>
      <w:tblStyleRowBandSize w:val="1"/>
      <w:tblStyleColBandSize w:val="1"/>
      <w:tblCellMar>
        <w:left w:w="115" w:type="dxa"/>
        <w:right w:w="115" w:type="dxa"/>
      </w:tblCellMar>
    </w:tblPr>
    <w:tcPr>
      <w:shd w:val="clear" w:color="auto" w:fill="DEEAF6"/>
    </w:tcPr>
  </w:style>
  <w:style w:type="table" w:customStyle="1" w:styleId="a3">
    <w:basedOn w:val="TableNormal"/>
    <w:rPr>
      <w:rFonts w:ascii="Calibri" w:eastAsia="Calibri" w:hAnsi="Calibri" w:cs="Calibri"/>
      <w:sz w:val="22"/>
      <w:szCs w:val="22"/>
    </w:rPr>
    <w:tblPr>
      <w:tblStyleRowBandSize w:val="1"/>
      <w:tblStyleColBandSize w:val="1"/>
      <w:tblCellMar>
        <w:left w:w="115" w:type="dxa"/>
        <w:right w:w="115" w:type="dxa"/>
      </w:tblCellMar>
    </w:tblPr>
    <w:tcPr>
      <w:shd w:val="clear" w:color="auto" w:fill="DEEAF6"/>
    </w:tcPr>
  </w:style>
  <w:style w:type="table" w:customStyle="1" w:styleId="a4">
    <w:basedOn w:val="TableNormal"/>
    <w:rPr>
      <w:rFonts w:ascii="Calibri" w:eastAsia="Calibri" w:hAnsi="Calibri" w:cs="Calibri"/>
      <w:sz w:val="22"/>
      <w:szCs w:val="22"/>
    </w:rPr>
    <w:tblPr>
      <w:tblStyleRowBandSize w:val="1"/>
      <w:tblStyleColBandSize w:val="1"/>
      <w:tblCellMar>
        <w:left w:w="115" w:type="dxa"/>
        <w:right w:w="115" w:type="dxa"/>
      </w:tblCellMar>
    </w:tblPr>
    <w:tcPr>
      <w:shd w:val="clear" w:color="auto" w:fill="DEEAF6"/>
    </w:tcPr>
  </w:style>
  <w:style w:type="paragraph" w:styleId="ListParagraph">
    <w:name w:val="List Paragraph"/>
    <w:basedOn w:val="Normal"/>
    <w:uiPriority w:val="34"/>
    <w:qFormat/>
    <w:rsid w:val="00926CA5"/>
    <w:pPr>
      <w:ind w:left="720"/>
      <w:contextualSpacing/>
    </w:pPr>
  </w:style>
  <w:style w:type="table" w:styleId="TableGrid">
    <w:name w:val="Table Grid"/>
    <w:basedOn w:val="TableNormal"/>
    <w:uiPriority w:val="39"/>
    <w:rsid w:val="008F0B5B"/>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45627A"/>
    <w:pPr>
      <w:spacing w:after="100"/>
    </w:pPr>
  </w:style>
  <w:style w:type="paragraph" w:styleId="TOC2">
    <w:name w:val="toc 2"/>
    <w:basedOn w:val="Normal"/>
    <w:next w:val="Normal"/>
    <w:autoRedefine/>
    <w:uiPriority w:val="39"/>
    <w:unhideWhenUsed/>
    <w:rsid w:val="0045627A"/>
    <w:pPr>
      <w:spacing w:after="100"/>
      <w:ind w:left="200"/>
    </w:pPr>
  </w:style>
  <w:style w:type="character" w:styleId="Hyperlink">
    <w:name w:val="Hyperlink"/>
    <w:basedOn w:val="DefaultParagraphFont"/>
    <w:uiPriority w:val="99"/>
    <w:unhideWhenUsed/>
    <w:rsid w:val="0045627A"/>
    <w:rPr>
      <w:color w:val="0000FF" w:themeColor="hyperlink"/>
      <w:u w:val="single"/>
    </w:rPr>
  </w:style>
  <w:style w:type="character" w:styleId="CommentReference">
    <w:name w:val="annotation reference"/>
    <w:basedOn w:val="DefaultParagraphFont"/>
    <w:uiPriority w:val="99"/>
    <w:semiHidden/>
    <w:unhideWhenUsed/>
    <w:rsid w:val="00311DD9"/>
    <w:rPr>
      <w:sz w:val="16"/>
      <w:szCs w:val="16"/>
    </w:rPr>
  </w:style>
  <w:style w:type="paragraph" w:styleId="CommentText">
    <w:name w:val="annotation text"/>
    <w:basedOn w:val="Normal"/>
    <w:link w:val="CommentTextChar"/>
    <w:uiPriority w:val="99"/>
    <w:semiHidden/>
    <w:unhideWhenUsed/>
    <w:rsid w:val="00311DD9"/>
  </w:style>
  <w:style w:type="character" w:customStyle="1" w:styleId="CommentTextChar">
    <w:name w:val="Comment Text Char"/>
    <w:basedOn w:val="DefaultParagraphFont"/>
    <w:link w:val="CommentText"/>
    <w:uiPriority w:val="99"/>
    <w:semiHidden/>
    <w:rsid w:val="00311DD9"/>
  </w:style>
  <w:style w:type="paragraph" w:styleId="BalloonText">
    <w:name w:val="Balloon Text"/>
    <w:basedOn w:val="Normal"/>
    <w:link w:val="BalloonTextChar"/>
    <w:uiPriority w:val="99"/>
    <w:semiHidden/>
    <w:unhideWhenUsed/>
    <w:rsid w:val="00311DD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11DD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828295">
      <w:bodyDiv w:val="1"/>
      <w:marLeft w:val="0"/>
      <w:marRight w:val="0"/>
      <w:marTop w:val="0"/>
      <w:marBottom w:val="0"/>
      <w:divBdr>
        <w:top w:val="none" w:sz="0" w:space="0" w:color="auto"/>
        <w:left w:val="none" w:sz="0" w:space="0" w:color="auto"/>
        <w:bottom w:val="none" w:sz="0" w:space="0" w:color="auto"/>
        <w:right w:val="none" w:sz="0" w:space="0" w:color="auto"/>
      </w:divBdr>
    </w:div>
    <w:div w:id="46879893">
      <w:bodyDiv w:val="1"/>
      <w:marLeft w:val="0"/>
      <w:marRight w:val="0"/>
      <w:marTop w:val="0"/>
      <w:marBottom w:val="0"/>
      <w:divBdr>
        <w:top w:val="none" w:sz="0" w:space="0" w:color="auto"/>
        <w:left w:val="none" w:sz="0" w:space="0" w:color="auto"/>
        <w:bottom w:val="none" w:sz="0" w:space="0" w:color="auto"/>
        <w:right w:val="none" w:sz="0" w:space="0" w:color="auto"/>
      </w:divBdr>
    </w:div>
    <w:div w:id="54742171">
      <w:bodyDiv w:val="1"/>
      <w:marLeft w:val="0"/>
      <w:marRight w:val="0"/>
      <w:marTop w:val="0"/>
      <w:marBottom w:val="0"/>
      <w:divBdr>
        <w:top w:val="none" w:sz="0" w:space="0" w:color="auto"/>
        <w:left w:val="none" w:sz="0" w:space="0" w:color="auto"/>
        <w:bottom w:val="none" w:sz="0" w:space="0" w:color="auto"/>
        <w:right w:val="none" w:sz="0" w:space="0" w:color="auto"/>
      </w:divBdr>
    </w:div>
    <w:div w:id="171452291">
      <w:bodyDiv w:val="1"/>
      <w:marLeft w:val="0"/>
      <w:marRight w:val="0"/>
      <w:marTop w:val="0"/>
      <w:marBottom w:val="0"/>
      <w:divBdr>
        <w:top w:val="none" w:sz="0" w:space="0" w:color="auto"/>
        <w:left w:val="none" w:sz="0" w:space="0" w:color="auto"/>
        <w:bottom w:val="none" w:sz="0" w:space="0" w:color="auto"/>
        <w:right w:val="none" w:sz="0" w:space="0" w:color="auto"/>
      </w:divBdr>
    </w:div>
    <w:div w:id="195699066">
      <w:bodyDiv w:val="1"/>
      <w:marLeft w:val="0"/>
      <w:marRight w:val="0"/>
      <w:marTop w:val="0"/>
      <w:marBottom w:val="0"/>
      <w:divBdr>
        <w:top w:val="none" w:sz="0" w:space="0" w:color="auto"/>
        <w:left w:val="none" w:sz="0" w:space="0" w:color="auto"/>
        <w:bottom w:val="none" w:sz="0" w:space="0" w:color="auto"/>
        <w:right w:val="none" w:sz="0" w:space="0" w:color="auto"/>
      </w:divBdr>
    </w:div>
    <w:div w:id="209537057">
      <w:bodyDiv w:val="1"/>
      <w:marLeft w:val="0"/>
      <w:marRight w:val="0"/>
      <w:marTop w:val="0"/>
      <w:marBottom w:val="0"/>
      <w:divBdr>
        <w:top w:val="none" w:sz="0" w:space="0" w:color="auto"/>
        <w:left w:val="none" w:sz="0" w:space="0" w:color="auto"/>
        <w:bottom w:val="none" w:sz="0" w:space="0" w:color="auto"/>
        <w:right w:val="none" w:sz="0" w:space="0" w:color="auto"/>
      </w:divBdr>
    </w:div>
    <w:div w:id="215624106">
      <w:bodyDiv w:val="1"/>
      <w:marLeft w:val="0"/>
      <w:marRight w:val="0"/>
      <w:marTop w:val="0"/>
      <w:marBottom w:val="0"/>
      <w:divBdr>
        <w:top w:val="none" w:sz="0" w:space="0" w:color="auto"/>
        <w:left w:val="none" w:sz="0" w:space="0" w:color="auto"/>
        <w:bottom w:val="none" w:sz="0" w:space="0" w:color="auto"/>
        <w:right w:val="none" w:sz="0" w:space="0" w:color="auto"/>
      </w:divBdr>
    </w:div>
    <w:div w:id="259067157">
      <w:bodyDiv w:val="1"/>
      <w:marLeft w:val="0"/>
      <w:marRight w:val="0"/>
      <w:marTop w:val="0"/>
      <w:marBottom w:val="0"/>
      <w:divBdr>
        <w:top w:val="none" w:sz="0" w:space="0" w:color="auto"/>
        <w:left w:val="none" w:sz="0" w:space="0" w:color="auto"/>
        <w:bottom w:val="none" w:sz="0" w:space="0" w:color="auto"/>
        <w:right w:val="none" w:sz="0" w:space="0" w:color="auto"/>
      </w:divBdr>
    </w:div>
    <w:div w:id="284115975">
      <w:bodyDiv w:val="1"/>
      <w:marLeft w:val="0"/>
      <w:marRight w:val="0"/>
      <w:marTop w:val="0"/>
      <w:marBottom w:val="0"/>
      <w:divBdr>
        <w:top w:val="none" w:sz="0" w:space="0" w:color="auto"/>
        <w:left w:val="none" w:sz="0" w:space="0" w:color="auto"/>
        <w:bottom w:val="none" w:sz="0" w:space="0" w:color="auto"/>
        <w:right w:val="none" w:sz="0" w:space="0" w:color="auto"/>
      </w:divBdr>
    </w:div>
    <w:div w:id="290211156">
      <w:bodyDiv w:val="1"/>
      <w:marLeft w:val="0"/>
      <w:marRight w:val="0"/>
      <w:marTop w:val="0"/>
      <w:marBottom w:val="0"/>
      <w:divBdr>
        <w:top w:val="none" w:sz="0" w:space="0" w:color="auto"/>
        <w:left w:val="none" w:sz="0" w:space="0" w:color="auto"/>
        <w:bottom w:val="none" w:sz="0" w:space="0" w:color="auto"/>
        <w:right w:val="none" w:sz="0" w:space="0" w:color="auto"/>
      </w:divBdr>
    </w:div>
    <w:div w:id="297075637">
      <w:bodyDiv w:val="1"/>
      <w:marLeft w:val="0"/>
      <w:marRight w:val="0"/>
      <w:marTop w:val="0"/>
      <w:marBottom w:val="0"/>
      <w:divBdr>
        <w:top w:val="none" w:sz="0" w:space="0" w:color="auto"/>
        <w:left w:val="none" w:sz="0" w:space="0" w:color="auto"/>
        <w:bottom w:val="none" w:sz="0" w:space="0" w:color="auto"/>
        <w:right w:val="none" w:sz="0" w:space="0" w:color="auto"/>
      </w:divBdr>
    </w:div>
    <w:div w:id="392850960">
      <w:bodyDiv w:val="1"/>
      <w:marLeft w:val="0"/>
      <w:marRight w:val="0"/>
      <w:marTop w:val="0"/>
      <w:marBottom w:val="0"/>
      <w:divBdr>
        <w:top w:val="none" w:sz="0" w:space="0" w:color="auto"/>
        <w:left w:val="none" w:sz="0" w:space="0" w:color="auto"/>
        <w:bottom w:val="none" w:sz="0" w:space="0" w:color="auto"/>
        <w:right w:val="none" w:sz="0" w:space="0" w:color="auto"/>
      </w:divBdr>
    </w:div>
    <w:div w:id="394011558">
      <w:bodyDiv w:val="1"/>
      <w:marLeft w:val="0"/>
      <w:marRight w:val="0"/>
      <w:marTop w:val="0"/>
      <w:marBottom w:val="0"/>
      <w:divBdr>
        <w:top w:val="none" w:sz="0" w:space="0" w:color="auto"/>
        <w:left w:val="none" w:sz="0" w:space="0" w:color="auto"/>
        <w:bottom w:val="none" w:sz="0" w:space="0" w:color="auto"/>
        <w:right w:val="none" w:sz="0" w:space="0" w:color="auto"/>
      </w:divBdr>
    </w:div>
    <w:div w:id="474562623">
      <w:bodyDiv w:val="1"/>
      <w:marLeft w:val="0"/>
      <w:marRight w:val="0"/>
      <w:marTop w:val="0"/>
      <w:marBottom w:val="0"/>
      <w:divBdr>
        <w:top w:val="none" w:sz="0" w:space="0" w:color="auto"/>
        <w:left w:val="none" w:sz="0" w:space="0" w:color="auto"/>
        <w:bottom w:val="none" w:sz="0" w:space="0" w:color="auto"/>
        <w:right w:val="none" w:sz="0" w:space="0" w:color="auto"/>
      </w:divBdr>
      <w:divsChild>
        <w:div w:id="128480628">
          <w:marLeft w:val="0"/>
          <w:marRight w:val="0"/>
          <w:marTop w:val="0"/>
          <w:marBottom w:val="0"/>
          <w:divBdr>
            <w:top w:val="none" w:sz="0" w:space="0" w:color="auto"/>
            <w:left w:val="none" w:sz="0" w:space="0" w:color="auto"/>
            <w:bottom w:val="none" w:sz="0" w:space="0" w:color="auto"/>
            <w:right w:val="none" w:sz="0" w:space="0" w:color="auto"/>
          </w:divBdr>
        </w:div>
      </w:divsChild>
    </w:div>
    <w:div w:id="487208971">
      <w:bodyDiv w:val="1"/>
      <w:marLeft w:val="0"/>
      <w:marRight w:val="0"/>
      <w:marTop w:val="0"/>
      <w:marBottom w:val="0"/>
      <w:divBdr>
        <w:top w:val="none" w:sz="0" w:space="0" w:color="auto"/>
        <w:left w:val="none" w:sz="0" w:space="0" w:color="auto"/>
        <w:bottom w:val="none" w:sz="0" w:space="0" w:color="auto"/>
        <w:right w:val="none" w:sz="0" w:space="0" w:color="auto"/>
      </w:divBdr>
    </w:div>
    <w:div w:id="523206055">
      <w:bodyDiv w:val="1"/>
      <w:marLeft w:val="0"/>
      <w:marRight w:val="0"/>
      <w:marTop w:val="0"/>
      <w:marBottom w:val="0"/>
      <w:divBdr>
        <w:top w:val="none" w:sz="0" w:space="0" w:color="auto"/>
        <w:left w:val="none" w:sz="0" w:space="0" w:color="auto"/>
        <w:bottom w:val="none" w:sz="0" w:space="0" w:color="auto"/>
        <w:right w:val="none" w:sz="0" w:space="0" w:color="auto"/>
      </w:divBdr>
      <w:divsChild>
        <w:div w:id="157885346">
          <w:marLeft w:val="0"/>
          <w:marRight w:val="0"/>
          <w:marTop w:val="0"/>
          <w:marBottom w:val="0"/>
          <w:divBdr>
            <w:top w:val="none" w:sz="0" w:space="0" w:color="auto"/>
            <w:left w:val="none" w:sz="0" w:space="0" w:color="auto"/>
            <w:bottom w:val="none" w:sz="0" w:space="0" w:color="auto"/>
            <w:right w:val="none" w:sz="0" w:space="0" w:color="auto"/>
          </w:divBdr>
        </w:div>
      </w:divsChild>
    </w:div>
    <w:div w:id="553660031">
      <w:bodyDiv w:val="1"/>
      <w:marLeft w:val="0"/>
      <w:marRight w:val="0"/>
      <w:marTop w:val="0"/>
      <w:marBottom w:val="0"/>
      <w:divBdr>
        <w:top w:val="none" w:sz="0" w:space="0" w:color="auto"/>
        <w:left w:val="none" w:sz="0" w:space="0" w:color="auto"/>
        <w:bottom w:val="none" w:sz="0" w:space="0" w:color="auto"/>
        <w:right w:val="none" w:sz="0" w:space="0" w:color="auto"/>
      </w:divBdr>
    </w:div>
    <w:div w:id="577132978">
      <w:bodyDiv w:val="1"/>
      <w:marLeft w:val="0"/>
      <w:marRight w:val="0"/>
      <w:marTop w:val="0"/>
      <w:marBottom w:val="0"/>
      <w:divBdr>
        <w:top w:val="none" w:sz="0" w:space="0" w:color="auto"/>
        <w:left w:val="none" w:sz="0" w:space="0" w:color="auto"/>
        <w:bottom w:val="none" w:sz="0" w:space="0" w:color="auto"/>
        <w:right w:val="none" w:sz="0" w:space="0" w:color="auto"/>
      </w:divBdr>
    </w:div>
    <w:div w:id="665288116">
      <w:bodyDiv w:val="1"/>
      <w:marLeft w:val="0"/>
      <w:marRight w:val="0"/>
      <w:marTop w:val="0"/>
      <w:marBottom w:val="0"/>
      <w:divBdr>
        <w:top w:val="none" w:sz="0" w:space="0" w:color="auto"/>
        <w:left w:val="none" w:sz="0" w:space="0" w:color="auto"/>
        <w:bottom w:val="none" w:sz="0" w:space="0" w:color="auto"/>
        <w:right w:val="none" w:sz="0" w:space="0" w:color="auto"/>
      </w:divBdr>
    </w:div>
    <w:div w:id="707872270">
      <w:bodyDiv w:val="1"/>
      <w:marLeft w:val="0"/>
      <w:marRight w:val="0"/>
      <w:marTop w:val="0"/>
      <w:marBottom w:val="0"/>
      <w:divBdr>
        <w:top w:val="none" w:sz="0" w:space="0" w:color="auto"/>
        <w:left w:val="none" w:sz="0" w:space="0" w:color="auto"/>
        <w:bottom w:val="none" w:sz="0" w:space="0" w:color="auto"/>
        <w:right w:val="none" w:sz="0" w:space="0" w:color="auto"/>
      </w:divBdr>
    </w:div>
    <w:div w:id="713693837">
      <w:bodyDiv w:val="1"/>
      <w:marLeft w:val="0"/>
      <w:marRight w:val="0"/>
      <w:marTop w:val="0"/>
      <w:marBottom w:val="0"/>
      <w:divBdr>
        <w:top w:val="none" w:sz="0" w:space="0" w:color="auto"/>
        <w:left w:val="none" w:sz="0" w:space="0" w:color="auto"/>
        <w:bottom w:val="none" w:sz="0" w:space="0" w:color="auto"/>
        <w:right w:val="none" w:sz="0" w:space="0" w:color="auto"/>
      </w:divBdr>
    </w:div>
    <w:div w:id="741487756">
      <w:bodyDiv w:val="1"/>
      <w:marLeft w:val="0"/>
      <w:marRight w:val="0"/>
      <w:marTop w:val="0"/>
      <w:marBottom w:val="0"/>
      <w:divBdr>
        <w:top w:val="none" w:sz="0" w:space="0" w:color="auto"/>
        <w:left w:val="none" w:sz="0" w:space="0" w:color="auto"/>
        <w:bottom w:val="none" w:sz="0" w:space="0" w:color="auto"/>
        <w:right w:val="none" w:sz="0" w:space="0" w:color="auto"/>
      </w:divBdr>
    </w:div>
    <w:div w:id="839319711">
      <w:bodyDiv w:val="1"/>
      <w:marLeft w:val="0"/>
      <w:marRight w:val="0"/>
      <w:marTop w:val="0"/>
      <w:marBottom w:val="0"/>
      <w:divBdr>
        <w:top w:val="none" w:sz="0" w:space="0" w:color="auto"/>
        <w:left w:val="none" w:sz="0" w:space="0" w:color="auto"/>
        <w:bottom w:val="none" w:sz="0" w:space="0" w:color="auto"/>
        <w:right w:val="none" w:sz="0" w:space="0" w:color="auto"/>
      </w:divBdr>
    </w:div>
    <w:div w:id="869614389">
      <w:bodyDiv w:val="1"/>
      <w:marLeft w:val="0"/>
      <w:marRight w:val="0"/>
      <w:marTop w:val="0"/>
      <w:marBottom w:val="0"/>
      <w:divBdr>
        <w:top w:val="none" w:sz="0" w:space="0" w:color="auto"/>
        <w:left w:val="none" w:sz="0" w:space="0" w:color="auto"/>
        <w:bottom w:val="none" w:sz="0" w:space="0" w:color="auto"/>
        <w:right w:val="none" w:sz="0" w:space="0" w:color="auto"/>
      </w:divBdr>
    </w:div>
    <w:div w:id="899754014">
      <w:bodyDiv w:val="1"/>
      <w:marLeft w:val="0"/>
      <w:marRight w:val="0"/>
      <w:marTop w:val="0"/>
      <w:marBottom w:val="0"/>
      <w:divBdr>
        <w:top w:val="none" w:sz="0" w:space="0" w:color="auto"/>
        <w:left w:val="none" w:sz="0" w:space="0" w:color="auto"/>
        <w:bottom w:val="none" w:sz="0" w:space="0" w:color="auto"/>
        <w:right w:val="none" w:sz="0" w:space="0" w:color="auto"/>
      </w:divBdr>
    </w:div>
    <w:div w:id="903948152">
      <w:bodyDiv w:val="1"/>
      <w:marLeft w:val="0"/>
      <w:marRight w:val="0"/>
      <w:marTop w:val="0"/>
      <w:marBottom w:val="0"/>
      <w:divBdr>
        <w:top w:val="none" w:sz="0" w:space="0" w:color="auto"/>
        <w:left w:val="none" w:sz="0" w:space="0" w:color="auto"/>
        <w:bottom w:val="none" w:sz="0" w:space="0" w:color="auto"/>
        <w:right w:val="none" w:sz="0" w:space="0" w:color="auto"/>
      </w:divBdr>
    </w:div>
    <w:div w:id="905066902">
      <w:bodyDiv w:val="1"/>
      <w:marLeft w:val="0"/>
      <w:marRight w:val="0"/>
      <w:marTop w:val="0"/>
      <w:marBottom w:val="0"/>
      <w:divBdr>
        <w:top w:val="none" w:sz="0" w:space="0" w:color="auto"/>
        <w:left w:val="none" w:sz="0" w:space="0" w:color="auto"/>
        <w:bottom w:val="none" w:sz="0" w:space="0" w:color="auto"/>
        <w:right w:val="none" w:sz="0" w:space="0" w:color="auto"/>
      </w:divBdr>
    </w:div>
    <w:div w:id="942372616">
      <w:bodyDiv w:val="1"/>
      <w:marLeft w:val="0"/>
      <w:marRight w:val="0"/>
      <w:marTop w:val="0"/>
      <w:marBottom w:val="0"/>
      <w:divBdr>
        <w:top w:val="none" w:sz="0" w:space="0" w:color="auto"/>
        <w:left w:val="none" w:sz="0" w:space="0" w:color="auto"/>
        <w:bottom w:val="none" w:sz="0" w:space="0" w:color="auto"/>
        <w:right w:val="none" w:sz="0" w:space="0" w:color="auto"/>
      </w:divBdr>
    </w:div>
    <w:div w:id="963972702">
      <w:bodyDiv w:val="1"/>
      <w:marLeft w:val="0"/>
      <w:marRight w:val="0"/>
      <w:marTop w:val="0"/>
      <w:marBottom w:val="0"/>
      <w:divBdr>
        <w:top w:val="none" w:sz="0" w:space="0" w:color="auto"/>
        <w:left w:val="none" w:sz="0" w:space="0" w:color="auto"/>
        <w:bottom w:val="none" w:sz="0" w:space="0" w:color="auto"/>
        <w:right w:val="none" w:sz="0" w:space="0" w:color="auto"/>
      </w:divBdr>
    </w:div>
    <w:div w:id="1026255200">
      <w:bodyDiv w:val="1"/>
      <w:marLeft w:val="0"/>
      <w:marRight w:val="0"/>
      <w:marTop w:val="0"/>
      <w:marBottom w:val="0"/>
      <w:divBdr>
        <w:top w:val="none" w:sz="0" w:space="0" w:color="auto"/>
        <w:left w:val="none" w:sz="0" w:space="0" w:color="auto"/>
        <w:bottom w:val="none" w:sz="0" w:space="0" w:color="auto"/>
        <w:right w:val="none" w:sz="0" w:space="0" w:color="auto"/>
      </w:divBdr>
    </w:div>
    <w:div w:id="1029989742">
      <w:bodyDiv w:val="1"/>
      <w:marLeft w:val="0"/>
      <w:marRight w:val="0"/>
      <w:marTop w:val="0"/>
      <w:marBottom w:val="0"/>
      <w:divBdr>
        <w:top w:val="none" w:sz="0" w:space="0" w:color="auto"/>
        <w:left w:val="none" w:sz="0" w:space="0" w:color="auto"/>
        <w:bottom w:val="none" w:sz="0" w:space="0" w:color="auto"/>
        <w:right w:val="none" w:sz="0" w:space="0" w:color="auto"/>
      </w:divBdr>
    </w:div>
    <w:div w:id="1093551075">
      <w:bodyDiv w:val="1"/>
      <w:marLeft w:val="0"/>
      <w:marRight w:val="0"/>
      <w:marTop w:val="0"/>
      <w:marBottom w:val="0"/>
      <w:divBdr>
        <w:top w:val="none" w:sz="0" w:space="0" w:color="auto"/>
        <w:left w:val="none" w:sz="0" w:space="0" w:color="auto"/>
        <w:bottom w:val="none" w:sz="0" w:space="0" w:color="auto"/>
        <w:right w:val="none" w:sz="0" w:space="0" w:color="auto"/>
      </w:divBdr>
    </w:div>
    <w:div w:id="1111900810">
      <w:bodyDiv w:val="1"/>
      <w:marLeft w:val="0"/>
      <w:marRight w:val="0"/>
      <w:marTop w:val="0"/>
      <w:marBottom w:val="0"/>
      <w:divBdr>
        <w:top w:val="none" w:sz="0" w:space="0" w:color="auto"/>
        <w:left w:val="none" w:sz="0" w:space="0" w:color="auto"/>
        <w:bottom w:val="none" w:sz="0" w:space="0" w:color="auto"/>
        <w:right w:val="none" w:sz="0" w:space="0" w:color="auto"/>
      </w:divBdr>
    </w:div>
    <w:div w:id="1132134889">
      <w:bodyDiv w:val="1"/>
      <w:marLeft w:val="0"/>
      <w:marRight w:val="0"/>
      <w:marTop w:val="0"/>
      <w:marBottom w:val="0"/>
      <w:divBdr>
        <w:top w:val="none" w:sz="0" w:space="0" w:color="auto"/>
        <w:left w:val="none" w:sz="0" w:space="0" w:color="auto"/>
        <w:bottom w:val="none" w:sz="0" w:space="0" w:color="auto"/>
        <w:right w:val="none" w:sz="0" w:space="0" w:color="auto"/>
      </w:divBdr>
    </w:div>
    <w:div w:id="1148744163">
      <w:bodyDiv w:val="1"/>
      <w:marLeft w:val="0"/>
      <w:marRight w:val="0"/>
      <w:marTop w:val="0"/>
      <w:marBottom w:val="0"/>
      <w:divBdr>
        <w:top w:val="none" w:sz="0" w:space="0" w:color="auto"/>
        <w:left w:val="none" w:sz="0" w:space="0" w:color="auto"/>
        <w:bottom w:val="none" w:sz="0" w:space="0" w:color="auto"/>
        <w:right w:val="none" w:sz="0" w:space="0" w:color="auto"/>
      </w:divBdr>
    </w:div>
    <w:div w:id="1211963678">
      <w:bodyDiv w:val="1"/>
      <w:marLeft w:val="0"/>
      <w:marRight w:val="0"/>
      <w:marTop w:val="0"/>
      <w:marBottom w:val="0"/>
      <w:divBdr>
        <w:top w:val="none" w:sz="0" w:space="0" w:color="auto"/>
        <w:left w:val="none" w:sz="0" w:space="0" w:color="auto"/>
        <w:bottom w:val="none" w:sz="0" w:space="0" w:color="auto"/>
        <w:right w:val="none" w:sz="0" w:space="0" w:color="auto"/>
      </w:divBdr>
    </w:div>
    <w:div w:id="1311448839">
      <w:bodyDiv w:val="1"/>
      <w:marLeft w:val="0"/>
      <w:marRight w:val="0"/>
      <w:marTop w:val="0"/>
      <w:marBottom w:val="0"/>
      <w:divBdr>
        <w:top w:val="none" w:sz="0" w:space="0" w:color="auto"/>
        <w:left w:val="none" w:sz="0" w:space="0" w:color="auto"/>
        <w:bottom w:val="none" w:sz="0" w:space="0" w:color="auto"/>
        <w:right w:val="none" w:sz="0" w:space="0" w:color="auto"/>
      </w:divBdr>
    </w:div>
    <w:div w:id="1334383350">
      <w:bodyDiv w:val="1"/>
      <w:marLeft w:val="0"/>
      <w:marRight w:val="0"/>
      <w:marTop w:val="0"/>
      <w:marBottom w:val="0"/>
      <w:divBdr>
        <w:top w:val="none" w:sz="0" w:space="0" w:color="auto"/>
        <w:left w:val="none" w:sz="0" w:space="0" w:color="auto"/>
        <w:bottom w:val="none" w:sz="0" w:space="0" w:color="auto"/>
        <w:right w:val="none" w:sz="0" w:space="0" w:color="auto"/>
      </w:divBdr>
    </w:div>
    <w:div w:id="1347367094">
      <w:bodyDiv w:val="1"/>
      <w:marLeft w:val="0"/>
      <w:marRight w:val="0"/>
      <w:marTop w:val="0"/>
      <w:marBottom w:val="0"/>
      <w:divBdr>
        <w:top w:val="none" w:sz="0" w:space="0" w:color="auto"/>
        <w:left w:val="none" w:sz="0" w:space="0" w:color="auto"/>
        <w:bottom w:val="none" w:sz="0" w:space="0" w:color="auto"/>
        <w:right w:val="none" w:sz="0" w:space="0" w:color="auto"/>
      </w:divBdr>
    </w:div>
    <w:div w:id="1398552901">
      <w:bodyDiv w:val="1"/>
      <w:marLeft w:val="0"/>
      <w:marRight w:val="0"/>
      <w:marTop w:val="0"/>
      <w:marBottom w:val="0"/>
      <w:divBdr>
        <w:top w:val="none" w:sz="0" w:space="0" w:color="auto"/>
        <w:left w:val="none" w:sz="0" w:space="0" w:color="auto"/>
        <w:bottom w:val="none" w:sz="0" w:space="0" w:color="auto"/>
        <w:right w:val="none" w:sz="0" w:space="0" w:color="auto"/>
      </w:divBdr>
    </w:div>
    <w:div w:id="1399478409">
      <w:bodyDiv w:val="1"/>
      <w:marLeft w:val="0"/>
      <w:marRight w:val="0"/>
      <w:marTop w:val="0"/>
      <w:marBottom w:val="0"/>
      <w:divBdr>
        <w:top w:val="none" w:sz="0" w:space="0" w:color="auto"/>
        <w:left w:val="none" w:sz="0" w:space="0" w:color="auto"/>
        <w:bottom w:val="none" w:sz="0" w:space="0" w:color="auto"/>
        <w:right w:val="none" w:sz="0" w:space="0" w:color="auto"/>
      </w:divBdr>
    </w:div>
    <w:div w:id="1575774901">
      <w:bodyDiv w:val="1"/>
      <w:marLeft w:val="0"/>
      <w:marRight w:val="0"/>
      <w:marTop w:val="0"/>
      <w:marBottom w:val="0"/>
      <w:divBdr>
        <w:top w:val="none" w:sz="0" w:space="0" w:color="auto"/>
        <w:left w:val="none" w:sz="0" w:space="0" w:color="auto"/>
        <w:bottom w:val="none" w:sz="0" w:space="0" w:color="auto"/>
        <w:right w:val="none" w:sz="0" w:space="0" w:color="auto"/>
      </w:divBdr>
    </w:div>
    <w:div w:id="1688483908">
      <w:bodyDiv w:val="1"/>
      <w:marLeft w:val="0"/>
      <w:marRight w:val="0"/>
      <w:marTop w:val="0"/>
      <w:marBottom w:val="0"/>
      <w:divBdr>
        <w:top w:val="none" w:sz="0" w:space="0" w:color="auto"/>
        <w:left w:val="none" w:sz="0" w:space="0" w:color="auto"/>
        <w:bottom w:val="none" w:sz="0" w:space="0" w:color="auto"/>
        <w:right w:val="none" w:sz="0" w:space="0" w:color="auto"/>
      </w:divBdr>
    </w:div>
    <w:div w:id="1751543889">
      <w:bodyDiv w:val="1"/>
      <w:marLeft w:val="0"/>
      <w:marRight w:val="0"/>
      <w:marTop w:val="0"/>
      <w:marBottom w:val="0"/>
      <w:divBdr>
        <w:top w:val="none" w:sz="0" w:space="0" w:color="auto"/>
        <w:left w:val="none" w:sz="0" w:space="0" w:color="auto"/>
        <w:bottom w:val="none" w:sz="0" w:space="0" w:color="auto"/>
        <w:right w:val="none" w:sz="0" w:space="0" w:color="auto"/>
      </w:divBdr>
    </w:div>
    <w:div w:id="1776290560">
      <w:bodyDiv w:val="1"/>
      <w:marLeft w:val="0"/>
      <w:marRight w:val="0"/>
      <w:marTop w:val="0"/>
      <w:marBottom w:val="0"/>
      <w:divBdr>
        <w:top w:val="none" w:sz="0" w:space="0" w:color="auto"/>
        <w:left w:val="none" w:sz="0" w:space="0" w:color="auto"/>
        <w:bottom w:val="none" w:sz="0" w:space="0" w:color="auto"/>
        <w:right w:val="none" w:sz="0" w:space="0" w:color="auto"/>
      </w:divBdr>
    </w:div>
    <w:div w:id="1848403035">
      <w:bodyDiv w:val="1"/>
      <w:marLeft w:val="0"/>
      <w:marRight w:val="0"/>
      <w:marTop w:val="0"/>
      <w:marBottom w:val="0"/>
      <w:divBdr>
        <w:top w:val="none" w:sz="0" w:space="0" w:color="auto"/>
        <w:left w:val="none" w:sz="0" w:space="0" w:color="auto"/>
        <w:bottom w:val="none" w:sz="0" w:space="0" w:color="auto"/>
        <w:right w:val="none" w:sz="0" w:space="0" w:color="auto"/>
      </w:divBdr>
    </w:div>
    <w:div w:id="20040482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6.png"/><Relationship Id="rId11" Type="http://schemas.microsoft.com/office/2011/relationships/commentsExtended" Target="commentsExtended.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microsoft.com/office/2011/relationships/people" Target="people.xml"/><Relationship Id="rId8" Type="http://schemas.openxmlformats.org/officeDocument/2006/relationships/hyperlink" Target="mailto:wun.leng.lee@motional.com" TargetMode="External"/><Relationship Id="rId51" Type="http://schemas.openxmlformats.org/officeDocument/2006/relationships/image" Target="media/image41.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comments" Target="comment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footer" Target="footer1.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19.png"/></Relationships>
</file>

<file path=word/_rels/footer1.xml.rels><?xml version="1.0" encoding="UTF-8" standalone="yes"?>
<Relationships xmlns="http://schemas.openxmlformats.org/package/2006/relationships"><Relationship Id="rId1" Type="http://schemas.openxmlformats.org/officeDocument/2006/relationships/image" Target="media/image10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635DD4-6C47-45A9-B850-37E5FAE806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1600</TotalTime>
  <Pages>68</Pages>
  <Words>10736</Words>
  <Characters>61199</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Geethanjali A</dc:creator>
  <cp:lastModifiedBy>Pragada Venkata Apparao Santhosh</cp:lastModifiedBy>
  <cp:revision>29</cp:revision>
  <dcterms:created xsi:type="dcterms:W3CDTF">2021-05-03T15:14:00Z</dcterms:created>
  <dcterms:modified xsi:type="dcterms:W3CDTF">2021-05-11T08:54:00Z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b5591f2-6b23-403d-aa5f-b6d577f5e572_Enabled">
    <vt:lpwstr>true</vt:lpwstr>
  </property>
  <property fmtid="{D5CDD505-2E9C-101B-9397-08002B2CF9AE}" pid="3" name="MSIP_Label_4b5591f2-6b23-403d-aa5f-b6d577f5e572_SetDate">
    <vt:lpwstr>2021-04-22T14:44:29Z</vt:lpwstr>
  </property>
  <property fmtid="{D5CDD505-2E9C-101B-9397-08002B2CF9AE}" pid="4" name="MSIP_Label_4b5591f2-6b23-403d-aa5f-b6d577f5e572_Method">
    <vt:lpwstr>Standard</vt:lpwstr>
  </property>
  <property fmtid="{D5CDD505-2E9C-101B-9397-08002B2CF9AE}" pid="5" name="MSIP_Label_4b5591f2-6b23-403d-aa5f-b6d577f5e572_Name">
    <vt:lpwstr>4b5591f2-6b23-403d-aa5f-b6d577f5e572</vt:lpwstr>
  </property>
  <property fmtid="{D5CDD505-2E9C-101B-9397-08002B2CF9AE}" pid="6" name="MSIP_Label_4b5591f2-6b23-403d-aa5f-b6d577f5e572_SiteId">
    <vt:lpwstr>311b3378-8e8a-4b5e-a33f-e80a3d8ba60a</vt:lpwstr>
  </property>
  <property fmtid="{D5CDD505-2E9C-101B-9397-08002B2CF9AE}" pid="7" name="MSIP_Label_4b5591f2-6b23-403d-aa5f-b6d577f5e572_ActionId">
    <vt:lpwstr>2c67e4b5-9a6e-40ae-bcad-000075cbbd6c</vt:lpwstr>
  </property>
  <property fmtid="{D5CDD505-2E9C-101B-9397-08002B2CF9AE}" pid="8" name="MSIP_Label_4b5591f2-6b23-403d-aa5f-b6d577f5e572_ContentBits">
    <vt:lpwstr>0</vt:lpwstr>
  </property>
</Properties>
</file>